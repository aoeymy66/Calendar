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009B" w:rsidRDefault="00EB009B" w:rsidP="008A1F45">
      <w:pPr>
        <w:jc w:val="left"/>
        <w:rPr>
          <w:rFonts w:ascii="楷体_GB2312" w:eastAsia="楷体_GB2312"/>
          <w:sz w:val="32"/>
          <w:szCs w:val="28"/>
        </w:rPr>
      </w:pPr>
    </w:p>
    <w:p w:rsidR="00EB009B" w:rsidRDefault="00EB009B">
      <w:pPr>
        <w:jc w:val="center"/>
        <w:rPr>
          <w:rFonts w:ascii="华文行楷" w:eastAsia="华文行楷"/>
          <w:sz w:val="72"/>
          <w:szCs w:val="72"/>
        </w:rPr>
      </w:pPr>
    </w:p>
    <w:p w:rsidR="00EB009B" w:rsidRDefault="00911E7E">
      <w:pPr>
        <w:jc w:val="center"/>
        <w:rPr>
          <w:rFonts w:ascii="华文行楷" w:eastAsia="华文行楷"/>
          <w:sz w:val="72"/>
          <w:szCs w:val="72"/>
        </w:rPr>
      </w:pPr>
      <w:r>
        <w:rPr>
          <w:rFonts w:ascii="华文行楷" w:eastAsia="华文行楷"/>
          <w:noProof/>
          <w:sz w:val="72"/>
          <w:szCs w:val="72"/>
        </w:rPr>
        <w:drawing>
          <wp:inline distT="0" distB="0" distL="0" distR="0">
            <wp:extent cx="2508885" cy="495300"/>
            <wp:effectExtent l="19050" t="19050" r="0" b="0"/>
            <wp:docPr id="17" name="图片 5" descr="校名黑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校名黑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17692" flipH="1" flipV="1">
                      <a:off x="0" y="0"/>
                      <a:ext cx="2508885" cy="495300"/>
                    </a:xfrm>
                    <a:prstGeom prst="rect">
                      <a:avLst/>
                    </a:prstGeom>
                    <a:noFill/>
                    <a:ln>
                      <a:noFill/>
                    </a:ln>
                  </pic:spPr>
                </pic:pic>
              </a:graphicData>
            </a:graphic>
          </wp:inline>
        </w:drawing>
      </w:r>
    </w:p>
    <w:p w:rsidR="00EB009B" w:rsidRDefault="00EB009B">
      <w:pPr>
        <w:rPr>
          <w:rFonts w:ascii="华文行楷" w:eastAsia="华文行楷"/>
          <w:szCs w:val="72"/>
        </w:rPr>
      </w:pPr>
    </w:p>
    <w:p w:rsidR="00EB009B" w:rsidRDefault="00EB009B">
      <w:pPr>
        <w:jc w:val="center"/>
        <w:rPr>
          <w:rFonts w:eastAsia="隶书"/>
          <w:b/>
          <w:sz w:val="96"/>
          <w:szCs w:val="72"/>
        </w:rPr>
      </w:pPr>
      <w:r>
        <w:rPr>
          <w:rFonts w:eastAsia="隶书" w:hint="eastAsia"/>
          <w:b/>
          <w:sz w:val="96"/>
          <w:szCs w:val="72"/>
        </w:rPr>
        <w:t>课</w:t>
      </w:r>
      <w:r>
        <w:rPr>
          <w:rFonts w:eastAsia="隶书" w:hint="eastAsia"/>
          <w:b/>
          <w:sz w:val="96"/>
          <w:szCs w:val="72"/>
        </w:rPr>
        <w:t xml:space="preserve">  </w:t>
      </w:r>
      <w:r>
        <w:rPr>
          <w:rFonts w:eastAsia="隶书" w:hint="eastAsia"/>
          <w:b/>
          <w:sz w:val="96"/>
          <w:szCs w:val="72"/>
        </w:rPr>
        <w:t>程</w:t>
      </w:r>
      <w:r>
        <w:rPr>
          <w:rFonts w:eastAsia="隶书" w:hint="eastAsia"/>
          <w:b/>
          <w:sz w:val="96"/>
          <w:szCs w:val="72"/>
        </w:rPr>
        <w:t xml:space="preserve">  </w:t>
      </w:r>
      <w:r>
        <w:rPr>
          <w:rFonts w:eastAsia="隶书" w:hint="eastAsia"/>
          <w:b/>
          <w:sz w:val="96"/>
          <w:szCs w:val="72"/>
        </w:rPr>
        <w:t>设</w:t>
      </w:r>
      <w:r>
        <w:rPr>
          <w:rFonts w:eastAsia="隶书" w:hint="eastAsia"/>
          <w:b/>
          <w:sz w:val="96"/>
          <w:szCs w:val="72"/>
        </w:rPr>
        <w:t xml:space="preserve">  </w:t>
      </w:r>
      <w:r>
        <w:rPr>
          <w:rFonts w:eastAsia="隶书" w:hint="eastAsia"/>
          <w:b/>
          <w:sz w:val="96"/>
          <w:szCs w:val="72"/>
        </w:rPr>
        <w:t>计</w:t>
      </w:r>
    </w:p>
    <w:p w:rsidR="00EB009B" w:rsidRDefault="00EB009B">
      <w:pPr>
        <w:rPr>
          <w:sz w:val="52"/>
          <w:szCs w:val="52"/>
        </w:rPr>
      </w:pPr>
    </w:p>
    <w:p w:rsidR="00EB009B" w:rsidRDefault="00EB009B">
      <w:pPr>
        <w:rPr>
          <w:sz w:val="52"/>
          <w:szCs w:val="52"/>
        </w:rPr>
      </w:pPr>
    </w:p>
    <w:p w:rsidR="00EB009B" w:rsidRDefault="00EB009B">
      <w:pPr>
        <w:rPr>
          <w:sz w:val="52"/>
          <w:szCs w:val="52"/>
        </w:rPr>
      </w:pPr>
    </w:p>
    <w:p w:rsidR="00EB009B" w:rsidRDefault="00EB009B">
      <w:pPr>
        <w:rPr>
          <w:sz w:val="52"/>
          <w:szCs w:val="52"/>
        </w:rPr>
      </w:pPr>
    </w:p>
    <w:p w:rsidR="00EB009B" w:rsidRDefault="00EB009B">
      <w:pPr>
        <w:spacing w:line="600" w:lineRule="auto"/>
        <w:ind w:firstLineChars="500" w:firstLine="1506"/>
        <w:rPr>
          <w:b/>
          <w:sz w:val="30"/>
          <w:szCs w:val="30"/>
          <w:u w:val="single"/>
        </w:rPr>
      </w:pPr>
      <w:r>
        <w:rPr>
          <w:rFonts w:hint="eastAsia"/>
          <w:b/>
          <w:sz w:val="30"/>
          <w:szCs w:val="30"/>
        </w:rPr>
        <w:t>课程设计名称：</w:t>
      </w:r>
      <w:r>
        <w:rPr>
          <w:rFonts w:hint="eastAsia"/>
          <w:sz w:val="30"/>
          <w:szCs w:val="30"/>
          <w:u w:val="single"/>
        </w:rPr>
        <w:t xml:space="preserve">    Java</w:t>
      </w:r>
      <w:r>
        <w:rPr>
          <w:rFonts w:hint="eastAsia"/>
          <w:sz w:val="30"/>
          <w:szCs w:val="30"/>
          <w:u w:val="single"/>
        </w:rPr>
        <w:t>课程设计</w:t>
      </w:r>
      <w:r>
        <w:rPr>
          <w:rFonts w:hint="eastAsia"/>
          <w:sz w:val="30"/>
          <w:szCs w:val="30"/>
          <w:u w:val="single"/>
        </w:rPr>
        <w:t xml:space="preserve">     </w:t>
      </w:r>
    </w:p>
    <w:p w:rsidR="00EB009B" w:rsidRDefault="00EB009B">
      <w:pPr>
        <w:spacing w:line="600" w:lineRule="auto"/>
        <w:ind w:firstLineChars="497" w:firstLine="1497"/>
        <w:rPr>
          <w:b/>
          <w:sz w:val="30"/>
          <w:szCs w:val="30"/>
        </w:rPr>
      </w:pPr>
      <w:r>
        <w:rPr>
          <w:rFonts w:hint="eastAsia"/>
          <w:b/>
          <w:sz w:val="30"/>
          <w:szCs w:val="30"/>
        </w:rPr>
        <w:t>专</w:t>
      </w:r>
      <w:r>
        <w:rPr>
          <w:rFonts w:hint="eastAsia"/>
          <w:b/>
          <w:sz w:val="30"/>
          <w:szCs w:val="30"/>
        </w:rPr>
        <w:t xml:space="preserve"> </w:t>
      </w:r>
      <w:r>
        <w:rPr>
          <w:rFonts w:hint="eastAsia"/>
          <w:b/>
          <w:sz w:val="30"/>
          <w:szCs w:val="30"/>
        </w:rPr>
        <w:t>业</w:t>
      </w:r>
      <w:r>
        <w:rPr>
          <w:rFonts w:hint="eastAsia"/>
          <w:b/>
          <w:sz w:val="30"/>
          <w:szCs w:val="30"/>
        </w:rPr>
        <w:t xml:space="preserve"> </w:t>
      </w:r>
      <w:r>
        <w:rPr>
          <w:rFonts w:hint="eastAsia"/>
          <w:b/>
          <w:sz w:val="30"/>
          <w:szCs w:val="30"/>
        </w:rPr>
        <w:t>班</w:t>
      </w:r>
      <w:r>
        <w:rPr>
          <w:rFonts w:hint="eastAsia"/>
          <w:b/>
          <w:sz w:val="30"/>
          <w:szCs w:val="30"/>
        </w:rPr>
        <w:t xml:space="preserve"> </w:t>
      </w:r>
      <w:r>
        <w:rPr>
          <w:rFonts w:hint="eastAsia"/>
          <w:b/>
          <w:sz w:val="30"/>
          <w:szCs w:val="30"/>
        </w:rPr>
        <w:t>级</w:t>
      </w:r>
      <w:r>
        <w:rPr>
          <w:rFonts w:hint="eastAsia"/>
          <w:b/>
          <w:sz w:val="30"/>
          <w:szCs w:val="30"/>
        </w:rPr>
        <w:t xml:space="preserve"> </w:t>
      </w:r>
      <w:r>
        <w:rPr>
          <w:rFonts w:hint="eastAsia"/>
          <w:b/>
          <w:sz w:val="30"/>
          <w:szCs w:val="30"/>
        </w:rPr>
        <w:t>：</w:t>
      </w:r>
      <w:r>
        <w:rPr>
          <w:rFonts w:ascii="宋体" w:hAnsi="宋体" w:hint="eastAsia"/>
          <w:sz w:val="30"/>
          <w:szCs w:val="30"/>
          <w:u w:val="single"/>
        </w:rPr>
        <w:t>计算机科学与技术F1</w:t>
      </w:r>
      <w:r w:rsidR="00705936">
        <w:rPr>
          <w:rFonts w:ascii="宋体" w:hAnsi="宋体"/>
          <w:sz w:val="30"/>
          <w:szCs w:val="30"/>
          <w:u w:val="single"/>
        </w:rPr>
        <w:t>7</w:t>
      </w:r>
      <w:r>
        <w:rPr>
          <w:rFonts w:ascii="宋体" w:hAnsi="宋体" w:hint="eastAsia"/>
          <w:sz w:val="30"/>
          <w:szCs w:val="30"/>
          <w:u w:val="single"/>
        </w:rPr>
        <w:t>0</w:t>
      </w:r>
      <w:r w:rsidR="00705936" w:rsidRPr="008A1F45">
        <w:rPr>
          <w:rFonts w:ascii="宋体" w:hAnsi="宋体"/>
          <w:sz w:val="30"/>
          <w:szCs w:val="30"/>
          <w:u w:val="single"/>
        </w:rPr>
        <w:t>2</w:t>
      </w:r>
    </w:p>
    <w:p w:rsidR="00EB009B" w:rsidRDefault="00EB009B">
      <w:pPr>
        <w:spacing w:line="600" w:lineRule="auto"/>
        <w:ind w:firstLineChars="497" w:firstLine="1497"/>
        <w:rPr>
          <w:b/>
          <w:sz w:val="30"/>
          <w:szCs w:val="30"/>
        </w:rPr>
      </w:pPr>
      <w:r>
        <w:rPr>
          <w:rFonts w:hint="eastAsia"/>
          <w:b/>
          <w:sz w:val="30"/>
          <w:szCs w:val="30"/>
        </w:rPr>
        <w:t>学</w:t>
      </w:r>
      <w:r>
        <w:rPr>
          <w:rFonts w:hint="eastAsia"/>
          <w:b/>
          <w:sz w:val="30"/>
          <w:szCs w:val="30"/>
        </w:rPr>
        <w:t xml:space="preserve"> </w:t>
      </w:r>
      <w:r>
        <w:rPr>
          <w:rFonts w:hint="eastAsia"/>
          <w:b/>
          <w:sz w:val="30"/>
          <w:szCs w:val="30"/>
        </w:rPr>
        <w:t>生</w:t>
      </w:r>
      <w:r>
        <w:rPr>
          <w:rFonts w:hint="eastAsia"/>
          <w:b/>
          <w:sz w:val="30"/>
          <w:szCs w:val="30"/>
        </w:rPr>
        <w:t xml:space="preserve"> </w:t>
      </w:r>
      <w:r>
        <w:rPr>
          <w:rFonts w:hint="eastAsia"/>
          <w:b/>
          <w:sz w:val="30"/>
          <w:szCs w:val="30"/>
        </w:rPr>
        <w:t>姓</w:t>
      </w:r>
      <w:r>
        <w:rPr>
          <w:rFonts w:hint="eastAsia"/>
          <w:b/>
          <w:sz w:val="30"/>
          <w:szCs w:val="30"/>
        </w:rPr>
        <w:t xml:space="preserve"> </w:t>
      </w:r>
      <w:r>
        <w:rPr>
          <w:rFonts w:hint="eastAsia"/>
          <w:b/>
          <w:sz w:val="30"/>
          <w:szCs w:val="30"/>
        </w:rPr>
        <w:t>名</w:t>
      </w:r>
      <w:r>
        <w:rPr>
          <w:rFonts w:hint="eastAsia"/>
          <w:b/>
          <w:sz w:val="30"/>
          <w:szCs w:val="30"/>
        </w:rPr>
        <w:t xml:space="preserve"> </w:t>
      </w:r>
      <w:r>
        <w:rPr>
          <w:rFonts w:hint="eastAsia"/>
          <w:b/>
          <w:sz w:val="30"/>
          <w:szCs w:val="30"/>
        </w:rPr>
        <w:t>：</w:t>
      </w:r>
      <w:r>
        <w:rPr>
          <w:rFonts w:ascii="宋体" w:hAnsi="宋体" w:hint="eastAsia"/>
          <w:b/>
          <w:sz w:val="30"/>
          <w:szCs w:val="30"/>
          <w:u w:val="single"/>
        </w:rPr>
        <w:t xml:space="preserve">    </w:t>
      </w:r>
      <w:r w:rsidR="008A1F45">
        <w:rPr>
          <w:rFonts w:ascii="宋体" w:hAnsi="宋体"/>
          <w:b/>
          <w:sz w:val="30"/>
          <w:szCs w:val="30"/>
          <w:u w:val="single"/>
        </w:rPr>
        <w:t xml:space="preserve">   </w:t>
      </w:r>
      <w:r w:rsidRPr="008A1F45">
        <w:rPr>
          <w:rFonts w:ascii="宋体" w:hAnsi="宋体" w:hint="eastAsia"/>
          <w:sz w:val="30"/>
          <w:szCs w:val="30"/>
          <w:u w:val="single"/>
        </w:rPr>
        <w:t xml:space="preserve"> </w:t>
      </w:r>
      <w:r w:rsidR="008A1F45" w:rsidRPr="008A1F45">
        <w:rPr>
          <w:rFonts w:ascii="宋体" w:hAnsi="宋体" w:hint="eastAsia"/>
          <w:sz w:val="30"/>
          <w:szCs w:val="30"/>
          <w:u w:val="single"/>
        </w:rPr>
        <w:t>刘</w:t>
      </w:r>
      <w:r w:rsidR="008007A6">
        <w:rPr>
          <w:rFonts w:ascii="宋体" w:hAnsi="宋体" w:hint="eastAsia"/>
          <w:sz w:val="30"/>
          <w:szCs w:val="30"/>
          <w:u w:val="single"/>
        </w:rPr>
        <w:t xml:space="preserve"> </w:t>
      </w:r>
      <w:r w:rsidR="008A1F45" w:rsidRPr="008A1F45">
        <w:rPr>
          <w:rFonts w:ascii="宋体" w:hAnsi="宋体" w:hint="eastAsia"/>
          <w:sz w:val="30"/>
          <w:szCs w:val="30"/>
          <w:u w:val="single"/>
        </w:rPr>
        <w:t xml:space="preserve"> 飞</w:t>
      </w:r>
      <w:r w:rsidRPr="008A1F45">
        <w:rPr>
          <w:rFonts w:ascii="宋体" w:hAnsi="宋体" w:hint="eastAsia"/>
          <w:sz w:val="30"/>
          <w:szCs w:val="30"/>
          <w:u w:val="single"/>
        </w:rPr>
        <w:t xml:space="preserve"> </w:t>
      </w:r>
      <w:r>
        <w:rPr>
          <w:rFonts w:ascii="宋体" w:hAnsi="宋体" w:hint="eastAsia"/>
          <w:b/>
          <w:sz w:val="30"/>
          <w:szCs w:val="30"/>
          <w:u w:val="single"/>
        </w:rPr>
        <w:t xml:space="preserve">    </w:t>
      </w:r>
      <w:r w:rsidR="008A1F45">
        <w:rPr>
          <w:rFonts w:ascii="宋体" w:hAnsi="宋体"/>
          <w:b/>
          <w:sz w:val="30"/>
          <w:szCs w:val="30"/>
          <w:u w:val="single"/>
        </w:rPr>
        <w:t xml:space="preserve">  </w:t>
      </w:r>
      <w:r>
        <w:rPr>
          <w:rFonts w:ascii="宋体" w:hAnsi="宋体" w:hint="eastAsia"/>
          <w:b/>
          <w:sz w:val="30"/>
          <w:szCs w:val="30"/>
          <w:u w:val="single"/>
        </w:rPr>
        <w:t xml:space="preserve"> </w:t>
      </w:r>
    </w:p>
    <w:p w:rsidR="00EB009B" w:rsidRDefault="00EB009B">
      <w:pPr>
        <w:spacing w:line="600" w:lineRule="auto"/>
        <w:ind w:firstLineChars="497" w:firstLine="1497"/>
        <w:rPr>
          <w:b/>
          <w:sz w:val="30"/>
          <w:szCs w:val="30"/>
        </w:rPr>
      </w:pPr>
      <w:r>
        <w:rPr>
          <w:rFonts w:hint="eastAsia"/>
          <w:b/>
          <w:sz w:val="30"/>
          <w:szCs w:val="30"/>
        </w:rPr>
        <w:t>学</w:t>
      </w:r>
      <w:r>
        <w:rPr>
          <w:b/>
          <w:sz w:val="30"/>
          <w:szCs w:val="30"/>
        </w:rPr>
        <w:t xml:space="preserve">  </w:t>
      </w:r>
      <w:r>
        <w:rPr>
          <w:rFonts w:hint="eastAsia"/>
          <w:b/>
          <w:sz w:val="30"/>
          <w:szCs w:val="30"/>
        </w:rPr>
        <w:t xml:space="preserve">    </w:t>
      </w:r>
      <w:r>
        <w:rPr>
          <w:b/>
          <w:sz w:val="30"/>
          <w:szCs w:val="30"/>
        </w:rPr>
        <w:t xml:space="preserve"> </w:t>
      </w:r>
      <w:r>
        <w:rPr>
          <w:rFonts w:hint="eastAsia"/>
          <w:b/>
          <w:sz w:val="30"/>
          <w:szCs w:val="30"/>
        </w:rPr>
        <w:t>号</w:t>
      </w:r>
      <w:r>
        <w:rPr>
          <w:rFonts w:hint="eastAsia"/>
          <w:b/>
          <w:sz w:val="30"/>
          <w:szCs w:val="30"/>
        </w:rPr>
        <w:t xml:space="preserve"> </w:t>
      </w:r>
      <w:r>
        <w:rPr>
          <w:rFonts w:hint="eastAsia"/>
          <w:b/>
          <w:sz w:val="30"/>
          <w:szCs w:val="30"/>
        </w:rPr>
        <w:t>：</w:t>
      </w:r>
      <w:r w:rsidR="008A1F45">
        <w:rPr>
          <w:rFonts w:ascii="宋体" w:hAnsi="宋体" w:hint="eastAsia"/>
          <w:sz w:val="30"/>
          <w:szCs w:val="30"/>
          <w:u w:val="single"/>
        </w:rPr>
        <w:t xml:space="preserve">   </w:t>
      </w:r>
      <w:r w:rsidR="008A1F45">
        <w:rPr>
          <w:rFonts w:ascii="宋体" w:hAnsi="宋体"/>
          <w:sz w:val="30"/>
          <w:szCs w:val="30"/>
          <w:u w:val="single"/>
        </w:rPr>
        <w:t xml:space="preserve"> </w:t>
      </w:r>
      <w:r w:rsidR="008A1F45">
        <w:rPr>
          <w:rFonts w:ascii="宋体" w:hAnsi="宋体" w:hint="eastAsia"/>
          <w:sz w:val="30"/>
          <w:szCs w:val="30"/>
          <w:u w:val="single"/>
        </w:rPr>
        <w:t xml:space="preserve"> 201716010618  </w:t>
      </w:r>
      <w:r w:rsidR="008007A6">
        <w:rPr>
          <w:rFonts w:ascii="宋体" w:hAnsi="宋体"/>
          <w:sz w:val="30"/>
          <w:szCs w:val="30"/>
          <w:u w:val="single"/>
        </w:rPr>
        <w:t xml:space="preserve"> </w:t>
      </w:r>
      <w:r>
        <w:rPr>
          <w:rFonts w:ascii="宋体" w:hAnsi="宋体" w:hint="eastAsia"/>
          <w:sz w:val="30"/>
          <w:szCs w:val="30"/>
          <w:u w:val="single"/>
        </w:rPr>
        <w:t xml:space="preserve">  </w:t>
      </w:r>
    </w:p>
    <w:p w:rsidR="00EB009B" w:rsidRDefault="00EB009B">
      <w:pPr>
        <w:spacing w:line="600" w:lineRule="auto"/>
        <w:ind w:firstLineChars="497" w:firstLine="1497"/>
        <w:rPr>
          <w:rFonts w:ascii="宋体" w:hAnsi="宋体"/>
          <w:sz w:val="30"/>
          <w:szCs w:val="30"/>
          <w:u w:val="single"/>
        </w:rPr>
      </w:pPr>
      <w:r>
        <w:rPr>
          <w:rFonts w:hint="eastAsia"/>
          <w:b/>
          <w:sz w:val="30"/>
          <w:szCs w:val="30"/>
        </w:rPr>
        <w:t>指</w:t>
      </w:r>
      <w:r>
        <w:rPr>
          <w:rFonts w:hint="eastAsia"/>
          <w:b/>
          <w:sz w:val="30"/>
          <w:szCs w:val="30"/>
        </w:rPr>
        <w:t xml:space="preserve"> </w:t>
      </w:r>
      <w:r>
        <w:rPr>
          <w:rFonts w:hint="eastAsia"/>
          <w:b/>
          <w:sz w:val="30"/>
          <w:szCs w:val="30"/>
        </w:rPr>
        <w:t>导</w:t>
      </w:r>
      <w:r>
        <w:rPr>
          <w:rFonts w:hint="eastAsia"/>
          <w:b/>
          <w:sz w:val="30"/>
          <w:szCs w:val="30"/>
        </w:rPr>
        <w:t xml:space="preserve"> </w:t>
      </w:r>
      <w:r>
        <w:rPr>
          <w:rFonts w:hint="eastAsia"/>
          <w:b/>
          <w:sz w:val="30"/>
          <w:szCs w:val="30"/>
        </w:rPr>
        <w:t>教</w:t>
      </w:r>
      <w:r>
        <w:rPr>
          <w:rFonts w:hint="eastAsia"/>
          <w:b/>
          <w:sz w:val="30"/>
          <w:szCs w:val="30"/>
        </w:rPr>
        <w:t xml:space="preserve"> </w:t>
      </w:r>
      <w:r>
        <w:rPr>
          <w:rFonts w:hint="eastAsia"/>
          <w:b/>
          <w:sz w:val="30"/>
          <w:szCs w:val="30"/>
        </w:rPr>
        <w:t>师</w:t>
      </w:r>
      <w:r>
        <w:rPr>
          <w:rFonts w:hint="eastAsia"/>
          <w:b/>
          <w:sz w:val="30"/>
          <w:szCs w:val="30"/>
        </w:rPr>
        <w:t xml:space="preserve"> </w:t>
      </w:r>
      <w:r>
        <w:rPr>
          <w:rFonts w:hint="eastAsia"/>
          <w:b/>
          <w:sz w:val="30"/>
          <w:szCs w:val="30"/>
        </w:rPr>
        <w:t>：</w:t>
      </w:r>
      <w:r>
        <w:rPr>
          <w:rFonts w:hint="eastAsia"/>
          <w:sz w:val="30"/>
          <w:szCs w:val="30"/>
          <w:u w:val="single"/>
        </w:rPr>
        <w:t xml:space="preserve"> </w:t>
      </w:r>
      <w:r>
        <w:rPr>
          <w:rFonts w:ascii="宋体" w:hAnsi="宋体" w:hint="eastAsia"/>
          <w:sz w:val="30"/>
          <w:szCs w:val="30"/>
          <w:u w:val="single"/>
        </w:rPr>
        <w:t xml:space="preserve">     </w:t>
      </w:r>
      <w:r w:rsidR="008A1F45">
        <w:rPr>
          <w:rFonts w:ascii="宋体" w:hAnsi="宋体"/>
          <w:sz w:val="30"/>
          <w:szCs w:val="30"/>
          <w:u w:val="single"/>
        </w:rPr>
        <w:t xml:space="preserve"> </w:t>
      </w:r>
      <w:r w:rsidR="008007A6">
        <w:rPr>
          <w:rFonts w:ascii="宋体" w:hAnsi="宋体"/>
          <w:sz w:val="30"/>
          <w:szCs w:val="30"/>
          <w:u w:val="single"/>
        </w:rPr>
        <w:t xml:space="preserve"> </w:t>
      </w:r>
      <w:r w:rsidR="008007A6">
        <w:rPr>
          <w:rFonts w:ascii="宋体" w:hAnsi="宋体" w:hint="eastAsia"/>
          <w:sz w:val="30"/>
          <w:szCs w:val="30"/>
          <w:u w:val="single"/>
        </w:rPr>
        <w:t>于俊伟</w:t>
      </w:r>
      <w:r w:rsidR="008A1F45">
        <w:rPr>
          <w:rFonts w:ascii="宋体" w:hAnsi="宋体" w:hint="eastAsia"/>
          <w:sz w:val="30"/>
          <w:szCs w:val="30"/>
          <w:u w:val="single"/>
        </w:rPr>
        <w:t xml:space="preserve">        </w:t>
      </w:r>
    </w:p>
    <w:p w:rsidR="00EB009B" w:rsidRDefault="00EB009B">
      <w:pPr>
        <w:spacing w:line="600" w:lineRule="auto"/>
        <w:ind w:firstLineChars="497" w:firstLine="1497"/>
        <w:rPr>
          <w:rFonts w:ascii="宋体" w:hAnsi="宋体"/>
          <w:b/>
          <w:sz w:val="30"/>
          <w:szCs w:val="30"/>
          <w:u w:val="single"/>
        </w:rPr>
      </w:pPr>
      <w:r>
        <w:rPr>
          <w:rFonts w:ascii="宋体" w:hAnsi="宋体" w:hint="eastAsia"/>
          <w:b/>
          <w:sz w:val="30"/>
          <w:szCs w:val="30"/>
        </w:rPr>
        <w:t>课程设计时间：</w:t>
      </w:r>
      <w:r>
        <w:rPr>
          <w:rFonts w:ascii="宋体" w:hAnsi="宋体" w:hint="eastAsia"/>
          <w:b/>
          <w:sz w:val="30"/>
          <w:szCs w:val="30"/>
          <w:u w:val="single"/>
        </w:rPr>
        <w:t xml:space="preserve"> </w:t>
      </w:r>
      <w:r w:rsidR="008007A6">
        <w:rPr>
          <w:rFonts w:ascii="宋体" w:hAnsi="宋体"/>
          <w:b/>
          <w:sz w:val="30"/>
          <w:szCs w:val="30"/>
          <w:u w:val="single"/>
        </w:rPr>
        <w:t xml:space="preserve"> </w:t>
      </w:r>
      <w:r w:rsidRPr="00FA3441">
        <w:rPr>
          <w:rFonts w:ascii="宋体" w:hAnsi="宋体" w:hint="eastAsia"/>
          <w:sz w:val="30"/>
          <w:szCs w:val="30"/>
          <w:u w:val="single"/>
        </w:rPr>
        <w:t>201</w:t>
      </w:r>
      <w:r w:rsidR="00705936" w:rsidRPr="00FA3441">
        <w:rPr>
          <w:rFonts w:ascii="宋体" w:hAnsi="宋体"/>
          <w:sz w:val="30"/>
          <w:szCs w:val="30"/>
          <w:u w:val="single"/>
        </w:rPr>
        <w:t>9</w:t>
      </w:r>
      <w:r w:rsidRPr="00FA3441">
        <w:rPr>
          <w:rFonts w:ascii="宋体" w:hAnsi="宋体" w:hint="eastAsia"/>
          <w:sz w:val="30"/>
          <w:szCs w:val="30"/>
          <w:u w:val="single"/>
        </w:rPr>
        <w:t>.6.</w:t>
      </w:r>
      <w:r w:rsidR="00705936" w:rsidRPr="00FA3441">
        <w:rPr>
          <w:rFonts w:ascii="宋体" w:hAnsi="宋体"/>
          <w:sz w:val="30"/>
          <w:szCs w:val="30"/>
          <w:u w:val="single"/>
        </w:rPr>
        <w:t>3</w:t>
      </w:r>
      <w:r w:rsidRPr="00FA3441">
        <w:rPr>
          <w:rFonts w:ascii="宋体" w:hAnsi="宋体" w:hint="eastAsia"/>
          <w:sz w:val="30"/>
          <w:szCs w:val="30"/>
          <w:u w:val="single"/>
        </w:rPr>
        <w:t>—201</w:t>
      </w:r>
      <w:r w:rsidR="00705936" w:rsidRPr="00FA3441">
        <w:rPr>
          <w:rFonts w:ascii="宋体" w:hAnsi="宋体"/>
          <w:sz w:val="30"/>
          <w:szCs w:val="30"/>
          <w:u w:val="single"/>
        </w:rPr>
        <w:t>9</w:t>
      </w:r>
      <w:r w:rsidRPr="00FA3441">
        <w:rPr>
          <w:rFonts w:ascii="宋体" w:hAnsi="宋体" w:hint="eastAsia"/>
          <w:sz w:val="30"/>
          <w:szCs w:val="30"/>
          <w:u w:val="single"/>
        </w:rPr>
        <w:t>.</w:t>
      </w:r>
      <w:r w:rsidR="00705936" w:rsidRPr="00FA3441">
        <w:rPr>
          <w:rFonts w:ascii="宋体" w:hAnsi="宋体"/>
          <w:sz w:val="30"/>
          <w:szCs w:val="30"/>
          <w:u w:val="single"/>
        </w:rPr>
        <w:t>6</w:t>
      </w:r>
      <w:r w:rsidRPr="00FA3441">
        <w:rPr>
          <w:rFonts w:ascii="宋体" w:hAnsi="宋体" w:hint="eastAsia"/>
          <w:sz w:val="30"/>
          <w:szCs w:val="30"/>
          <w:u w:val="single"/>
        </w:rPr>
        <w:t>.</w:t>
      </w:r>
      <w:r w:rsidR="00705936" w:rsidRPr="00FA3441">
        <w:rPr>
          <w:rFonts w:ascii="宋体" w:hAnsi="宋体"/>
          <w:sz w:val="30"/>
          <w:szCs w:val="30"/>
          <w:u w:val="single"/>
        </w:rPr>
        <w:t>14</w:t>
      </w:r>
      <w:r>
        <w:rPr>
          <w:rFonts w:ascii="宋体" w:hAnsi="宋体" w:hint="eastAsia"/>
          <w:b/>
          <w:sz w:val="30"/>
          <w:szCs w:val="30"/>
          <w:u w:val="single"/>
        </w:rPr>
        <w:t xml:space="preserve"> </w:t>
      </w:r>
    </w:p>
    <w:p w:rsidR="00EB009B" w:rsidRDefault="00EB009B">
      <w:pPr>
        <w:spacing w:line="600" w:lineRule="auto"/>
        <w:ind w:firstLineChars="497" w:firstLine="1497"/>
        <w:rPr>
          <w:rFonts w:ascii="宋体" w:hAnsi="宋体"/>
          <w:b/>
          <w:sz w:val="30"/>
          <w:szCs w:val="30"/>
          <w:u w:val="single"/>
        </w:rPr>
      </w:pPr>
    </w:p>
    <w:p w:rsidR="00EB009B" w:rsidRDefault="00EB009B">
      <w:pPr>
        <w:spacing w:before="100" w:beforeAutospacing="1" w:after="100" w:afterAutospacing="1" w:line="360" w:lineRule="auto"/>
        <w:rPr>
          <w:rFonts w:ascii="黑体" w:eastAsia="黑体" w:hAnsi="宋体"/>
          <w:bCs/>
          <w:sz w:val="30"/>
          <w:szCs w:val="30"/>
        </w:rPr>
        <w:sectPr w:rsidR="00EB009B">
          <w:headerReference w:type="even" r:id="rId9"/>
          <w:headerReference w:type="default" r:id="rId10"/>
          <w:footerReference w:type="even" r:id="rId11"/>
          <w:footerReference w:type="default" r:id="rId12"/>
          <w:pgSz w:w="11906" w:h="16838"/>
          <w:pgMar w:top="1440" w:right="1588" w:bottom="1440" w:left="1588" w:header="851" w:footer="992" w:gutter="0"/>
          <w:pgNumType w:start="1"/>
          <w:cols w:space="720"/>
          <w:docGrid w:type="lines" w:linePitch="312"/>
        </w:sectPr>
      </w:pPr>
    </w:p>
    <w:p w:rsidR="00EB009B" w:rsidRDefault="00EB009B">
      <w:pPr>
        <w:spacing w:line="600" w:lineRule="auto"/>
        <w:ind w:firstLineChars="497" w:firstLine="1392"/>
        <w:rPr>
          <w:rFonts w:ascii="仿宋_GB2312" w:eastAsia="仿宋_GB2312" w:hAnsi="宋体" w:cs="宋体"/>
          <w:kern w:val="0"/>
          <w:sz w:val="28"/>
          <w:szCs w:val="28"/>
        </w:rPr>
        <w:sectPr w:rsidR="00EB009B">
          <w:footerReference w:type="even" r:id="rId13"/>
          <w:footerReference w:type="default" r:id="rId14"/>
          <w:pgSz w:w="11906" w:h="16838"/>
          <w:pgMar w:top="1440" w:right="1588" w:bottom="1440" w:left="1588" w:header="851" w:footer="992" w:gutter="0"/>
          <w:cols w:space="720"/>
          <w:docGrid w:type="lines" w:linePitch="312"/>
        </w:sectPr>
      </w:pPr>
    </w:p>
    <w:p w:rsidR="00EB009B" w:rsidRDefault="008A1F45">
      <w:pPr>
        <w:spacing w:line="600" w:lineRule="auto"/>
        <w:ind w:firstLineChars="497" w:firstLine="1497"/>
        <w:rPr>
          <w:rFonts w:cs="宋体"/>
          <w:b/>
          <w:bCs/>
          <w:kern w:val="0"/>
          <w:sz w:val="30"/>
          <w:szCs w:val="30"/>
        </w:rPr>
      </w:pPr>
      <w:r>
        <w:rPr>
          <w:rFonts w:cs="宋体" w:hint="eastAsia"/>
          <w:b/>
          <w:bCs/>
          <w:kern w:val="0"/>
          <w:sz w:val="30"/>
          <w:szCs w:val="30"/>
          <w:u w:val="single"/>
        </w:rPr>
        <w:lastRenderedPageBreak/>
        <w:t xml:space="preserve"> </w:t>
      </w:r>
      <w:r>
        <w:rPr>
          <w:rFonts w:cs="宋体" w:hint="eastAsia"/>
          <w:b/>
          <w:bCs/>
          <w:kern w:val="0"/>
          <w:sz w:val="30"/>
          <w:szCs w:val="30"/>
          <w:u w:val="single"/>
        </w:rPr>
        <w:t>计算机科学与技术</w:t>
      </w:r>
      <w:r w:rsidR="00EB009B">
        <w:rPr>
          <w:rFonts w:cs="宋体" w:hint="eastAsia"/>
          <w:b/>
          <w:bCs/>
          <w:kern w:val="0"/>
          <w:sz w:val="30"/>
          <w:szCs w:val="30"/>
          <w:u w:val="single"/>
        </w:rPr>
        <w:t xml:space="preserve"> </w:t>
      </w:r>
      <w:r w:rsidR="00EB009B">
        <w:rPr>
          <w:rFonts w:cs="宋体" w:hint="eastAsia"/>
          <w:b/>
          <w:bCs/>
          <w:kern w:val="0"/>
          <w:sz w:val="30"/>
          <w:szCs w:val="30"/>
        </w:rPr>
        <w:t>专业课程设计任务书</w:t>
      </w:r>
    </w:p>
    <w:p w:rsidR="00EB009B" w:rsidRDefault="00EB009B">
      <w:pPr>
        <w:jc w:val="center"/>
        <w:rPr>
          <w:rFonts w:cs="宋体"/>
          <w:b/>
          <w:bCs/>
          <w:kern w:val="0"/>
          <w:szCs w:val="21"/>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800"/>
        <w:gridCol w:w="900"/>
        <w:gridCol w:w="360"/>
        <w:gridCol w:w="1260"/>
        <w:gridCol w:w="360"/>
        <w:gridCol w:w="900"/>
        <w:gridCol w:w="1800"/>
      </w:tblGrid>
      <w:tr w:rsidR="00EB009B">
        <w:trPr>
          <w:trHeight w:val="455"/>
        </w:trPr>
        <w:tc>
          <w:tcPr>
            <w:tcW w:w="1260" w:type="dxa"/>
            <w:vAlign w:val="center"/>
          </w:tcPr>
          <w:p w:rsidR="00EB009B" w:rsidRDefault="00EB009B">
            <w:pPr>
              <w:spacing w:before="100" w:beforeAutospacing="1" w:after="100" w:afterAutospacing="1"/>
              <w:jc w:val="center"/>
              <w:rPr>
                <w:rFonts w:ascii="宋体" w:hAnsi="宋体" w:cs="宋体"/>
                <w:b/>
                <w:bCs/>
                <w:kern w:val="0"/>
                <w:szCs w:val="21"/>
              </w:rPr>
            </w:pPr>
            <w:r>
              <w:rPr>
                <w:rFonts w:cs="宋体" w:hint="eastAsia"/>
                <w:b/>
                <w:bCs/>
                <w:kern w:val="0"/>
                <w:szCs w:val="21"/>
              </w:rPr>
              <w:t>学生姓名</w:t>
            </w:r>
          </w:p>
        </w:tc>
        <w:tc>
          <w:tcPr>
            <w:tcW w:w="1800" w:type="dxa"/>
            <w:vAlign w:val="center"/>
          </w:tcPr>
          <w:p w:rsidR="00EB009B" w:rsidRPr="00BB106C" w:rsidRDefault="008A1F45">
            <w:pPr>
              <w:spacing w:before="100" w:beforeAutospacing="1" w:after="100" w:afterAutospacing="1"/>
              <w:jc w:val="center"/>
              <w:rPr>
                <w:rFonts w:ascii="宋体" w:hAnsi="宋体" w:cs="宋体"/>
                <w:bCs/>
                <w:kern w:val="0"/>
                <w:szCs w:val="21"/>
              </w:rPr>
            </w:pPr>
            <w:r w:rsidRPr="00BB106C">
              <w:rPr>
                <w:rFonts w:ascii="宋体" w:hAnsi="宋体" w:cs="宋体" w:hint="eastAsia"/>
                <w:bCs/>
                <w:kern w:val="0"/>
                <w:szCs w:val="21"/>
              </w:rPr>
              <w:t>刘飞</w:t>
            </w:r>
          </w:p>
        </w:tc>
        <w:tc>
          <w:tcPr>
            <w:tcW w:w="1260" w:type="dxa"/>
            <w:gridSpan w:val="2"/>
            <w:vAlign w:val="center"/>
          </w:tcPr>
          <w:p w:rsidR="00EB009B" w:rsidRDefault="00EB009B">
            <w:pPr>
              <w:spacing w:before="100" w:beforeAutospacing="1" w:after="100" w:afterAutospacing="1"/>
              <w:jc w:val="center"/>
              <w:rPr>
                <w:rFonts w:ascii="宋体" w:hAnsi="宋体" w:cs="宋体"/>
                <w:b/>
                <w:bCs/>
                <w:kern w:val="0"/>
                <w:szCs w:val="21"/>
              </w:rPr>
            </w:pPr>
            <w:r>
              <w:rPr>
                <w:rFonts w:cs="宋体" w:hint="eastAsia"/>
                <w:b/>
                <w:bCs/>
                <w:kern w:val="0"/>
                <w:szCs w:val="21"/>
              </w:rPr>
              <w:t>专业班级</w:t>
            </w:r>
          </w:p>
        </w:tc>
        <w:tc>
          <w:tcPr>
            <w:tcW w:w="1260" w:type="dxa"/>
            <w:vAlign w:val="center"/>
          </w:tcPr>
          <w:p w:rsidR="00EB009B" w:rsidRPr="00BB106C" w:rsidRDefault="00EB009B" w:rsidP="00150CD9">
            <w:pPr>
              <w:spacing w:before="100" w:beforeAutospacing="1" w:after="100" w:afterAutospacing="1"/>
              <w:jc w:val="center"/>
              <w:rPr>
                <w:rFonts w:ascii="宋体" w:hAnsi="宋体" w:cs="宋体"/>
                <w:bCs/>
                <w:kern w:val="0"/>
                <w:szCs w:val="21"/>
              </w:rPr>
            </w:pPr>
            <w:proofErr w:type="gramStart"/>
            <w:r w:rsidRPr="00BB106C">
              <w:rPr>
                <w:rFonts w:ascii="宋体" w:hAnsi="宋体" w:cs="宋体" w:hint="eastAsia"/>
                <w:bCs/>
                <w:kern w:val="0"/>
                <w:szCs w:val="21"/>
              </w:rPr>
              <w:t>计科</w:t>
            </w:r>
            <w:proofErr w:type="gramEnd"/>
            <w:r w:rsidRPr="00BB106C">
              <w:rPr>
                <w:rFonts w:ascii="宋体" w:hAnsi="宋体" w:cs="宋体" w:hint="eastAsia"/>
                <w:bCs/>
                <w:kern w:val="0"/>
                <w:szCs w:val="21"/>
              </w:rPr>
              <w:t>F1</w:t>
            </w:r>
            <w:r w:rsidR="00150CD9" w:rsidRPr="00BB106C">
              <w:rPr>
                <w:rFonts w:ascii="宋体" w:hAnsi="宋体" w:cs="宋体"/>
                <w:bCs/>
                <w:kern w:val="0"/>
                <w:szCs w:val="21"/>
              </w:rPr>
              <w:t>7</w:t>
            </w:r>
            <w:r w:rsidRPr="00BB106C">
              <w:rPr>
                <w:rFonts w:ascii="宋体" w:hAnsi="宋体" w:cs="宋体" w:hint="eastAsia"/>
                <w:bCs/>
                <w:kern w:val="0"/>
                <w:szCs w:val="21"/>
              </w:rPr>
              <w:t>0</w:t>
            </w:r>
            <w:r w:rsidR="00150CD9" w:rsidRPr="00BB106C">
              <w:rPr>
                <w:rFonts w:ascii="宋体" w:hAnsi="宋体" w:cs="宋体"/>
                <w:bCs/>
                <w:kern w:val="0"/>
                <w:szCs w:val="21"/>
              </w:rPr>
              <w:t>2</w:t>
            </w:r>
          </w:p>
        </w:tc>
        <w:tc>
          <w:tcPr>
            <w:tcW w:w="1260" w:type="dxa"/>
            <w:gridSpan w:val="2"/>
            <w:vAlign w:val="center"/>
          </w:tcPr>
          <w:p w:rsidR="00EB009B" w:rsidRDefault="00EB009B">
            <w:pPr>
              <w:spacing w:before="100" w:beforeAutospacing="1" w:after="100" w:afterAutospacing="1"/>
              <w:jc w:val="center"/>
              <w:rPr>
                <w:rFonts w:ascii="宋体" w:hAnsi="宋体" w:cs="宋体"/>
                <w:b/>
                <w:bCs/>
                <w:kern w:val="0"/>
                <w:szCs w:val="21"/>
              </w:rPr>
            </w:pPr>
            <w:r>
              <w:rPr>
                <w:rFonts w:ascii="宋体" w:hAnsi="宋体" w:cs="宋体" w:hint="eastAsia"/>
                <w:b/>
                <w:bCs/>
                <w:kern w:val="0"/>
                <w:szCs w:val="21"/>
              </w:rPr>
              <w:t>学号</w:t>
            </w:r>
          </w:p>
        </w:tc>
        <w:tc>
          <w:tcPr>
            <w:tcW w:w="1800" w:type="dxa"/>
            <w:vAlign w:val="center"/>
          </w:tcPr>
          <w:p w:rsidR="00EB009B" w:rsidRPr="00BB106C" w:rsidRDefault="008A1F45">
            <w:pPr>
              <w:spacing w:before="100" w:beforeAutospacing="1" w:after="100" w:afterAutospacing="1"/>
              <w:jc w:val="center"/>
              <w:rPr>
                <w:rFonts w:ascii="宋体" w:hAnsi="宋体" w:cs="宋体"/>
                <w:bCs/>
                <w:kern w:val="0"/>
                <w:szCs w:val="21"/>
              </w:rPr>
            </w:pPr>
            <w:r w:rsidRPr="00BB106C">
              <w:rPr>
                <w:rFonts w:ascii="宋体" w:hAnsi="宋体" w:cs="宋体" w:hint="eastAsia"/>
                <w:bCs/>
                <w:kern w:val="0"/>
                <w:szCs w:val="21"/>
              </w:rPr>
              <w:t>201716010618</w:t>
            </w:r>
          </w:p>
        </w:tc>
      </w:tr>
      <w:tr w:rsidR="00EB009B">
        <w:trPr>
          <w:trHeight w:val="461"/>
        </w:trPr>
        <w:tc>
          <w:tcPr>
            <w:tcW w:w="1260" w:type="dxa"/>
            <w:vAlign w:val="center"/>
          </w:tcPr>
          <w:p w:rsidR="00EB009B" w:rsidRDefault="00EB009B">
            <w:pPr>
              <w:spacing w:before="100" w:beforeAutospacing="1" w:after="100" w:afterAutospacing="1"/>
              <w:jc w:val="center"/>
              <w:rPr>
                <w:rFonts w:ascii="宋体" w:hAnsi="宋体" w:cs="宋体"/>
                <w:b/>
                <w:bCs/>
                <w:kern w:val="0"/>
                <w:szCs w:val="21"/>
              </w:rPr>
            </w:pPr>
            <w:r>
              <w:rPr>
                <w:rFonts w:cs="宋体" w:hint="eastAsia"/>
                <w:b/>
                <w:bCs/>
                <w:kern w:val="0"/>
                <w:szCs w:val="21"/>
              </w:rPr>
              <w:t>题</w:t>
            </w:r>
            <w:r>
              <w:rPr>
                <w:rFonts w:cs="宋体" w:hint="eastAsia"/>
                <w:b/>
                <w:bCs/>
                <w:kern w:val="0"/>
                <w:szCs w:val="21"/>
              </w:rPr>
              <w:t xml:space="preserve">  </w:t>
            </w:r>
            <w:r>
              <w:rPr>
                <w:rFonts w:cs="宋体" w:hint="eastAsia"/>
                <w:b/>
                <w:bCs/>
                <w:kern w:val="0"/>
                <w:szCs w:val="21"/>
              </w:rPr>
              <w:t>目</w:t>
            </w:r>
          </w:p>
        </w:tc>
        <w:tc>
          <w:tcPr>
            <w:tcW w:w="7380" w:type="dxa"/>
            <w:gridSpan w:val="7"/>
            <w:vAlign w:val="center"/>
          </w:tcPr>
          <w:p w:rsidR="00EB009B" w:rsidRPr="00BB106C" w:rsidRDefault="008A1F45">
            <w:pPr>
              <w:spacing w:before="100" w:beforeAutospacing="1" w:after="100" w:afterAutospacing="1"/>
              <w:jc w:val="center"/>
              <w:rPr>
                <w:rFonts w:ascii="宋体" w:hAnsi="宋体" w:cs="宋体"/>
                <w:bCs/>
                <w:kern w:val="0"/>
                <w:szCs w:val="21"/>
              </w:rPr>
            </w:pPr>
            <w:r w:rsidRPr="00BB106C">
              <w:rPr>
                <w:rFonts w:ascii="宋体" w:hAnsi="宋体" w:cs="宋体" w:hint="eastAsia"/>
                <w:bCs/>
                <w:kern w:val="0"/>
                <w:szCs w:val="21"/>
              </w:rPr>
              <w:t>万年历</w:t>
            </w:r>
          </w:p>
        </w:tc>
      </w:tr>
      <w:tr w:rsidR="00EB009B">
        <w:trPr>
          <w:trHeight w:val="453"/>
        </w:trPr>
        <w:tc>
          <w:tcPr>
            <w:tcW w:w="1260" w:type="dxa"/>
            <w:vAlign w:val="center"/>
          </w:tcPr>
          <w:p w:rsidR="00EB009B" w:rsidRDefault="00795050">
            <w:pPr>
              <w:spacing w:before="100" w:beforeAutospacing="1" w:after="100" w:afterAutospacing="1"/>
              <w:jc w:val="center"/>
              <w:rPr>
                <w:rFonts w:ascii="宋体" w:hAnsi="宋体" w:cs="宋体"/>
                <w:b/>
                <w:bCs/>
                <w:kern w:val="0"/>
                <w:szCs w:val="21"/>
              </w:rPr>
            </w:pPr>
            <w:r>
              <w:rPr>
                <w:rFonts w:ascii="宋体" w:hAnsi="宋体" w:cs="宋体" w:hint="eastAsia"/>
                <w:b/>
                <w:bCs/>
                <w:kern w:val="0"/>
                <w:szCs w:val="21"/>
              </w:rPr>
              <w:t>学期</w:t>
            </w:r>
          </w:p>
        </w:tc>
        <w:tc>
          <w:tcPr>
            <w:tcW w:w="2700" w:type="dxa"/>
            <w:gridSpan w:val="2"/>
            <w:vAlign w:val="center"/>
          </w:tcPr>
          <w:p w:rsidR="00EB009B" w:rsidRPr="00BB106C" w:rsidRDefault="00795050" w:rsidP="00795050">
            <w:pPr>
              <w:spacing w:before="100" w:beforeAutospacing="1" w:after="100" w:afterAutospacing="1"/>
              <w:jc w:val="center"/>
              <w:rPr>
                <w:rFonts w:ascii="宋体" w:hAnsi="宋体" w:cs="宋体"/>
                <w:bCs/>
                <w:kern w:val="0"/>
                <w:sz w:val="36"/>
              </w:rPr>
            </w:pPr>
            <w:r w:rsidRPr="00BB106C">
              <w:rPr>
                <w:rFonts w:ascii="宋体" w:hAnsi="宋体" w:cs="宋体" w:hint="eastAsia"/>
                <w:bCs/>
                <w:kern w:val="0"/>
              </w:rPr>
              <w:t>2018-2918-2</w:t>
            </w:r>
          </w:p>
        </w:tc>
        <w:tc>
          <w:tcPr>
            <w:tcW w:w="1980" w:type="dxa"/>
            <w:gridSpan w:val="3"/>
            <w:vAlign w:val="center"/>
          </w:tcPr>
          <w:p w:rsidR="00EB009B" w:rsidRDefault="00795050">
            <w:pPr>
              <w:spacing w:before="100" w:beforeAutospacing="1" w:after="100" w:afterAutospacing="1"/>
              <w:jc w:val="center"/>
              <w:rPr>
                <w:rFonts w:ascii="宋体" w:hAnsi="宋体" w:cs="宋体"/>
                <w:b/>
                <w:bCs/>
                <w:kern w:val="0"/>
                <w:szCs w:val="21"/>
              </w:rPr>
            </w:pPr>
            <w:r>
              <w:rPr>
                <w:rFonts w:ascii="宋体" w:hAnsi="宋体" w:cs="宋体" w:hint="eastAsia"/>
                <w:b/>
                <w:bCs/>
                <w:kern w:val="0"/>
                <w:szCs w:val="21"/>
              </w:rPr>
              <w:t>课程名称</w:t>
            </w:r>
          </w:p>
        </w:tc>
        <w:tc>
          <w:tcPr>
            <w:tcW w:w="2700" w:type="dxa"/>
            <w:gridSpan w:val="2"/>
            <w:vAlign w:val="center"/>
          </w:tcPr>
          <w:p w:rsidR="00EB009B" w:rsidRPr="00BB106C" w:rsidRDefault="00795050">
            <w:pPr>
              <w:spacing w:before="100" w:beforeAutospacing="1" w:after="100" w:afterAutospacing="1"/>
              <w:jc w:val="center"/>
              <w:rPr>
                <w:rFonts w:ascii="宋体" w:hAnsi="宋体" w:cs="宋体"/>
                <w:bCs/>
                <w:kern w:val="0"/>
                <w:szCs w:val="21"/>
              </w:rPr>
            </w:pPr>
            <w:r w:rsidRPr="00BB106C">
              <w:rPr>
                <w:rFonts w:ascii="宋体" w:hAnsi="宋体" w:cs="宋体" w:hint="eastAsia"/>
                <w:bCs/>
                <w:kern w:val="0"/>
                <w:szCs w:val="21"/>
              </w:rPr>
              <w:t>Java课程设计</w:t>
            </w:r>
          </w:p>
        </w:tc>
      </w:tr>
      <w:tr w:rsidR="00EB009B">
        <w:trPr>
          <w:trHeight w:val="433"/>
        </w:trPr>
        <w:tc>
          <w:tcPr>
            <w:tcW w:w="1260" w:type="dxa"/>
            <w:vAlign w:val="center"/>
          </w:tcPr>
          <w:p w:rsidR="00EB009B" w:rsidRDefault="00EB009B">
            <w:pPr>
              <w:spacing w:before="100" w:beforeAutospacing="1" w:after="100" w:afterAutospacing="1"/>
              <w:jc w:val="center"/>
              <w:rPr>
                <w:rFonts w:ascii="宋体" w:hAnsi="宋体" w:cs="宋体"/>
                <w:b/>
                <w:bCs/>
                <w:kern w:val="0"/>
                <w:szCs w:val="21"/>
              </w:rPr>
            </w:pPr>
            <w:r>
              <w:rPr>
                <w:rFonts w:cs="宋体" w:hint="eastAsia"/>
                <w:b/>
                <w:bCs/>
                <w:kern w:val="0"/>
                <w:szCs w:val="21"/>
              </w:rPr>
              <w:t>指导教师</w:t>
            </w:r>
          </w:p>
        </w:tc>
        <w:tc>
          <w:tcPr>
            <w:tcW w:w="2700" w:type="dxa"/>
            <w:gridSpan w:val="2"/>
            <w:vAlign w:val="center"/>
          </w:tcPr>
          <w:p w:rsidR="00EB009B" w:rsidRPr="00BB106C" w:rsidRDefault="008007A6">
            <w:pPr>
              <w:spacing w:before="100" w:beforeAutospacing="1" w:after="100" w:afterAutospacing="1"/>
              <w:jc w:val="center"/>
              <w:rPr>
                <w:rFonts w:cs="宋体"/>
                <w:bCs/>
                <w:kern w:val="0"/>
                <w:szCs w:val="21"/>
              </w:rPr>
            </w:pPr>
            <w:r>
              <w:rPr>
                <w:rFonts w:cs="宋体" w:hint="eastAsia"/>
                <w:bCs/>
                <w:kern w:val="0"/>
                <w:szCs w:val="21"/>
              </w:rPr>
              <w:t>于俊伟</w:t>
            </w:r>
            <w:bookmarkStart w:id="0" w:name="_GoBack"/>
            <w:bookmarkEnd w:id="0"/>
          </w:p>
        </w:tc>
        <w:tc>
          <w:tcPr>
            <w:tcW w:w="1980" w:type="dxa"/>
            <w:gridSpan w:val="3"/>
            <w:vAlign w:val="center"/>
          </w:tcPr>
          <w:p w:rsidR="00EB009B" w:rsidRDefault="00EB009B">
            <w:pPr>
              <w:spacing w:before="100" w:beforeAutospacing="1" w:after="100" w:afterAutospacing="1"/>
              <w:jc w:val="center"/>
              <w:rPr>
                <w:rFonts w:ascii="宋体" w:hAnsi="宋体" w:cs="宋体"/>
                <w:b/>
                <w:bCs/>
                <w:kern w:val="0"/>
                <w:szCs w:val="21"/>
              </w:rPr>
            </w:pPr>
            <w:r>
              <w:rPr>
                <w:rFonts w:ascii="宋体" w:hAnsi="宋体" w:cs="宋体" w:hint="eastAsia"/>
                <w:b/>
                <w:bCs/>
                <w:kern w:val="0"/>
                <w:szCs w:val="21"/>
              </w:rPr>
              <w:t>同组姓名</w:t>
            </w:r>
          </w:p>
        </w:tc>
        <w:tc>
          <w:tcPr>
            <w:tcW w:w="2700" w:type="dxa"/>
            <w:gridSpan w:val="2"/>
            <w:vAlign w:val="center"/>
          </w:tcPr>
          <w:p w:rsidR="00EB009B" w:rsidRPr="00BB106C" w:rsidRDefault="00EB009B">
            <w:pPr>
              <w:spacing w:before="100" w:beforeAutospacing="1" w:after="100" w:afterAutospacing="1"/>
              <w:jc w:val="center"/>
              <w:rPr>
                <w:rFonts w:ascii="宋体" w:hAnsi="宋体" w:cs="宋体"/>
                <w:bCs/>
                <w:kern w:val="0"/>
                <w:szCs w:val="21"/>
              </w:rPr>
            </w:pPr>
            <w:r w:rsidRPr="00BB106C">
              <w:rPr>
                <w:rFonts w:ascii="宋体" w:hAnsi="宋体" w:cs="宋体" w:hint="eastAsia"/>
                <w:bCs/>
                <w:kern w:val="0"/>
                <w:szCs w:val="21"/>
              </w:rPr>
              <w:t>无</w:t>
            </w:r>
          </w:p>
        </w:tc>
      </w:tr>
      <w:tr w:rsidR="00EB009B">
        <w:trPr>
          <w:trHeight w:val="2865"/>
        </w:trPr>
        <w:tc>
          <w:tcPr>
            <w:tcW w:w="1260" w:type="dxa"/>
            <w:vAlign w:val="center"/>
          </w:tcPr>
          <w:p w:rsidR="00EB009B" w:rsidRPr="008044B5" w:rsidRDefault="00EB009B">
            <w:pPr>
              <w:spacing w:before="100" w:beforeAutospacing="1" w:after="100" w:afterAutospacing="1"/>
              <w:jc w:val="center"/>
              <w:rPr>
                <w:rFonts w:cs="宋体"/>
                <w:bCs/>
                <w:kern w:val="0"/>
                <w:szCs w:val="21"/>
              </w:rPr>
            </w:pPr>
            <w:r w:rsidRPr="008044B5">
              <w:rPr>
                <w:rFonts w:cs="宋体" w:hint="eastAsia"/>
                <w:bCs/>
                <w:kern w:val="0"/>
                <w:szCs w:val="21"/>
              </w:rPr>
              <w:t>主要内容</w:t>
            </w:r>
          </w:p>
        </w:tc>
        <w:tc>
          <w:tcPr>
            <w:tcW w:w="7380" w:type="dxa"/>
            <w:gridSpan w:val="7"/>
          </w:tcPr>
          <w:p w:rsidR="005D5ECA" w:rsidRDefault="005D5ECA" w:rsidP="005D5ECA">
            <w:pPr>
              <w:overflowPunct w:val="0"/>
              <w:adjustRightInd w:val="0"/>
              <w:snapToGrid w:val="0"/>
              <w:rPr>
                <w:szCs w:val="21"/>
              </w:rPr>
            </w:pPr>
            <w:r>
              <w:rPr>
                <w:rFonts w:hint="eastAsia"/>
                <w:szCs w:val="21"/>
              </w:rPr>
              <w:t>制作一个万年历，包括以下功能：</w:t>
            </w:r>
          </w:p>
          <w:p w:rsidR="005D5ECA" w:rsidRPr="005D5ECA" w:rsidRDefault="005D5ECA" w:rsidP="005D5ECA">
            <w:pPr>
              <w:overflowPunct w:val="0"/>
              <w:adjustRightInd w:val="0"/>
              <w:snapToGrid w:val="0"/>
              <w:rPr>
                <w:b/>
                <w:szCs w:val="21"/>
              </w:rPr>
            </w:pPr>
            <w:r w:rsidRPr="005D5ECA">
              <w:rPr>
                <w:rFonts w:hint="eastAsia"/>
                <w:b/>
                <w:szCs w:val="21"/>
              </w:rPr>
              <w:t>基本功能：</w:t>
            </w:r>
          </w:p>
          <w:p w:rsidR="005D5ECA" w:rsidRDefault="005D5ECA" w:rsidP="005D5ECA">
            <w:pPr>
              <w:numPr>
                <w:ilvl w:val="0"/>
                <w:numId w:val="6"/>
              </w:numPr>
              <w:overflowPunct w:val="0"/>
              <w:adjustRightInd w:val="0"/>
              <w:snapToGrid w:val="0"/>
              <w:rPr>
                <w:szCs w:val="21"/>
              </w:rPr>
            </w:pPr>
            <w:r>
              <w:rPr>
                <w:rFonts w:hint="eastAsia"/>
                <w:szCs w:val="21"/>
              </w:rPr>
              <w:t>获取当前日期并显示</w:t>
            </w:r>
          </w:p>
          <w:p w:rsidR="005D5ECA" w:rsidRDefault="005D5ECA" w:rsidP="005D5ECA">
            <w:pPr>
              <w:numPr>
                <w:ilvl w:val="0"/>
                <w:numId w:val="6"/>
              </w:numPr>
              <w:overflowPunct w:val="0"/>
              <w:adjustRightInd w:val="0"/>
              <w:snapToGrid w:val="0"/>
              <w:rPr>
                <w:szCs w:val="21"/>
              </w:rPr>
            </w:pPr>
            <w:r>
              <w:rPr>
                <w:rFonts w:hint="eastAsia"/>
                <w:szCs w:val="21"/>
              </w:rPr>
              <w:t>获取当前时间并显示</w:t>
            </w:r>
          </w:p>
          <w:p w:rsidR="005D5ECA" w:rsidRDefault="005D5ECA" w:rsidP="005D5ECA">
            <w:pPr>
              <w:numPr>
                <w:ilvl w:val="0"/>
                <w:numId w:val="6"/>
              </w:numPr>
              <w:overflowPunct w:val="0"/>
              <w:adjustRightInd w:val="0"/>
              <w:snapToGrid w:val="0"/>
              <w:rPr>
                <w:szCs w:val="21"/>
              </w:rPr>
            </w:pPr>
            <w:r>
              <w:rPr>
                <w:rFonts w:hint="eastAsia"/>
                <w:szCs w:val="21"/>
              </w:rPr>
              <w:t>能够跳转到任意时期并显示</w:t>
            </w:r>
          </w:p>
          <w:p w:rsidR="005D5ECA" w:rsidRDefault="005D5ECA" w:rsidP="005D5ECA">
            <w:pPr>
              <w:numPr>
                <w:ilvl w:val="0"/>
                <w:numId w:val="6"/>
              </w:numPr>
              <w:overflowPunct w:val="0"/>
              <w:adjustRightInd w:val="0"/>
              <w:snapToGrid w:val="0"/>
              <w:rPr>
                <w:szCs w:val="21"/>
              </w:rPr>
            </w:pPr>
            <w:r>
              <w:rPr>
                <w:rFonts w:hint="eastAsia"/>
                <w:szCs w:val="21"/>
              </w:rPr>
              <w:t>使用图形用户界面</w:t>
            </w:r>
          </w:p>
          <w:p w:rsidR="005D5ECA" w:rsidRPr="005D5ECA" w:rsidRDefault="005D5ECA" w:rsidP="005D5ECA">
            <w:pPr>
              <w:overflowPunct w:val="0"/>
              <w:adjustRightInd w:val="0"/>
              <w:snapToGrid w:val="0"/>
              <w:rPr>
                <w:b/>
                <w:szCs w:val="21"/>
              </w:rPr>
            </w:pPr>
            <w:r w:rsidRPr="005D5ECA">
              <w:rPr>
                <w:rFonts w:hint="eastAsia"/>
                <w:b/>
                <w:szCs w:val="21"/>
              </w:rPr>
              <w:t>扩展功能：</w:t>
            </w:r>
          </w:p>
          <w:p w:rsidR="005D5ECA" w:rsidRDefault="005D5ECA" w:rsidP="005D5ECA">
            <w:pPr>
              <w:numPr>
                <w:ilvl w:val="0"/>
                <w:numId w:val="7"/>
              </w:numPr>
              <w:overflowPunct w:val="0"/>
              <w:adjustRightInd w:val="0"/>
              <w:snapToGrid w:val="0"/>
              <w:rPr>
                <w:szCs w:val="21"/>
              </w:rPr>
            </w:pPr>
            <w:r>
              <w:rPr>
                <w:rFonts w:hint="eastAsia"/>
                <w:szCs w:val="21"/>
              </w:rPr>
              <w:t>能够显示节日提醒、占卜提示</w:t>
            </w:r>
          </w:p>
          <w:p w:rsidR="005D5ECA" w:rsidRDefault="005D5ECA" w:rsidP="005D5ECA">
            <w:pPr>
              <w:numPr>
                <w:ilvl w:val="0"/>
                <w:numId w:val="7"/>
              </w:numPr>
              <w:overflowPunct w:val="0"/>
              <w:adjustRightInd w:val="0"/>
              <w:snapToGrid w:val="0"/>
              <w:rPr>
                <w:szCs w:val="21"/>
              </w:rPr>
            </w:pPr>
            <w:r>
              <w:rPr>
                <w:rFonts w:hint="eastAsia"/>
                <w:szCs w:val="21"/>
              </w:rPr>
              <w:t>能够更改界面风格（换肤）</w:t>
            </w:r>
          </w:p>
          <w:p w:rsidR="005D5ECA" w:rsidRPr="005D5ECA" w:rsidRDefault="005D5ECA" w:rsidP="005D5ECA">
            <w:pPr>
              <w:numPr>
                <w:ilvl w:val="0"/>
                <w:numId w:val="7"/>
              </w:numPr>
              <w:overflowPunct w:val="0"/>
              <w:adjustRightInd w:val="0"/>
              <w:snapToGrid w:val="0"/>
              <w:rPr>
                <w:szCs w:val="21"/>
              </w:rPr>
            </w:pPr>
            <w:r>
              <w:rPr>
                <w:rFonts w:hint="eastAsia"/>
                <w:szCs w:val="21"/>
              </w:rPr>
              <w:t>能够设置闹钟并提醒</w:t>
            </w:r>
          </w:p>
        </w:tc>
      </w:tr>
      <w:tr w:rsidR="00EB009B">
        <w:trPr>
          <w:trHeight w:val="2024"/>
        </w:trPr>
        <w:tc>
          <w:tcPr>
            <w:tcW w:w="1260" w:type="dxa"/>
            <w:vAlign w:val="center"/>
          </w:tcPr>
          <w:p w:rsidR="00EB009B" w:rsidRDefault="00EB009B">
            <w:pPr>
              <w:spacing w:before="100" w:beforeAutospacing="1" w:after="100" w:afterAutospacing="1"/>
              <w:jc w:val="center"/>
              <w:rPr>
                <w:rFonts w:cs="宋体"/>
                <w:b/>
                <w:bCs/>
                <w:kern w:val="0"/>
                <w:szCs w:val="21"/>
              </w:rPr>
            </w:pPr>
            <w:r>
              <w:rPr>
                <w:rFonts w:cs="宋体" w:hint="eastAsia"/>
                <w:b/>
                <w:bCs/>
                <w:kern w:val="0"/>
                <w:szCs w:val="21"/>
              </w:rPr>
              <w:t>任务要求</w:t>
            </w:r>
          </w:p>
        </w:tc>
        <w:tc>
          <w:tcPr>
            <w:tcW w:w="7380" w:type="dxa"/>
            <w:gridSpan w:val="7"/>
          </w:tcPr>
          <w:p w:rsidR="00EB009B" w:rsidRDefault="00EB009B">
            <w:pPr>
              <w:overflowPunct w:val="0"/>
              <w:adjustRightInd w:val="0"/>
              <w:snapToGrid w:val="0"/>
              <w:rPr>
                <w:szCs w:val="21"/>
              </w:rPr>
            </w:pPr>
            <w:r>
              <w:rPr>
                <w:rFonts w:eastAsia="黑体"/>
                <w:szCs w:val="21"/>
              </w:rPr>
              <w:t>1</w:t>
            </w:r>
            <w:r>
              <w:rPr>
                <w:szCs w:val="21"/>
              </w:rPr>
              <w:t>）</w:t>
            </w:r>
            <w:r>
              <w:rPr>
                <w:rFonts w:hint="eastAsia"/>
                <w:szCs w:val="21"/>
              </w:rPr>
              <w:t>能够理解系统的用户和服务对象，并能</w:t>
            </w:r>
            <w:r>
              <w:rPr>
                <w:rFonts w:hint="eastAsia"/>
                <w:b/>
                <w:bCs/>
                <w:szCs w:val="21"/>
              </w:rPr>
              <w:t>分析</w:t>
            </w:r>
            <w:r>
              <w:rPr>
                <w:rFonts w:hint="eastAsia"/>
                <w:b/>
                <w:bCs/>
              </w:rPr>
              <w:t>系统预期带来的</w:t>
            </w:r>
            <w:r>
              <w:rPr>
                <w:rFonts w:eastAsia="仿宋_GB2312"/>
                <w:b/>
                <w:bCs/>
                <w:szCs w:val="21"/>
              </w:rPr>
              <w:t>经济与社会效益</w:t>
            </w:r>
            <w:r>
              <w:rPr>
                <w:rFonts w:eastAsia="仿宋_GB2312" w:hint="eastAsia"/>
                <w:b/>
                <w:bCs/>
                <w:szCs w:val="21"/>
              </w:rPr>
              <w:t>；</w:t>
            </w:r>
          </w:p>
          <w:p w:rsidR="00EB009B" w:rsidRDefault="00EB009B">
            <w:pPr>
              <w:overflowPunct w:val="0"/>
              <w:adjustRightInd w:val="0"/>
              <w:snapToGrid w:val="0"/>
              <w:rPr>
                <w:szCs w:val="21"/>
              </w:rPr>
            </w:pPr>
            <w:r>
              <w:rPr>
                <w:szCs w:val="21"/>
              </w:rPr>
              <w:t>2</w:t>
            </w:r>
            <w:r>
              <w:rPr>
                <w:szCs w:val="21"/>
              </w:rPr>
              <w:t>）根据所选题目搜集资料完善业务需求，了解</w:t>
            </w:r>
            <w:r>
              <w:rPr>
                <w:rFonts w:hint="eastAsia"/>
                <w:szCs w:val="21"/>
              </w:rPr>
              <w:t>已有</w:t>
            </w:r>
            <w:r>
              <w:rPr>
                <w:szCs w:val="21"/>
              </w:rPr>
              <w:t>设计思路和方案，重点是要结合最新社会需求和个人理解，</w:t>
            </w:r>
            <w:r>
              <w:rPr>
                <w:b/>
                <w:bCs/>
                <w:szCs w:val="21"/>
              </w:rPr>
              <w:t>创新性地提出新需求</w:t>
            </w:r>
            <w:r>
              <w:rPr>
                <w:rFonts w:hint="eastAsia"/>
                <w:szCs w:val="21"/>
              </w:rPr>
              <w:t>；</w:t>
            </w:r>
          </w:p>
          <w:p w:rsidR="00EB009B" w:rsidRDefault="00EB009B">
            <w:pPr>
              <w:overflowPunct w:val="0"/>
              <w:adjustRightInd w:val="0"/>
              <w:snapToGrid w:val="0"/>
              <w:rPr>
                <w:szCs w:val="21"/>
              </w:rPr>
            </w:pPr>
            <w:r>
              <w:rPr>
                <w:rFonts w:hint="eastAsia"/>
                <w:szCs w:val="21"/>
              </w:rPr>
              <w:t>3</w:t>
            </w:r>
            <w:r>
              <w:rPr>
                <w:rFonts w:hint="eastAsia"/>
                <w:szCs w:val="21"/>
              </w:rPr>
              <w:t>）</w:t>
            </w:r>
            <w:r>
              <w:rPr>
                <w:rFonts w:hint="eastAsia"/>
              </w:rPr>
              <w:t>根据给定业务需求，</w:t>
            </w:r>
            <w:r>
              <w:t>采用面向对象思想</w:t>
            </w:r>
            <w:r>
              <w:rPr>
                <w:rFonts w:hint="eastAsia"/>
              </w:rPr>
              <w:t>对业务问题进行</w:t>
            </w:r>
            <w:r>
              <w:t>分析</w:t>
            </w:r>
            <w:r>
              <w:rPr>
                <w:rFonts w:hint="eastAsia"/>
              </w:rPr>
              <w:t>，并给出总体</w:t>
            </w:r>
            <w:r>
              <w:t>设计方案</w:t>
            </w:r>
            <w:r>
              <w:rPr>
                <w:rFonts w:hint="eastAsia"/>
              </w:rPr>
              <w:t>、详细设计方案</w:t>
            </w:r>
            <w:r>
              <w:t>，并用</w:t>
            </w:r>
            <w:r>
              <w:t>Java</w:t>
            </w:r>
            <w:r>
              <w:t>语言实现</w:t>
            </w:r>
            <w:r>
              <w:rPr>
                <w:szCs w:val="21"/>
              </w:rPr>
              <w:t>；在方案设计时，充分发挥创新</w:t>
            </w:r>
            <w:r>
              <w:rPr>
                <w:rFonts w:hint="eastAsia"/>
                <w:szCs w:val="21"/>
              </w:rPr>
              <w:t>性；</w:t>
            </w:r>
          </w:p>
          <w:p w:rsidR="00EB009B" w:rsidRDefault="00EB009B">
            <w:pPr>
              <w:rPr>
                <w:rFonts w:ascii="宋体" w:hAnsi="宋体" w:cs="宋体"/>
                <w:b/>
                <w:bCs/>
                <w:kern w:val="0"/>
                <w:szCs w:val="21"/>
              </w:rPr>
            </w:pPr>
            <w:r>
              <w:rPr>
                <w:rFonts w:hint="eastAsia"/>
                <w:szCs w:val="21"/>
              </w:rPr>
              <w:t>4</w:t>
            </w:r>
            <w:r>
              <w:rPr>
                <w:rFonts w:hint="eastAsia"/>
                <w:szCs w:val="21"/>
              </w:rPr>
              <w:t>）</w:t>
            </w:r>
            <w:r>
              <w:rPr>
                <w:rFonts w:hint="eastAsia"/>
              </w:rPr>
              <w:t>能够分析和评价系统方案产生的</w:t>
            </w:r>
            <w:r>
              <w:rPr>
                <w:rFonts w:hint="eastAsia"/>
                <w:b/>
                <w:bCs/>
              </w:rPr>
              <w:t>社会、健康、安全、法律和文化影响</w:t>
            </w:r>
            <w:r>
              <w:rPr>
                <w:rFonts w:hint="eastAsia"/>
              </w:rPr>
              <w:t>，要在最终实现方案中体现相应的不良影响规避措施</w:t>
            </w:r>
            <w:r>
              <w:rPr>
                <w:rFonts w:ascii="宋体" w:hAnsi="宋体" w:hint="eastAsia"/>
                <w:szCs w:val="21"/>
              </w:rPr>
              <w:t>。</w:t>
            </w:r>
          </w:p>
        </w:tc>
      </w:tr>
      <w:tr w:rsidR="00EB009B" w:rsidRPr="00672226">
        <w:trPr>
          <w:trHeight w:val="1712"/>
        </w:trPr>
        <w:tc>
          <w:tcPr>
            <w:tcW w:w="1260" w:type="dxa"/>
            <w:vAlign w:val="center"/>
          </w:tcPr>
          <w:p w:rsidR="00EB009B" w:rsidRDefault="00EB009B">
            <w:pPr>
              <w:spacing w:before="100" w:beforeAutospacing="1" w:after="100" w:afterAutospacing="1"/>
              <w:jc w:val="center"/>
              <w:rPr>
                <w:rFonts w:cs="宋体"/>
                <w:b/>
                <w:bCs/>
                <w:kern w:val="0"/>
                <w:szCs w:val="21"/>
              </w:rPr>
            </w:pPr>
            <w:r>
              <w:rPr>
                <w:rFonts w:cs="宋体" w:hint="eastAsia"/>
                <w:b/>
                <w:bCs/>
                <w:kern w:val="0"/>
                <w:szCs w:val="21"/>
              </w:rPr>
              <w:t>参考文献</w:t>
            </w:r>
          </w:p>
        </w:tc>
        <w:tc>
          <w:tcPr>
            <w:tcW w:w="7380" w:type="dxa"/>
            <w:gridSpan w:val="7"/>
          </w:tcPr>
          <w:p w:rsidR="00A86FB9" w:rsidRPr="0005669A" w:rsidRDefault="0005669A" w:rsidP="0005669A">
            <w:pPr>
              <w:jc w:val="left"/>
              <w:rPr>
                <w:rFonts w:ascii="宋体" w:hAnsi="宋体"/>
                <w:bCs/>
                <w:szCs w:val="21"/>
              </w:rPr>
            </w:pPr>
            <w:r w:rsidRPr="0005669A">
              <w:rPr>
                <w:rFonts w:ascii="宋体" w:hAnsi="宋体" w:cs="宋体" w:hint="eastAsia"/>
                <w:bCs/>
                <w:kern w:val="0"/>
                <w:szCs w:val="21"/>
              </w:rPr>
              <w:t>[</w:t>
            </w:r>
            <w:r>
              <w:rPr>
                <w:rFonts w:ascii="宋体" w:hAnsi="宋体" w:cs="宋体" w:hint="eastAsia"/>
                <w:bCs/>
                <w:kern w:val="0"/>
                <w:szCs w:val="21"/>
              </w:rPr>
              <w:t>1</w:t>
            </w:r>
            <w:r w:rsidRPr="0005669A">
              <w:rPr>
                <w:rFonts w:ascii="宋体" w:hAnsi="宋体" w:cs="宋体"/>
                <w:bCs/>
                <w:kern w:val="0"/>
                <w:szCs w:val="21"/>
              </w:rPr>
              <w:t xml:space="preserve">] </w:t>
            </w:r>
            <w:r w:rsidRPr="0005669A">
              <w:rPr>
                <w:rFonts w:ascii="宋体" w:hAnsi="宋体" w:cs="宋体" w:hint="eastAsia"/>
                <w:bCs/>
                <w:kern w:val="0"/>
                <w:szCs w:val="21"/>
              </w:rPr>
              <w:t>赵满来.可视化Java</w:t>
            </w:r>
            <w:ins w:id="1" w:author="枫 落" w:date="2019-06-18T11:23:00Z">
              <w:r w:rsidRPr="0005669A">
                <w:rPr>
                  <w:rFonts w:ascii="宋体" w:hAnsi="宋体" w:cs="宋体"/>
                  <w:bCs/>
                  <w:kern w:val="0"/>
                  <w:szCs w:val="21"/>
                </w:rPr>
                <w:t xml:space="preserve"> </w:t>
              </w:r>
            </w:ins>
            <w:r w:rsidRPr="0005669A">
              <w:rPr>
                <w:rFonts w:ascii="宋体" w:hAnsi="宋体" w:cs="宋体" w:hint="eastAsia"/>
                <w:bCs/>
                <w:kern w:val="0"/>
                <w:szCs w:val="21"/>
              </w:rPr>
              <w:t>GUI程序设计实验指导[</w:t>
            </w:r>
            <w:r w:rsidRPr="0005669A">
              <w:rPr>
                <w:rFonts w:ascii="宋体" w:hAnsi="宋体" w:cs="宋体"/>
                <w:bCs/>
                <w:kern w:val="0"/>
                <w:szCs w:val="21"/>
              </w:rPr>
              <w:t>M]</w:t>
            </w:r>
            <w:r w:rsidRPr="0005669A">
              <w:rPr>
                <w:rFonts w:ascii="宋体" w:hAnsi="宋体" w:cs="宋体" w:hint="eastAsia"/>
                <w:bCs/>
                <w:kern w:val="0"/>
                <w:szCs w:val="21"/>
              </w:rPr>
              <w:t>.</w:t>
            </w:r>
            <w:r w:rsidRPr="0005669A">
              <w:rPr>
                <w:rFonts w:ascii="宋体" w:hAnsi="宋体" w:cs="宋体"/>
                <w:bCs/>
                <w:kern w:val="0"/>
                <w:szCs w:val="21"/>
              </w:rPr>
              <w:t xml:space="preserve"> </w:t>
            </w:r>
            <w:r w:rsidRPr="0005669A">
              <w:rPr>
                <w:rFonts w:ascii="宋体" w:hAnsi="宋体" w:cs="宋体" w:hint="eastAsia"/>
                <w:bCs/>
                <w:kern w:val="0"/>
                <w:szCs w:val="21"/>
              </w:rPr>
              <w:t>清华大学出版社，2016</w:t>
            </w:r>
          </w:p>
          <w:p w:rsidR="00A86FB9" w:rsidRPr="0005669A" w:rsidRDefault="00A86FB9" w:rsidP="00A86FB9">
            <w:pPr>
              <w:overflowPunct w:val="0"/>
              <w:adjustRightInd w:val="0"/>
              <w:snapToGrid w:val="0"/>
              <w:jc w:val="left"/>
              <w:rPr>
                <w:rFonts w:ascii="宋体" w:hAnsi="宋体"/>
                <w:szCs w:val="21"/>
              </w:rPr>
            </w:pPr>
            <w:r w:rsidRPr="0005669A">
              <w:rPr>
                <w:rFonts w:ascii="宋体" w:hAnsi="宋体"/>
                <w:szCs w:val="21"/>
              </w:rPr>
              <w:t>[2] 耿祥义.Java 2实用教程(第5版)</w:t>
            </w:r>
            <w:r w:rsidRPr="0005669A">
              <w:rPr>
                <w:rFonts w:ascii="宋体" w:hAnsi="宋体" w:hint="eastAsia"/>
                <w:szCs w:val="21"/>
              </w:rPr>
              <w:t>[M]</w:t>
            </w:r>
            <w:r w:rsidRPr="0005669A">
              <w:rPr>
                <w:rFonts w:ascii="宋体" w:hAnsi="宋体"/>
                <w:szCs w:val="21"/>
              </w:rPr>
              <w:t>. 清华大学出版社,2017</w:t>
            </w:r>
            <w:r w:rsidRPr="0005669A">
              <w:rPr>
                <w:rFonts w:ascii="宋体" w:hAnsi="宋体" w:hint="eastAsia"/>
                <w:szCs w:val="21"/>
              </w:rPr>
              <w:t>.</w:t>
            </w:r>
          </w:p>
          <w:p w:rsidR="00A86FB9" w:rsidRPr="0005669A" w:rsidRDefault="00A86FB9" w:rsidP="00A86FB9">
            <w:pPr>
              <w:overflowPunct w:val="0"/>
              <w:adjustRightInd w:val="0"/>
              <w:snapToGrid w:val="0"/>
              <w:jc w:val="left"/>
              <w:rPr>
                <w:rFonts w:ascii="宋体" w:hAnsi="宋体"/>
                <w:szCs w:val="21"/>
              </w:rPr>
            </w:pPr>
            <w:r w:rsidRPr="0005669A">
              <w:rPr>
                <w:rFonts w:ascii="宋体" w:hAnsi="宋体"/>
                <w:szCs w:val="21"/>
              </w:rPr>
              <w:t>[3] 耿祥义.Java课程设计</w:t>
            </w:r>
            <w:r w:rsidRPr="0005669A">
              <w:rPr>
                <w:rFonts w:ascii="宋体" w:hAnsi="宋体" w:hint="eastAsia"/>
                <w:szCs w:val="21"/>
              </w:rPr>
              <w:t>(</w:t>
            </w:r>
            <w:r w:rsidRPr="0005669A">
              <w:rPr>
                <w:rFonts w:ascii="宋体" w:hAnsi="宋体"/>
                <w:szCs w:val="21"/>
              </w:rPr>
              <w:t>第3版</w:t>
            </w:r>
            <w:r w:rsidRPr="0005669A">
              <w:rPr>
                <w:rFonts w:ascii="宋体" w:hAnsi="宋体" w:hint="eastAsia"/>
                <w:szCs w:val="21"/>
              </w:rPr>
              <w:t>)[M]</w:t>
            </w:r>
            <w:r w:rsidRPr="0005669A">
              <w:rPr>
                <w:rFonts w:ascii="宋体" w:hAnsi="宋体"/>
                <w:szCs w:val="21"/>
              </w:rPr>
              <w:t xml:space="preserve">. 清华大学出版社,2018 </w:t>
            </w:r>
            <w:r w:rsidRPr="0005669A">
              <w:rPr>
                <w:rFonts w:ascii="宋体" w:hAnsi="宋体" w:hint="eastAsia"/>
                <w:szCs w:val="21"/>
              </w:rPr>
              <w:t>.</w:t>
            </w:r>
          </w:p>
          <w:p w:rsidR="00977250" w:rsidRDefault="0005669A" w:rsidP="00977250">
            <w:pPr>
              <w:jc w:val="left"/>
              <w:rPr>
                <w:rFonts w:ascii="宋体" w:hAnsi="宋体"/>
                <w:szCs w:val="21"/>
              </w:rPr>
            </w:pPr>
            <w:r w:rsidRPr="0005669A">
              <w:rPr>
                <w:rFonts w:ascii="宋体" w:hAnsi="宋体" w:hint="eastAsia"/>
                <w:szCs w:val="21"/>
              </w:rPr>
              <w:t>[</w:t>
            </w:r>
            <w:r w:rsidR="00977250">
              <w:rPr>
                <w:rFonts w:ascii="宋体" w:hAnsi="宋体" w:hint="eastAsia"/>
                <w:szCs w:val="21"/>
              </w:rPr>
              <w:t>4</w:t>
            </w:r>
            <w:r w:rsidRPr="0005669A">
              <w:rPr>
                <w:rFonts w:ascii="宋体" w:hAnsi="宋体"/>
                <w:szCs w:val="21"/>
              </w:rPr>
              <w:t xml:space="preserve">] </w:t>
            </w:r>
            <w:r w:rsidRPr="0005669A">
              <w:rPr>
                <w:rFonts w:ascii="宋体" w:hAnsi="宋体" w:hint="eastAsia"/>
                <w:szCs w:val="21"/>
              </w:rPr>
              <w:t>林智杨、范明翔等.</w:t>
            </w:r>
            <w:r w:rsidRPr="0005669A">
              <w:rPr>
                <w:rFonts w:ascii="宋体" w:hAnsi="宋体"/>
                <w:szCs w:val="21"/>
              </w:rPr>
              <w:t xml:space="preserve"> </w:t>
            </w:r>
            <w:r w:rsidRPr="0005669A">
              <w:rPr>
                <w:rFonts w:ascii="宋体" w:hAnsi="宋体" w:hint="eastAsia"/>
                <w:szCs w:val="21"/>
              </w:rPr>
              <w:t>深入浅出J</w:t>
            </w:r>
            <w:r w:rsidRPr="0005669A">
              <w:rPr>
                <w:rFonts w:ascii="宋体" w:hAnsi="宋体"/>
                <w:szCs w:val="21"/>
              </w:rPr>
              <w:t xml:space="preserve">ava </w:t>
            </w:r>
            <w:r w:rsidRPr="0005669A">
              <w:rPr>
                <w:rFonts w:ascii="宋体" w:hAnsi="宋体" w:hint="eastAsia"/>
                <w:szCs w:val="21"/>
              </w:rPr>
              <w:t>S</w:t>
            </w:r>
            <w:r w:rsidRPr="0005669A">
              <w:rPr>
                <w:rFonts w:ascii="宋体" w:hAnsi="宋体"/>
                <w:szCs w:val="21"/>
              </w:rPr>
              <w:t>wing</w:t>
            </w:r>
            <w:r w:rsidRPr="0005669A">
              <w:rPr>
                <w:rFonts w:ascii="宋体" w:hAnsi="宋体" w:hint="eastAsia"/>
                <w:szCs w:val="21"/>
              </w:rPr>
              <w:t>程序设计[</w:t>
            </w:r>
            <w:r w:rsidRPr="0005669A">
              <w:rPr>
                <w:rFonts w:ascii="宋体" w:hAnsi="宋体"/>
                <w:szCs w:val="21"/>
              </w:rPr>
              <w:t>M]</w:t>
            </w:r>
            <w:r w:rsidRPr="0005669A">
              <w:rPr>
                <w:rFonts w:ascii="宋体" w:hAnsi="宋体" w:hint="eastAsia"/>
                <w:szCs w:val="21"/>
              </w:rPr>
              <w:t>.</w:t>
            </w:r>
            <w:r w:rsidRPr="0005669A">
              <w:rPr>
                <w:rFonts w:ascii="宋体" w:hAnsi="宋体"/>
                <w:szCs w:val="21"/>
              </w:rPr>
              <w:t xml:space="preserve"> </w:t>
            </w:r>
            <w:r w:rsidRPr="0005669A">
              <w:rPr>
                <w:rFonts w:ascii="宋体" w:hAnsi="宋体" w:hint="eastAsia"/>
                <w:szCs w:val="21"/>
              </w:rPr>
              <w:t>中国铁道出版社,</w:t>
            </w:r>
            <w:r w:rsidRPr="0005669A">
              <w:rPr>
                <w:rFonts w:ascii="宋体" w:hAnsi="宋体"/>
                <w:szCs w:val="21"/>
              </w:rPr>
              <w:t>2005</w:t>
            </w:r>
          </w:p>
          <w:p w:rsidR="00A86FB9" w:rsidRPr="00977250" w:rsidRDefault="00977250" w:rsidP="00A86FB9">
            <w:pPr>
              <w:jc w:val="left"/>
              <w:rPr>
                <w:rFonts w:ascii="宋体" w:hAnsi="宋体" w:cs="Arial"/>
                <w:color w:val="333333"/>
                <w:szCs w:val="21"/>
                <w:shd w:val="clear" w:color="auto" w:fill="FFFFFF"/>
              </w:rPr>
            </w:pPr>
            <w:r w:rsidRPr="0005669A">
              <w:rPr>
                <w:rFonts w:ascii="宋体" w:hAnsi="宋体" w:cs="Arial"/>
                <w:color w:val="333333"/>
                <w:szCs w:val="21"/>
                <w:shd w:val="clear" w:color="auto" w:fill="FFFFFF"/>
              </w:rPr>
              <w:t>[</w:t>
            </w:r>
            <w:r>
              <w:rPr>
                <w:rFonts w:ascii="宋体" w:hAnsi="宋体" w:cs="Arial" w:hint="eastAsia"/>
                <w:color w:val="333333"/>
                <w:szCs w:val="21"/>
                <w:shd w:val="clear" w:color="auto" w:fill="FFFFFF"/>
              </w:rPr>
              <w:t>5</w:t>
            </w:r>
            <w:r w:rsidRPr="0005669A">
              <w:rPr>
                <w:rFonts w:ascii="宋体" w:hAnsi="宋体" w:cs="Arial"/>
                <w:color w:val="333333"/>
                <w:szCs w:val="21"/>
                <w:shd w:val="clear" w:color="auto" w:fill="FFFFFF"/>
              </w:rPr>
              <w:t>]</w:t>
            </w:r>
            <w:proofErr w:type="gramStart"/>
            <w:r w:rsidRPr="0005669A">
              <w:rPr>
                <w:rFonts w:ascii="宋体" w:hAnsi="宋体" w:cs="Arial"/>
                <w:color w:val="333333"/>
                <w:szCs w:val="21"/>
                <w:shd w:val="clear" w:color="auto" w:fill="FFFFFF"/>
              </w:rPr>
              <w:t>王晓哲</w:t>
            </w:r>
            <w:proofErr w:type="gramEnd"/>
            <w:r w:rsidRPr="0005669A">
              <w:rPr>
                <w:rFonts w:ascii="宋体" w:hAnsi="宋体" w:cs="Arial"/>
                <w:color w:val="333333"/>
                <w:szCs w:val="21"/>
                <w:shd w:val="clear" w:color="auto" w:fill="FFFFFF"/>
              </w:rPr>
              <w:t>.Java Swing组件技术[J].天津职业院校联合学报,2008(03):138-142+145.</w:t>
            </w:r>
          </w:p>
          <w:p w:rsidR="00A86FB9" w:rsidRPr="0005669A" w:rsidRDefault="00A86FB9" w:rsidP="00A86FB9">
            <w:pPr>
              <w:jc w:val="left"/>
              <w:rPr>
                <w:rFonts w:ascii="宋体" w:hAnsi="宋体"/>
                <w:b/>
                <w:color w:val="000000"/>
                <w:szCs w:val="21"/>
              </w:rPr>
            </w:pPr>
            <w:r w:rsidRPr="0005669A">
              <w:rPr>
                <w:rFonts w:ascii="宋体" w:hAnsi="宋体" w:cs="Arial"/>
                <w:color w:val="333333"/>
                <w:szCs w:val="21"/>
                <w:shd w:val="clear" w:color="auto" w:fill="FFFFFF"/>
              </w:rPr>
              <w:t>[</w:t>
            </w:r>
            <w:r w:rsidRPr="0005669A">
              <w:rPr>
                <w:rFonts w:ascii="宋体" w:hAnsi="宋体" w:cs="Arial" w:hint="eastAsia"/>
                <w:color w:val="333333"/>
                <w:szCs w:val="21"/>
                <w:shd w:val="clear" w:color="auto" w:fill="FFFFFF"/>
              </w:rPr>
              <w:t>6</w:t>
            </w:r>
            <w:r w:rsidRPr="0005669A">
              <w:rPr>
                <w:rFonts w:ascii="宋体" w:hAnsi="宋体" w:cs="Arial"/>
                <w:color w:val="333333"/>
                <w:szCs w:val="21"/>
                <w:shd w:val="clear" w:color="auto" w:fill="FFFFFF"/>
              </w:rPr>
              <w:t>]潘国荣.Java中的常见事件及处理探究[J].电脑知识与技术,2018,14(29):125-126+131.</w:t>
            </w:r>
          </w:p>
          <w:p w:rsidR="00EB009B" w:rsidRPr="00A86FB9" w:rsidRDefault="00EB009B" w:rsidP="00672226">
            <w:pPr>
              <w:overflowPunct w:val="0"/>
              <w:adjustRightInd w:val="0"/>
              <w:snapToGrid w:val="0"/>
              <w:jc w:val="left"/>
              <w:rPr>
                <w:sz w:val="18"/>
                <w:szCs w:val="21"/>
              </w:rPr>
            </w:pPr>
          </w:p>
        </w:tc>
      </w:tr>
      <w:tr w:rsidR="00EB009B">
        <w:trPr>
          <w:trHeight w:val="464"/>
        </w:trPr>
        <w:tc>
          <w:tcPr>
            <w:tcW w:w="1260" w:type="dxa"/>
            <w:vAlign w:val="center"/>
          </w:tcPr>
          <w:p w:rsidR="00EB009B" w:rsidRDefault="00EB009B">
            <w:pPr>
              <w:spacing w:before="100" w:beforeAutospacing="1" w:after="100" w:afterAutospacing="1"/>
              <w:jc w:val="center"/>
              <w:rPr>
                <w:rFonts w:cs="宋体"/>
                <w:b/>
                <w:bCs/>
                <w:kern w:val="0"/>
                <w:szCs w:val="21"/>
              </w:rPr>
            </w:pPr>
            <w:r>
              <w:rPr>
                <w:rFonts w:cs="宋体" w:hint="eastAsia"/>
                <w:b/>
                <w:bCs/>
                <w:kern w:val="0"/>
                <w:szCs w:val="21"/>
              </w:rPr>
              <w:t>审查意见</w:t>
            </w:r>
          </w:p>
        </w:tc>
        <w:tc>
          <w:tcPr>
            <w:tcW w:w="7380" w:type="dxa"/>
            <w:gridSpan w:val="7"/>
          </w:tcPr>
          <w:p w:rsidR="00EB009B" w:rsidRDefault="00EB009B">
            <w:pPr>
              <w:spacing w:before="100" w:beforeAutospacing="1" w:after="100" w:afterAutospacing="1"/>
              <w:jc w:val="left"/>
              <w:rPr>
                <w:rFonts w:cs="宋体"/>
                <w:b/>
                <w:bCs/>
                <w:kern w:val="0"/>
                <w:szCs w:val="21"/>
              </w:rPr>
            </w:pPr>
            <w:r>
              <w:rPr>
                <w:rFonts w:cs="宋体" w:hint="eastAsia"/>
                <w:b/>
                <w:bCs/>
                <w:kern w:val="0"/>
                <w:szCs w:val="21"/>
              </w:rPr>
              <w:t>指导教师签字：</w:t>
            </w:r>
          </w:p>
          <w:p w:rsidR="00EB009B" w:rsidRDefault="00EB009B">
            <w:pPr>
              <w:spacing w:before="100" w:beforeAutospacing="1" w:after="100" w:afterAutospacing="1"/>
              <w:jc w:val="left"/>
              <w:rPr>
                <w:rFonts w:ascii="宋体" w:hAnsi="宋体" w:cs="宋体"/>
                <w:b/>
                <w:bCs/>
                <w:kern w:val="0"/>
                <w:szCs w:val="21"/>
              </w:rPr>
            </w:pPr>
            <w:r>
              <w:rPr>
                <w:rFonts w:cs="宋体" w:hint="eastAsia"/>
                <w:b/>
                <w:bCs/>
                <w:kern w:val="0"/>
                <w:szCs w:val="21"/>
              </w:rPr>
              <w:t>教研室主任</w:t>
            </w:r>
            <w:r>
              <w:rPr>
                <w:rFonts w:ascii="宋体" w:hAnsi="宋体" w:cs="宋体" w:hint="eastAsia"/>
                <w:b/>
                <w:bCs/>
                <w:kern w:val="0"/>
                <w:szCs w:val="21"/>
              </w:rPr>
              <w:t xml:space="preserve">签字：                           </w:t>
            </w:r>
            <w:r>
              <w:rPr>
                <w:rFonts w:cs="宋体" w:hint="eastAsia"/>
                <w:b/>
                <w:bCs/>
                <w:kern w:val="0"/>
                <w:szCs w:val="21"/>
              </w:rPr>
              <w:t>年</w:t>
            </w:r>
            <w:r>
              <w:rPr>
                <w:rFonts w:cs="宋体" w:hint="eastAsia"/>
                <w:b/>
                <w:bCs/>
                <w:kern w:val="0"/>
                <w:szCs w:val="21"/>
              </w:rPr>
              <w:t xml:space="preserve">      </w:t>
            </w:r>
            <w:r>
              <w:rPr>
                <w:rFonts w:cs="宋体" w:hint="eastAsia"/>
                <w:b/>
                <w:bCs/>
                <w:kern w:val="0"/>
                <w:szCs w:val="21"/>
              </w:rPr>
              <w:t>月</w:t>
            </w:r>
            <w:r>
              <w:rPr>
                <w:rFonts w:cs="宋体" w:hint="eastAsia"/>
                <w:b/>
                <w:bCs/>
                <w:kern w:val="0"/>
                <w:szCs w:val="21"/>
              </w:rPr>
              <w:t xml:space="preserve">    </w:t>
            </w:r>
            <w:r>
              <w:rPr>
                <w:rFonts w:cs="宋体" w:hint="eastAsia"/>
                <w:b/>
                <w:bCs/>
                <w:kern w:val="0"/>
                <w:szCs w:val="21"/>
              </w:rPr>
              <w:t>日</w:t>
            </w:r>
            <w:r>
              <w:rPr>
                <w:rFonts w:ascii="宋体" w:hAnsi="宋体" w:cs="宋体"/>
                <w:b/>
                <w:bCs/>
                <w:kern w:val="0"/>
                <w:szCs w:val="21"/>
              </w:rPr>
              <w:t xml:space="preserve"> </w:t>
            </w:r>
          </w:p>
        </w:tc>
      </w:tr>
    </w:tbl>
    <w:p w:rsidR="00EB009B" w:rsidRPr="00600CC3" w:rsidRDefault="00EB009B" w:rsidP="00600CC3">
      <w:pPr>
        <w:spacing w:before="100" w:beforeAutospacing="1" w:after="100" w:afterAutospacing="1" w:line="360" w:lineRule="auto"/>
        <w:jc w:val="center"/>
        <w:rPr>
          <w:kern w:val="0"/>
          <w:sz w:val="18"/>
        </w:rPr>
        <w:sectPr w:rsidR="00EB009B" w:rsidRPr="00600CC3">
          <w:footerReference w:type="even" r:id="rId15"/>
          <w:footerReference w:type="default" r:id="rId16"/>
          <w:type w:val="continuous"/>
          <w:pgSz w:w="11906" w:h="16838"/>
          <w:pgMar w:top="1440" w:right="1588" w:bottom="1440" w:left="1588" w:header="851" w:footer="992" w:gutter="0"/>
          <w:cols w:space="720"/>
          <w:docGrid w:type="lines" w:linePitch="312"/>
        </w:sectPr>
      </w:pPr>
      <w:r>
        <w:rPr>
          <w:rFonts w:hint="eastAsia"/>
          <w:kern w:val="0"/>
          <w:sz w:val="18"/>
        </w:rPr>
        <w:t>说明：本表由指导教师填写，由教研室主任审核后下达给选题学生，装订在设计（论文）首页</w:t>
      </w:r>
    </w:p>
    <w:p w:rsidR="00EB009B" w:rsidRDefault="00EB009B" w:rsidP="00281A9F">
      <w:pPr>
        <w:spacing w:line="360" w:lineRule="auto"/>
        <w:rPr>
          <w:rFonts w:ascii="黑体" w:eastAsia="黑体" w:hAnsi="宋体"/>
          <w:bCs/>
          <w:sz w:val="24"/>
        </w:rPr>
      </w:pPr>
    </w:p>
    <w:p w:rsidR="00EB009B" w:rsidRDefault="00EB009B">
      <w:pPr>
        <w:spacing w:line="360" w:lineRule="auto"/>
        <w:jc w:val="center"/>
        <w:rPr>
          <w:rFonts w:ascii="黑体" w:eastAsia="黑体" w:hAnsi="宋体"/>
          <w:bCs/>
          <w:sz w:val="24"/>
        </w:rPr>
      </w:pPr>
    </w:p>
    <w:sdt>
      <w:sdtPr>
        <w:rPr>
          <w:rFonts w:ascii="Times New Roman" w:eastAsia="宋体" w:hAnsi="Times New Roman"/>
          <w:color w:val="auto"/>
          <w:kern w:val="2"/>
          <w:sz w:val="21"/>
          <w:szCs w:val="24"/>
          <w:lang w:val="zh-CN"/>
        </w:rPr>
        <w:id w:val="692660001"/>
        <w:docPartObj>
          <w:docPartGallery w:val="Table of Contents"/>
          <w:docPartUnique/>
        </w:docPartObj>
      </w:sdtPr>
      <w:sdtEndPr>
        <w:rPr>
          <w:b/>
          <w:bCs/>
        </w:rPr>
      </w:sdtEndPr>
      <w:sdtContent>
        <w:p w:rsidR="007D768B" w:rsidRPr="007D768B" w:rsidRDefault="007D768B" w:rsidP="007D768B">
          <w:pPr>
            <w:pStyle w:val="TOC"/>
            <w:jc w:val="center"/>
            <w:rPr>
              <w:sz w:val="48"/>
            </w:rPr>
          </w:pPr>
          <w:r w:rsidRPr="007D768B">
            <w:rPr>
              <w:sz w:val="48"/>
              <w:lang w:val="zh-CN"/>
            </w:rPr>
            <w:t>目录</w:t>
          </w:r>
        </w:p>
        <w:p w:rsidR="007D768B" w:rsidRPr="00DC1BF9" w:rsidRDefault="007D768B" w:rsidP="00DC1BF9">
          <w:pPr>
            <w:pStyle w:val="11"/>
            <w:tabs>
              <w:tab w:val="left" w:pos="440"/>
              <w:tab w:val="right" w:leader="dot" w:pos="8720"/>
            </w:tabs>
            <w:spacing w:line="360" w:lineRule="auto"/>
            <w:rPr>
              <w:rFonts w:ascii="宋体" w:eastAsia="宋体" w:hAnsi="宋体" w:cstheme="minorBidi"/>
              <w:noProof/>
              <w:kern w:val="2"/>
              <w:sz w:val="24"/>
              <w:szCs w:val="24"/>
            </w:rPr>
          </w:pPr>
          <w:r w:rsidRPr="00DC1BF9">
            <w:rPr>
              <w:rFonts w:ascii="宋体" w:eastAsia="宋体" w:hAnsi="宋体"/>
              <w:sz w:val="24"/>
              <w:szCs w:val="24"/>
            </w:rPr>
            <w:fldChar w:fldCharType="begin"/>
          </w:r>
          <w:r w:rsidRPr="00DC1BF9">
            <w:rPr>
              <w:rFonts w:ascii="宋体" w:eastAsia="宋体" w:hAnsi="宋体"/>
              <w:sz w:val="24"/>
              <w:szCs w:val="24"/>
            </w:rPr>
            <w:instrText xml:space="preserve"> TOC \o "1-3" \h \z \u </w:instrText>
          </w:r>
          <w:r w:rsidRPr="00DC1BF9">
            <w:rPr>
              <w:rFonts w:ascii="宋体" w:eastAsia="宋体" w:hAnsi="宋体"/>
              <w:sz w:val="24"/>
              <w:szCs w:val="24"/>
            </w:rPr>
            <w:fldChar w:fldCharType="separate"/>
          </w:r>
          <w:hyperlink w:anchor="_Toc11766686" w:history="1">
            <w:r w:rsidRPr="00DC1BF9">
              <w:rPr>
                <w:rStyle w:val="af2"/>
                <w:rFonts w:ascii="宋体" w:eastAsia="宋体" w:hAnsi="宋体"/>
                <w:noProof/>
                <w:sz w:val="24"/>
                <w:szCs w:val="24"/>
              </w:rPr>
              <w:t>1.</w:t>
            </w:r>
            <w:r w:rsidRPr="00DC1BF9">
              <w:rPr>
                <w:rFonts w:ascii="宋体" w:eastAsia="宋体" w:hAnsi="宋体" w:cstheme="minorBidi"/>
                <w:noProof/>
                <w:kern w:val="2"/>
                <w:sz w:val="24"/>
                <w:szCs w:val="24"/>
              </w:rPr>
              <w:tab/>
            </w:r>
            <w:r w:rsidRPr="00DC1BF9">
              <w:rPr>
                <w:rStyle w:val="af2"/>
                <w:rFonts w:ascii="宋体" w:eastAsia="宋体" w:hAnsi="宋体"/>
                <w:noProof/>
                <w:sz w:val="24"/>
                <w:szCs w:val="24"/>
              </w:rPr>
              <w:t>需求分析</w:t>
            </w:r>
            <w:r w:rsidRPr="00DC1BF9">
              <w:rPr>
                <w:rFonts w:ascii="宋体" w:eastAsia="宋体" w:hAnsi="宋体"/>
                <w:noProof/>
                <w:webHidden/>
                <w:sz w:val="24"/>
                <w:szCs w:val="24"/>
              </w:rPr>
              <w:tab/>
            </w:r>
            <w:r w:rsidRPr="00DC1BF9">
              <w:rPr>
                <w:rFonts w:ascii="宋体" w:eastAsia="宋体" w:hAnsi="宋体"/>
                <w:noProof/>
                <w:webHidden/>
                <w:sz w:val="24"/>
                <w:szCs w:val="24"/>
              </w:rPr>
              <w:fldChar w:fldCharType="begin"/>
            </w:r>
            <w:r w:rsidRPr="00DC1BF9">
              <w:rPr>
                <w:rFonts w:ascii="宋体" w:eastAsia="宋体" w:hAnsi="宋体"/>
                <w:noProof/>
                <w:webHidden/>
                <w:sz w:val="24"/>
                <w:szCs w:val="24"/>
              </w:rPr>
              <w:instrText xml:space="preserve"> PAGEREF _Toc11766686 \h </w:instrText>
            </w:r>
            <w:r w:rsidRPr="00DC1BF9">
              <w:rPr>
                <w:rFonts w:ascii="宋体" w:eastAsia="宋体" w:hAnsi="宋体"/>
                <w:noProof/>
                <w:webHidden/>
                <w:sz w:val="24"/>
                <w:szCs w:val="24"/>
              </w:rPr>
            </w:r>
            <w:r w:rsidRPr="00DC1BF9">
              <w:rPr>
                <w:rFonts w:ascii="宋体" w:eastAsia="宋体" w:hAnsi="宋体"/>
                <w:noProof/>
                <w:webHidden/>
                <w:sz w:val="24"/>
                <w:szCs w:val="24"/>
              </w:rPr>
              <w:fldChar w:fldCharType="separate"/>
            </w:r>
            <w:r w:rsidR="00692A30">
              <w:rPr>
                <w:rFonts w:ascii="宋体" w:eastAsia="宋体" w:hAnsi="宋体"/>
                <w:noProof/>
                <w:webHidden/>
                <w:sz w:val="24"/>
                <w:szCs w:val="24"/>
              </w:rPr>
              <w:t>1</w:t>
            </w:r>
            <w:r w:rsidRPr="00DC1BF9">
              <w:rPr>
                <w:rFonts w:ascii="宋体" w:eastAsia="宋体" w:hAnsi="宋体"/>
                <w:noProof/>
                <w:webHidden/>
                <w:sz w:val="24"/>
                <w:szCs w:val="24"/>
              </w:rPr>
              <w:fldChar w:fldCharType="end"/>
            </w:r>
          </w:hyperlink>
        </w:p>
        <w:p w:rsidR="007D768B" w:rsidRPr="00DC1BF9" w:rsidRDefault="00023FB4" w:rsidP="00DC1BF9">
          <w:pPr>
            <w:pStyle w:val="11"/>
            <w:tabs>
              <w:tab w:val="left" w:pos="440"/>
              <w:tab w:val="right" w:leader="dot" w:pos="8720"/>
            </w:tabs>
            <w:spacing w:line="360" w:lineRule="auto"/>
            <w:rPr>
              <w:rFonts w:ascii="宋体" w:eastAsia="宋体" w:hAnsi="宋体" w:cstheme="minorBidi"/>
              <w:noProof/>
              <w:kern w:val="2"/>
              <w:sz w:val="24"/>
              <w:szCs w:val="24"/>
            </w:rPr>
          </w:pPr>
          <w:hyperlink w:anchor="_Toc11766693" w:history="1">
            <w:r w:rsidR="007D768B" w:rsidRPr="00DC1BF9">
              <w:rPr>
                <w:rStyle w:val="af2"/>
                <w:rFonts w:ascii="宋体" w:eastAsia="宋体" w:hAnsi="宋体"/>
                <w:noProof/>
                <w:sz w:val="24"/>
                <w:szCs w:val="24"/>
              </w:rPr>
              <w:t>2</w:t>
            </w:r>
            <w:r w:rsidR="007D768B" w:rsidRPr="00DC1BF9">
              <w:rPr>
                <w:rFonts w:ascii="宋体" w:eastAsia="宋体" w:hAnsi="宋体" w:cstheme="minorBidi"/>
                <w:noProof/>
                <w:kern w:val="2"/>
                <w:sz w:val="24"/>
                <w:szCs w:val="24"/>
              </w:rPr>
              <w:tab/>
            </w:r>
            <w:r w:rsidR="007D768B" w:rsidRPr="00DC1BF9">
              <w:rPr>
                <w:rStyle w:val="af2"/>
                <w:rFonts w:ascii="宋体" w:eastAsia="宋体" w:hAnsi="宋体"/>
                <w:noProof/>
                <w:sz w:val="24"/>
                <w:szCs w:val="24"/>
              </w:rPr>
              <w:t>概要设计</w:t>
            </w:r>
            <w:r w:rsidR="007D768B" w:rsidRPr="00DC1BF9">
              <w:rPr>
                <w:rFonts w:ascii="宋体" w:eastAsia="宋体" w:hAnsi="宋体"/>
                <w:noProof/>
                <w:webHidden/>
                <w:sz w:val="24"/>
                <w:szCs w:val="24"/>
              </w:rPr>
              <w:tab/>
            </w:r>
            <w:r w:rsidR="007D768B" w:rsidRPr="00DC1BF9">
              <w:rPr>
                <w:rFonts w:ascii="宋体" w:eastAsia="宋体" w:hAnsi="宋体"/>
                <w:noProof/>
                <w:webHidden/>
                <w:sz w:val="24"/>
                <w:szCs w:val="24"/>
              </w:rPr>
              <w:fldChar w:fldCharType="begin"/>
            </w:r>
            <w:r w:rsidR="007D768B" w:rsidRPr="00DC1BF9">
              <w:rPr>
                <w:rFonts w:ascii="宋体" w:eastAsia="宋体" w:hAnsi="宋体"/>
                <w:noProof/>
                <w:webHidden/>
                <w:sz w:val="24"/>
                <w:szCs w:val="24"/>
              </w:rPr>
              <w:instrText xml:space="preserve"> PAGEREF _Toc11766693 \h </w:instrText>
            </w:r>
            <w:r w:rsidR="007D768B" w:rsidRPr="00DC1BF9">
              <w:rPr>
                <w:rFonts w:ascii="宋体" w:eastAsia="宋体" w:hAnsi="宋体"/>
                <w:noProof/>
                <w:webHidden/>
                <w:sz w:val="24"/>
                <w:szCs w:val="24"/>
              </w:rPr>
            </w:r>
            <w:r w:rsidR="007D768B" w:rsidRPr="00DC1BF9">
              <w:rPr>
                <w:rFonts w:ascii="宋体" w:eastAsia="宋体" w:hAnsi="宋体"/>
                <w:noProof/>
                <w:webHidden/>
                <w:sz w:val="24"/>
                <w:szCs w:val="24"/>
              </w:rPr>
              <w:fldChar w:fldCharType="separate"/>
            </w:r>
            <w:r w:rsidR="00692A30">
              <w:rPr>
                <w:rFonts w:ascii="宋体" w:eastAsia="宋体" w:hAnsi="宋体"/>
                <w:noProof/>
                <w:webHidden/>
                <w:sz w:val="24"/>
                <w:szCs w:val="24"/>
              </w:rPr>
              <w:t>2</w:t>
            </w:r>
            <w:r w:rsidR="007D768B" w:rsidRPr="00DC1BF9">
              <w:rPr>
                <w:rFonts w:ascii="宋体" w:eastAsia="宋体" w:hAnsi="宋体"/>
                <w:noProof/>
                <w:webHidden/>
                <w:sz w:val="24"/>
                <w:szCs w:val="24"/>
              </w:rPr>
              <w:fldChar w:fldCharType="end"/>
            </w:r>
          </w:hyperlink>
        </w:p>
        <w:p w:rsidR="007D768B" w:rsidRPr="00DC1BF9" w:rsidRDefault="00023FB4" w:rsidP="00DC1BF9">
          <w:pPr>
            <w:pStyle w:val="2"/>
            <w:tabs>
              <w:tab w:val="right" w:leader="dot" w:pos="8720"/>
            </w:tabs>
            <w:spacing w:line="360" w:lineRule="auto"/>
            <w:rPr>
              <w:rFonts w:ascii="宋体" w:eastAsia="宋体" w:hAnsi="宋体" w:cstheme="minorBidi"/>
              <w:noProof/>
              <w:kern w:val="2"/>
              <w:sz w:val="24"/>
              <w:szCs w:val="24"/>
            </w:rPr>
          </w:pPr>
          <w:hyperlink w:anchor="_Toc11766694" w:history="1">
            <w:r w:rsidR="007D768B" w:rsidRPr="00DC1BF9">
              <w:rPr>
                <w:rStyle w:val="af2"/>
                <w:rFonts w:ascii="宋体" w:eastAsia="宋体" w:hAnsi="宋体"/>
                <w:noProof/>
                <w:sz w:val="24"/>
                <w:szCs w:val="24"/>
              </w:rPr>
              <w:t>2.1 类间组合框架</w:t>
            </w:r>
            <w:r w:rsidR="007D768B" w:rsidRPr="00DC1BF9">
              <w:rPr>
                <w:rFonts w:ascii="宋体" w:eastAsia="宋体" w:hAnsi="宋体"/>
                <w:noProof/>
                <w:webHidden/>
                <w:sz w:val="24"/>
                <w:szCs w:val="24"/>
              </w:rPr>
              <w:tab/>
            </w:r>
            <w:r w:rsidR="007D768B" w:rsidRPr="00DC1BF9">
              <w:rPr>
                <w:rFonts w:ascii="宋体" w:eastAsia="宋体" w:hAnsi="宋体"/>
                <w:noProof/>
                <w:webHidden/>
                <w:sz w:val="24"/>
                <w:szCs w:val="24"/>
              </w:rPr>
              <w:fldChar w:fldCharType="begin"/>
            </w:r>
            <w:r w:rsidR="007D768B" w:rsidRPr="00DC1BF9">
              <w:rPr>
                <w:rFonts w:ascii="宋体" w:eastAsia="宋体" w:hAnsi="宋体"/>
                <w:noProof/>
                <w:webHidden/>
                <w:sz w:val="24"/>
                <w:szCs w:val="24"/>
              </w:rPr>
              <w:instrText xml:space="preserve"> PAGEREF _Toc11766694 \h </w:instrText>
            </w:r>
            <w:r w:rsidR="007D768B" w:rsidRPr="00DC1BF9">
              <w:rPr>
                <w:rFonts w:ascii="宋体" w:eastAsia="宋体" w:hAnsi="宋体"/>
                <w:noProof/>
                <w:webHidden/>
                <w:sz w:val="24"/>
                <w:szCs w:val="24"/>
              </w:rPr>
            </w:r>
            <w:r w:rsidR="007D768B" w:rsidRPr="00DC1BF9">
              <w:rPr>
                <w:rFonts w:ascii="宋体" w:eastAsia="宋体" w:hAnsi="宋体"/>
                <w:noProof/>
                <w:webHidden/>
                <w:sz w:val="24"/>
                <w:szCs w:val="24"/>
              </w:rPr>
              <w:fldChar w:fldCharType="separate"/>
            </w:r>
            <w:r w:rsidR="00692A30">
              <w:rPr>
                <w:rFonts w:ascii="宋体" w:eastAsia="宋体" w:hAnsi="宋体"/>
                <w:noProof/>
                <w:webHidden/>
                <w:sz w:val="24"/>
                <w:szCs w:val="24"/>
              </w:rPr>
              <w:t>2</w:t>
            </w:r>
            <w:r w:rsidR="007D768B" w:rsidRPr="00DC1BF9">
              <w:rPr>
                <w:rFonts w:ascii="宋体" w:eastAsia="宋体" w:hAnsi="宋体"/>
                <w:noProof/>
                <w:webHidden/>
                <w:sz w:val="24"/>
                <w:szCs w:val="24"/>
              </w:rPr>
              <w:fldChar w:fldCharType="end"/>
            </w:r>
          </w:hyperlink>
        </w:p>
        <w:p w:rsidR="007D768B" w:rsidRPr="00DC1BF9" w:rsidRDefault="00023FB4" w:rsidP="00DC1BF9">
          <w:pPr>
            <w:pStyle w:val="2"/>
            <w:tabs>
              <w:tab w:val="right" w:leader="dot" w:pos="8720"/>
            </w:tabs>
            <w:spacing w:line="360" w:lineRule="auto"/>
            <w:rPr>
              <w:rFonts w:ascii="宋体" w:eastAsia="宋体" w:hAnsi="宋体" w:cstheme="minorBidi"/>
              <w:noProof/>
              <w:kern w:val="2"/>
              <w:sz w:val="24"/>
              <w:szCs w:val="24"/>
            </w:rPr>
          </w:pPr>
          <w:hyperlink w:anchor="_Toc11766695" w:history="1">
            <w:r w:rsidR="007D768B" w:rsidRPr="00DC1BF9">
              <w:rPr>
                <w:rStyle w:val="af2"/>
                <w:rFonts w:ascii="宋体" w:eastAsia="宋体" w:hAnsi="宋体"/>
                <w:noProof/>
                <w:sz w:val="24"/>
                <w:szCs w:val="24"/>
              </w:rPr>
              <w:t>2.2 布局结构示意</w:t>
            </w:r>
            <w:r w:rsidR="007D768B" w:rsidRPr="00DC1BF9">
              <w:rPr>
                <w:rFonts w:ascii="宋体" w:eastAsia="宋体" w:hAnsi="宋体"/>
                <w:noProof/>
                <w:webHidden/>
                <w:sz w:val="24"/>
                <w:szCs w:val="24"/>
              </w:rPr>
              <w:tab/>
            </w:r>
            <w:r w:rsidR="007D768B" w:rsidRPr="00DC1BF9">
              <w:rPr>
                <w:rFonts w:ascii="宋体" w:eastAsia="宋体" w:hAnsi="宋体"/>
                <w:noProof/>
                <w:webHidden/>
                <w:sz w:val="24"/>
                <w:szCs w:val="24"/>
              </w:rPr>
              <w:fldChar w:fldCharType="begin"/>
            </w:r>
            <w:r w:rsidR="007D768B" w:rsidRPr="00DC1BF9">
              <w:rPr>
                <w:rFonts w:ascii="宋体" w:eastAsia="宋体" w:hAnsi="宋体"/>
                <w:noProof/>
                <w:webHidden/>
                <w:sz w:val="24"/>
                <w:szCs w:val="24"/>
              </w:rPr>
              <w:instrText xml:space="preserve"> PAGEREF _Toc11766695 \h </w:instrText>
            </w:r>
            <w:r w:rsidR="007D768B" w:rsidRPr="00DC1BF9">
              <w:rPr>
                <w:rFonts w:ascii="宋体" w:eastAsia="宋体" w:hAnsi="宋体"/>
                <w:noProof/>
                <w:webHidden/>
                <w:sz w:val="24"/>
                <w:szCs w:val="24"/>
              </w:rPr>
            </w:r>
            <w:r w:rsidR="007D768B" w:rsidRPr="00DC1BF9">
              <w:rPr>
                <w:rFonts w:ascii="宋体" w:eastAsia="宋体" w:hAnsi="宋体"/>
                <w:noProof/>
                <w:webHidden/>
                <w:sz w:val="24"/>
                <w:szCs w:val="24"/>
              </w:rPr>
              <w:fldChar w:fldCharType="separate"/>
            </w:r>
            <w:r w:rsidR="00692A30">
              <w:rPr>
                <w:rFonts w:ascii="宋体" w:eastAsia="宋体" w:hAnsi="宋体"/>
                <w:noProof/>
                <w:webHidden/>
                <w:sz w:val="24"/>
                <w:szCs w:val="24"/>
              </w:rPr>
              <w:t>2</w:t>
            </w:r>
            <w:r w:rsidR="007D768B" w:rsidRPr="00DC1BF9">
              <w:rPr>
                <w:rFonts w:ascii="宋体" w:eastAsia="宋体" w:hAnsi="宋体"/>
                <w:noProof/>
                <w:webHidden/>
                <w:sz w:val="24"/>
                <w:szCs w:val="24"/>
              </w:rPr>
              <w:fldChar w:fldCharType="end"/>
            </w:r>
          </w:hyperlink>
        </w:p>
        <w:p w:rsidR="007D768B" w:rsidRPr="00DC1BF9" w:rsidRDefault="00023FB4" w:rsidP="00DC1BF9">
          <w:pPr>
            <w:pStyle w:val="2"/>
            <w:tabs>
              <w:tab w:val="right" w:leader="dot" w:pos="8720"/>
            </w:tabs>
            <w:spacing w:line="360" w:lineRule="auto"/>
            <w:rPr>
              <w:rFonts w:ascii="宋体" w:eastAsia="宋体" w:hAnsi="宋体" w:cstheme="minorBidi"/>
              <w:noProof/>
              <w:kern w:val="2"/>
              <w:sz w:val="24"/>
              <w:szCs w:val="24"/>
            </w:rPr>
          </w:pPr>
          <w:hyperlink w:anchor="_Toc11766696" w:history="1">
            <w:r w:rsidR="007D768B" w:rsidRPr="00DC1BF9">
              <w:rPr>
                <w:rStyle w:val="af2"/>
                <w:rFonts w:ascii="宋体" w:eastAsia="宋体" w:hAnsi="宋体"/>
                <w:noProof/>
                <w:sz w:val="24"/>
                <w:szCs w:val="24"/>
              </w:rPr>
              <w:t>2.3 对各个类的概述</w:t>
            </w:r>
            <w:r w:rsidR="007D768B" w:rsidRPr="00DC1BF9">
              <w:rPr>
                <w:rFonts w:ascii="宋体" w:eastAsia="宋体" w:hAnsi="宋体"/>
                <w:noProof/>
                <w:webHidden/>
                <w:sz w:val="24"/>
                <w:szCs w:val="24"/>
              </w:rPr>
              <w:tab/>
            </w:r>
            <w:r w:rsidR="007D768B" w:rsidRPr="00DC1BF9">
              <w:rPr>
                <w:rFonts w:ascii="宋体" w:eastAsia="宋体" w:hAnsi="宋体"/>
                <w:noProof/>
                <w:webHidden/>
                <w:sz w:val="24"/>
                <w:szCs w:val="24"/>
              </w:rPr>
              <w:fldChar w:fldCharType="begin"/>
            </w:r>
            <w:r w:rsidR="007D768B" w:rsidRPr="00DC1BF9">
              <w:rPr>
                <w:rFonts w:ascii="宋体" w:eastAsia="宋体" w:hAnsi="宋体"/>
                <w:noProof/>
                <w:webHidden/>
                <w:sz w:val="24"/>
                <w:szCs w:val="24"/>
              </w:rPr>
              <w:instrText xml:space="preserve"> PAGEREF _Toc11766696 \h </w:instrText>
            </w:r>
            <w:r w:rsidR="007D768B" w:rsidRPr="00DC1BF9">
              <w:rPr>
                <w:rFonts w:ascii="宋体" w:eastAsia="宋体" w:hAnsi="宋体"/>
                <w:noProof/>
                <w:webHidden/>
                <w:sz w:val="24"/>
                <w:szCs w:val="24"/>
              </w:rPr>
            </w:r>
            <w:r w:rsidR="007D768B" w:rsidRPr="00DC1BF9">
              <w:rPr>
                <w:rFonts w:ascii="宋体" w:eastAsia="宋体" w:hAnsi="宋体"/>
                <w:noProof/>
                <w:webHidden/>
                <w:sz w:val="24"/>
                <w:szCs w:val="24"/>
              </w:rPr>
              <w:fldChar w:fldCharType="separate"/>
            </w:r>
            <w:r w:rsidR="00692A30">
              <w:rPr>
                <w:rFonts w:ascii="宋体" w:eastAsia="宋体" w:hAnsi="宋体"/>
                <w:noProof/>
                <w:webHidden/>
                <w:sz w:val="24"/>
                <w:szCs w:val="24"/>
              </w:rPr>
              <w:t>3</w:t>
            </w:r>
            <w:r w:rsidR="007D768B" w:rsidRPr="00DC1BF9">
              <w:rPr>
                <w:rFonts w:ascii="宋体" w:eastAsia="宋体" w:hAnsi="宋体"/>
                <w:noProof/>
                <w:webHidden/>
                <w:sz w:val="24"/>
                <w:szCs w:val="24"/>
              </w:rPr>
              <w:fldChar w:fldCharType="end"/>
            </w:r>
          </w:hyperlink>
        </w:p>
        <w:p w:rsidR="007D768B" w:rsidRPr="00DC1BF9" w:rsidRDefault="00023FB4" w:rsidP="00DC1BF9">
          <w:pPr>
            <w:pStyle w:val="11"/>
            <w:tabs>
              <w:tab w:val="right" w:leader="dot" w:pos="8720"/>
            </w:tabs>
            <w:spacing w:line="360" w:lineRule="auto"/>
            <w:rPr>
              <w:rFonts w:ascii="宋体" w:eastAsia="宋体" w:hAnsi="宋体" w:cstheme="minorBidi"/>
              <w:noProof/>
              <w:kern w:val="2"/>
              <w:sz w:val="24"/>
              <w:szCs w:val="24"/>
            </w:rPr>
          </w:pPr>
          <w:hyperlink w:anchor="_Toc11766697" w:history="1">
            <w:r w:rsidR="007D768B" w:rsidRPr="00DC1BF9">
              <w:rPr>
                <w:rStyle w:val="af2"/>
                <w:rFonts w:ascii="宋体" w:eastAsia="宋体" w:hAnsi="宋体"/>
                <w:noProof/>
                <w:sz w:val="24"/>
                <w:szCs w:val="24"/>
              </w:rPr>
              <w:t>3.运行环境</w:t>
            </w:r>
            <w:r w:rsidR="007D768B" w:rsidRPr="00DC1BF9">
              <w:rPr>
                <w:rFonts w:ascii="宋体" w:eastAsia="宋体" w:hAnsi="宋体"/>
                <w:noProof/>
                <w:webHidden/>
                <w:sz w:val="24"/>
                <w:szCs w:val="24"/>
              </w:rPr>
              <w:tab/>
            </w:r>
            <w:r w:rsidR="007D768B" w:rsidRPr="00DC1BF9">
              <w:rPr>
                <w:rFonts w:ascii="宋体" w:eastAsia="宋体" w:hAnsi="宋体"/>
                <w:noProof/>
                <w:webHidden/>
                <w:sz w:val="24"/>
                <w:szCs w:val="24"/>
              </w:rPr>
              <w:fldChar w:fldCharType="begin"/>
            </w:r>
            <w:r w:rsidR="007D768B" w:rsidRPr="00DC1BF9">
              <w:rPr>
                <w:rFonts w:ascii="宋体" w:eastAsia="宋体" w:hAnsi="宋体"/>
                <w:noProof/>
                <w:webHidden/>
                <w:sz w:val="24"/>
                <w:szCs w:val="24"/>
              </w:rPr>
              <w:instrText xml:space="preserve"> PAGEREF _Toc11766697 \h </w:instrText>
            </w:r>
            <w:r w:rsidR="007D768B" w:rsidRPr="00DC1BF9">
              <w:rPr>
                <w:rFonts w:ascii="宋体" w:eastAsia="宋体" w:hAnsi="宋体"/>
                <w:noProof/>
                <w:webHidden/>
                <w:sz w:val="24"/>
                <w:szCs w:val="24"/>
              </w:rPr>
            </w:r>
            <w:r w:rsidR="007D768B" w:rsidRPr="00DC1BF9">
              <w:rPr>
                <w:rFonts w:ascii="宋体" w:eastAsia="宋体" w:hAnsi="宋体"/>
                <w:noProof/>
                <w:webHidden/>
                <w:sz w:val="24"/>
                <w:szCs w:val="24"/>
              </w:rPr>
              <w:fldChar w:fldCharType="separate"/>
            </w:r>
            <w:r w:rsidR="00692A30">
              <w:rPr>
                <w:rFonts w:ascii="宋体" w:eastAsia="宋体" w:hAnsi="宋体"/>
                <w:noProof/>
                <w:webHidden/>
                <w:sz w:val="24"/>
                <w:szCs w:val="24"/>
              </w:rPr>
              <w:t>6</w:t>
            </w:r>
            <w:r w:rsidR="007D768B" w:rsidRPr="00DC1BF9">
              <w:rPr>
                <w:rFonts w:ascii="宋体" w:eastAsia="宋体" w:hAnsi="宋体"/>
                <w:noProof/>
                <w:webHidden/>
                <w:sz w:val="24"/>
                <w:szCs w:val="24"/>
              </w:rPr>
              <w:fldChar w:fldCharType="end"/>
            </w:r>
          </w:hyperlink>
        </w:p>
        <w:p w:rsidR="007D768B" w:rsidRPr="00DC1BF9" w:rsidRDefault="00023FB4" w:rsidP="00DC1BF9">
          <w:pPr>
            <w:pStyle w:val="11"/>
            <w:tabs>
              <w:tab w:val="right" w:leader="dot" w:pos="8720"/>
            </w:tabs>
            <w:spacing w:line="360" w:lineRule="auto"/>
            <w:rPr>
              <w:rFonts w:ascii="宋体" w:eastAsia="宋体" w:hAnsi="宋体" w:cstheme="minorBidi"/>
              <w:noProof/>
              <w:kern w:val="2"/>
              <w:sz w:val="24"/>
              <w:szCs w:val="24"/>
            </w:rPr>
          </w:pPr>
          <w:hyperlink w:anchor="_Toc11766698" w:history="1">
            <w:r w:rsidR="007D768B" w:rsidRPr="00DC1BF9">
              <w:rPr>
                <w:rStyle w:val="af2"/>
                <w:rFonts w:ascii="宋体" w:eastAsia="宋体" w:hAnsi="宋体"/>
                <w:noProof/>
                <w:sz w:val="24"/>
                <w:szCs w:val="24"/>
              </w:rPr>
              <w:t>4.开发工具和编程语言</w:t>
            </w:r>
            <w:r w:rsidR="007D768B" w:rsidRPr="00DC1BF9">
              <w:rPr>
                <w:rFonts w:ascii="宋体" w:eastAsia="宋体" w:hAnsi="宋体"/>
                <w:noProof/>
                <w:webHidden/>
                <w:sz w:val="24"/>
                <w:szCs w:val="24"/>
              </w:rPr>
              <w:tab/>
            </w:r>
            <w:r w:rsidR="007D768B" w:rsidRPr="00DC1BF9">
              <w:rPr>
                <w:rFonts w:ascii="宋体" w:eastAsia="宋体" w:hAnsi="宋体"/>
                <w:noProof/>
                <w:webHidden/>
                <w:sz w:val="24"/>
                <w:szCs w:val="24"/>
              </w:rPr>
              <w:fldChar w:fldCharType="begin"/>
            </w:r>
            <w:r w:rsidR="007D768B" w:rsidRPr="00DC1BF9">
              <w:rPr>
                <w:rFonts w:ascii="宋体" w:eastAsia="宋体" w:hAnsi="宋体"/>
                <w:noProof/>
                <w:webHidden/>
                <w:sz w:val="24"/>
                <w:szCs w:val="24"/>
              </w:rPr>
              <w:instrText xml:space="preserve"> PAGEREF _Toc11766698 \h </w:instrText>
            </w:r>
            <w:r w:rsidR="007D768B" w:rsidRPr="00DC1BF9">
              <w:rPr>
                <w:rFonts w:ascii="宋体" w:eastAsia="宋体" w:hAnsi="宋体"/>
                <w:noProof/>
                <w:webHidden/>
                <w:sz w:val="24"/>
                <w:szCs w:val="24"/>
              </w:rPr>
            </w:r>
            <w:r w:rsidR="007D768B" w:rsidRPr="00DC1BF9">
              <w:rPr>
                <w:rFonts w:ascii="宋体" w:eastAsia="宋体" w:hAnsi="宋体"/>
                <w:noProof/>
                <w:webHidden/>
                <w:sz w:val="24"/>
                <w:szCs w:val="24"/>
              </w:rPr>
              <w:fldChar w:fldCharType="separate"/>
            </w:r>
            <w:r w:rsidR="00692A30">
              <w:rPr>
                <w:rFonts w:ascii="宋体" w:eastAsia="宋体" w:hAnsi="宋体"/>
                <w:noProof/>
                <w:webHidden/>
                <w:sz w:val="24"/>
                <w:szCs w:val="24"/>
              </w:rPr>
              <w:t>6</w:t>
            </w:r>
            <w:r w:rsidR="007D768B" w:rsidRPr="00DC1BF9">
              <w:rPr>
                <w:rFonts w:ascii="宋体" w:eastAsia="宋体" w:hAnsi="宋体"/>
                <w:noProof/>
                <w:webHidden/>
                <w:sz w:val="24"/>
                <w:szCs w:val="24"/>
              </w:rPr>
              <w:fldChar w:fldCharType="end"/>
            </w:r>
          </w:hyperlink>
        </w:p>
        <w:p w:rsidR="007D768B" w:rsidRPr="00DC1BF9" w:rsidRDefault="00023FB4" w:rsidP="00DC1BF9">
          <w:pPr>
            <w:pStyle w:val="11"/>
            <w:tabs>
              <w:tab w:val="right" w:leader="dot" w:pos="8720"/>
            </w:tabs>
            <w:spacing w:line="360" w:lineRule="auto"/>
            <w:rPr>
              <w:rFonts w:ascii="宋体" w:eastAsia="宋体" w:hAnsi="宋体" w:cstheme="minorBidi"/>
              <w:noProof/>
              <w:kern w:val="2"/>
              <w:sz w:val="24"/>
              <w:szCs w:val="24"/>
            </w:rPr>
          </w:pPr>
          <w:hyperlink w:anchor="_Toc11766699" w:history="1">
            <w:r w:rsidR="007D768B" w:rsidRPr="00DC1BF9">
              <w:rPr>
                <w:rStyle w:val="af2"/>
                <w:rFonts w:ascii="宋体" w:eastAsia="宋体" w:hAnsi="宋体"/>
                <w:noProof/>
                <w:sz w:val="24"/>
                <w:szCs w:val="24"/>
              </w:rPr>
              <w:t>5.详细设计</w:t>
            </w:r>
            <w:r w:rsidR="007D768B" w:rsidRPr="00DC1BF9">
              <w:rPr>
                <w:rFonts w:ascii="宋体" w:eastAsia="宋体" w:hAnsi="宋体"/>
                <w:noProof/>
                <w:webHidden/>
                <w:sz w:val="24"/>
                <w:szCs w:val="24"/>
              </w:rPr>
              <w:tab/>
            </w:r>
            <w:r w:rsidR="007D768B" w:rsidRPr="00DC1BF9">
              <w:rPr>
                <w:rFonts w:ascii="宋体" w:eastAsia="宋体" w:hAnsi="宋体"/>
                <w:noProof/>
                <w:webHidden/>
                <w:sz w:val="24"/>
                <w:szCs w:val="24"/>
              </w:rPr>
              <w:fldChar w:fldCharType="begin"/>
            </w:r>
            <w:r w:rsidR="007D768B" w:rsidRPr="00DC1BF9">
              <w:rPr>
                <w:rFonts w:ascii="宋体" w:eastAsia="宋体" w:hAnsi="宋体"/>
                <w:noProof/>
                <w:webHidden/>
                <w:sz w:val="24"/>
                <w:szCs w:val="24"/>
              </w:rPr>
              <w:instrText xml:space="preserve"> PAGEREF _Toc11766699 \h </w:instrText>
            </w:r>
            <w:r w:rsidR="007D768B" w:rsidRPr="00DC1BF9">
              <w:rPr>
                <w:rFonts w:ascii="宋体" w:eastAsia="宋体" w:hAnsi="宋体"/>
                <w:noProof/>
                <w:webHidden/>
                <w:sz w:val="24"/>
                <w:szCs w:val="24"/>
              </w:rPr>
            </w:r>
            <w:r w:rsidR="007D768B" w:rsidRPr="00DC1BF9">
              <w:rPr>
                <w:rFonts w:ascii="宋体" w:eastAsia="宋体" w:hAnsi="宋体"/>
                <w:noProof/>
                <w:webHidden/>
                <w:sz w:val="24"/>
                <w:szCs w:val="24"/>
              </w:rPr>
              <w:fldChar w:fldCharType="separate"/>
            </w:r>
            <w:r w:rsidR="00692A30">
              <w:rPr>
                <w:rFonts w:ascii="宋体" w:eastAsia="宋体" w:hAnsi="宋体"/>
                <w:noProof/>
                <w:webHidden/>
                <w:sz w:val="24"/>
                <w:szCs w:val="24"/>
              </w:rPr>
              <w:t>7</w:t>
            </w:r>
            <w:r w:rsidR="007D768B" w:rsidRPr="00DC1BF9">
              <w:rPr>
                <w:rFonts w:ascii="宋体" w:eastAsia="宋体" w:hAnsi="宋体"/>
                <w:noProof/>
                <w:webHidden/>
                <w:sz w:val="24"/>
                <w:szCs w:val="24"/>
              </w:rPr>
              <w:fldChar w:fldCharType="end"/>
            </w:r>
          </w:hyperlink>
        </w:p>
        <w:p w:rsidR="007D768B" w:rsidRPr="00DC1BF9" w:rsidRDefault="00023FB4" w:rsidP="00DC1BF9">
          <w:pPr>
            <w:pStyle w:val="11"/>
            <w:tabs>
              <w:tab w:val="right" w:leader="dot" w:pos="8720"/>
            </w:tabs>
            <w:spacing w:line="360" w:lineRule="auto"/>
            <w:rPr>
              <w:rFonts w:ascii="宋体" w:eastAsia="宋体" w:hAnsi="宋体" w:cstheme="minorBidi"/>
              <w:noProof/>
              <w:kern w:val="2"/>
              <w:sz w:val="24"/>
              <w:szCs w:val="24"/>
            </w:rPr>
          </w:pPr>
          <w:hyperlink w:anchor="_Toc11766709" w:history="1">
            <w:r w:rsidR="007D768B" w:rsidRPr="00DC1BF9">
              <w:rPr>
                <w:rStyle w:val="af2"/>
                <w:rFonts w:ascii="宋体" w:eastAsia="宋体" w:hAnsi="宋体"/>
                <w:noProof/>
                <w:sz w:val="24"/>
                <w:szCs w:val="24"/>
              </w:rPr>
              <w:t>6.调试分析</w:t>
            </w:r>
            <w:r w:rsidR="007D768B" w:rsidRPr="00DC1BF9">
              <w:rPr>
                <w:rFonts w:ascii="宋体" w:eastAsia="宋体" w:hAnsi="宋体"/>
                <w:noProof/>
                <w:webHidden/>
                <w:sz w:val="24"/>
                <w:szCs w:val="24"/>
              </w:rPr>
              <w:tab/>
            </w:r>
            <w:r w:rsidR="007D768B" w:rsidRPr="00DC1BF9">
              <w:rPr>
                <w:rFonts w:ascii="宋体" w:eastAsia="宋体" w:hAnsi="宋体"/>
                <w:noProof/>
                <w:webHidden/>
                <w:sz w:val="24"/>
                <w:szCs w:val="24"/>
              </w:rPr>
              <w:fldChar w:fldCharType="begin"/>
            </w:r>
            <w:r w:rsidR="007D768B" w:rsidRPr="00DC1BF9">
              <w:rPr>
                <w:rFonts w:ascii="宋体" w:eastAsia="宋体" w:hAnsi="宋体"/>
                <w:noProof/>
                <w:webHidden/>
                <w:sz w:val="24"/>
                <w:szCs w:val="24"/>
              </w:rPr>
              <w:instrText xml:space="preserve"> PAGEREF _Toc11766709 \h </w:instrText>
            </w:r>
            <w:r w:rsidR="007D768B" w:rsidRPr="00DC1BF9">
              <w:rPr>
                <w:rFonts w:ascii="宋体" w:eastAsia="宋体" w:hAnsi="宋体"/>
                <w:noProof/>
                <w:webHidden/>
                <w:sz w:val="24"/>
                <w:szCs w:val="24"/>
              </w:rPr>
            </w:r>
            <w:r w:rsidR="007D768B" w:rsidRPr="00DC1BF9">
              <w:rPr>
                <w:rFonts w:ascii="宋体" w:eastAsia="宋体" w:hAnsi="宋体"/>
                <w:noProof/>
                <w:webHidden/>
                <w:sz w:val="24"/>
                <w:szCs w:val="24"/>
              </w:rPr>
              <w:fldChar w:fldCharType="separate"/>
            </w:r>
            <w:r w:rsidR="00692A30">
              <w:rPr>
                <w:rFonts w:ascii="宋体" w:eastAsia="宋体" w:hAnsi="宋体"/>
                <w:noProof/>
                <w:webHidden/>
                <w:sz w:val="24"/>
                <w:szCs w:val="24"/>
              </w:rPr>
              <w:t>18</w:t>
            </w:r>
            <w:r w:rsidR="007D768B" w:rsidRPr="00DC1BF9">
              <w:rPr>
                <w:rFonts w:ascii="宋体" w:eastAsia="宋体" w:hAnsi="宋体"/>
                <w:noProof/>
                <w:webHidden/>
                <w:sz w:val="24"/>
                <w:szCs w:val="24"/>
              </w:rPr>
              <w:fldChar w:fldCharType="end"/>
            </w:r>
          </w:hyperlink>
        </w:p>
        <w:p w:rsidR="007D768B" w:rsidRPr="00DC1BF9" w:rsidRDefault="00023FB4" w:rsidP="00DC1BF9">
          <w:pPr>
            <w:pStyle w:val="2"/>
            <w:tabs>
              <w:tab w:val="right" w:leader="dot" w:pos="8720"/>
            </w:tabs>
            <w:spacing w:line="360" w:lineRule="auto"/>
            <w:rPr>
              <w:rFonts w:ascii="宋体" w:eastAsia="宋体" w:hAnsi="宋体" w:cstheme="minorBidi"/>
              <w:noProof/>
              <w:kern w:val="2"/>
              <w:sz w:val="24"/>
              <w:szCs w:val="24"/>
            </w:rPr>
          </w:pPr>
          <w:hyperlink w:anchor="_Toc11766710" w:history="1">
            <w:r w:rsidR="007D768B" w:rsidRPr="00DC1BF9">
              <w:rPr>
                <w:rStyle w:val="af2"/>
                <w:rFonts w:ascii="宋体" w:eastAsia="宋体" w:hAnsi="宋体"/>
                <w:noProof/>
                <w:sz w:val="24"/>
                <w:szCs w:val="24"/>
              </w:rPr>
              <w:t>6.1 0:-1:59问题</w:t>
            </w:r>
            <w:r w:rsidR="007D768B" w:rsidRPr="00DC1BF9">
              <w:rPr>
                <w:rFonts w:ascii="宋体" w:eastAsia="宋体" w:hAnsi="宋体"/>
                <w:noProof/>
                <w:webHidden/>
                <w:sz w:val="24"/>
                <w:szCs w:val="24"/>
              </w:rPr>
              <w:tab/>
            </w:r>
            <w:r w:rsidR="007D768B" w:rsidRPr="00DC1BF9">
              <w:rPr>
                <w:rFonts w:ascii="宋体" w:eastAsia="宋体" w:hAnsi="宋体"/>
                <w:noProof/>
                <w:webHidden/>
                <w:sz w:val="24"/>
                <w:szCs w:val="24"/>
              </w:rPr>
              <w:fldChar w:fldCharType="begin"/>
            </w:r>
            <w:r w:rsidR="007D768B" w:rsidRPr="00DC1BF9">
              <w:rPr>
                <w:rFonts w:ascii="宋体" w:eastAsia="宋体" w:hAnsi="宋体"/>
                <w:noProof/>
                <w:webHidden/>
                <w:sz w:val="24"/>
                <w:szCs w:val="24"/>
              </w:rPr>
              <w:instrText xml:space="preserve"> PAGEREF _Toc11766710 \h </w:instrText>
            </w:r>
            <w:r w:rsidR="007D768B" w:rsidRPr="00DC1BF9">
              <w:rPr>
                <w:rFonts w:ascii="宋体" w:eastAsia="宋体" w:hAnsi="宋体"/>
                <w:noProof/>
                <w:webHidden/>
                <w:sz w:val="24"/>
                <w:szCs w:val="24"/>
              </w:rPr>
            </w:r>
            <w:r w:rsidR="007D768B" w:rsidRPr="00DC1BF9">
              <w:rPr>
                <w:rFonts w:ascii="宋体" w:eastAsia="宋体" w:hAnsi="宋体"/>
                <w:noProof/>
                <w:webHidden/>
                <w:sz w:val="24"/>
                <w:szCs w:val="24"/>
              </w:rPr>
              <w:fldChar w:fldCharType="separate"/>
            </w:r>
            <w:r w:rsidR="00692A30">
              <w:rPr>
                <w:rFonts w:ascii="宋体" w:eastAsia="宋体" w:hAnsi="宋体"/>
                <w:noProof/>
                <w:webHidden/>
                <w:sz w:val="24"/>
                <w:szCs w:val="24"/>
              </w:rPr>
              <w:t>18</w:t>
            </w:r>
            <w:r w:rsidR="007D768B" w:rsidRPr="00DC1BF9">
              <w:rPr>
                <w:rFonts w:ascii="宋体" w:eastAsia="宋体" w:hAnsi="宋体"/>
                <w:noProof/>
                <w:webHidden/>
                <w:sz w:val="24"/>
                <w:szCs w:val="24"/>
              </w:rPr>
              <w:fldChar w:fldCharType="end"/>
            </w:r>
          </w:hyperlink>
        </w:p>
        <w:p w:rsidR="007D768B" w:rsidRPr="00DC1BF9" w:rsidRDefault="00023FB4" w:rsidP="00DC1BF9">
          <w:pPr>
            <w:pStyle w:val="2"/>
            <w:tabs>
              <w:tab w:val="right" w:leader="dot" w:pos="8720"/>
            </w:tabs>
            <w:spacing w:line="360" w:lineRule="auto"/>
            <w:rPr>
              <w:rFonts w:ascii="宋体" w:eastAsia="宋体" w:hAnsi="宋体" w:cstheme="minorBidi"/>
              <w:noProof/>
              <w:kern w:val="2"/>
              <w:sz w:val="24"/>
              <w:szCs w:val="24"/>
            </w:rPr>
          </w:pPr>
          <w:hyperlink w:anchor="_Toc11766711" w:history="1">
            <w:r w:rsidR="007D768B" w:rsidRPr="00DC1BF9">
              <w:rPr>
                <w:rStyle w:val="af2"/>
                <w:rFonts w:ascii="宋体" w:eastAsia="宋体" w:hAnsi="宋体"/>
                <w:noProof/>
                <w:sz w:val="24"/>
                <w:szCs w:val="24"/>
              </w:rPr>
              <w:t>6.2 菜单条的颜色问题</w:t>
            </w:r>
            <w:r w:rsidR="007D768B" w:rsidRPr="00DC1BF9">
              <w:rPr>
                <w:rFonts w:ascii="宋体" w:eastAsia="宋体" w:hAnsi="宋体"/>
                <w:noProof/>
                <w:webHidden/>
                <w:sz w:val="24"/>
                <w:szCs w:val="24"/>
              </w:rPr>
              <w:tab/>
            </w:r>
            <w:r w:rsidR="007D768B" w:rsidRPr="00DC1BF9">
              <w:rPr>
                <w:rFonts w:ascii="宋体" w:eastAsia="宋体" w:hAnsi="宋体"/>
                <w:noProof/>
                <w:webHidden/>
                <w:sz w:val="24"/>
                <w:szCs w:val="24"/>
              </w:rPr>
              <w:fldChar w:fldCharType="begin"/>
            </w:r>
            <w:r w:rsidR="007D768B" w:rsidRPr="00DC1BF9">
              <w:rPr>
                <w:rFonts w:ascii="宋体" w:eastAsia="宋体" w:hAnsi="宋体"/>
                <w:noProof/>
                <w:webHidden/>
                <w:sz w:val="24"/>
                <w:szCs w:val="24"/>
              </w:rPr>
              <w:instrText xml:space="preserve"> PAGEREF _Toc11766711 \h </w:instrText>
            </w:r>
            <w:r w:rsidR="007D768B" w:rsidRPr="00DC1BF9">
              <w:rPr>
                <w:rFonts w:ascii="宋体" w:eastAsia="宋体" w:hAnsi="宋体"/>
                <w:noProof/>
                <w:webHidden/>
                <w:sz w:val="24"/>
                <w:szCs w:val="24"/>
              </w:rPr>
            </w:r>
            <w:r w:rsidR="007D768B" w:rsidRPr="00DC1BF9">
              <w:rPr>
                <w:rFonts w:ascii="宋体" w:eastAsia="宋体" w:hAnsi="宋体"/>
                <w:noProof/>
                <w:webHidden/>
                <w:sz w:val="24"/>
                <w:szCs w:val="24"/>
              </w:rPr>
              <w:fldChar w:fldCharType="separate"/>
            </w:r>
            <w:r w:rsidR="00692A30">
              <w:rPr>
                <w:rFonts w:ascii="宋体" w:eastAsia="宋体" w:hAnsi="宋体"/>
                <w:noProof/>
                <w:webHidden/>
                <w:sz w:val="24"/>
                <w:szCs w:val="24"/>
              </w:rPr>
              <w:t>18</w:t>
            </w:r>
            <w:r w:rsidR="007D768B" w:rsidRPr="00DC1BF9">
              <w:rPr>
                <w:rFonts w:ascii="宋体" w:eastAsia="宋体" w:hAnsi="宋体"/>
                <w:noProof/>
                <w:webHidden/>
                <w:sz w:val="24"/>
                <w:szCs w:val="24"/>
              </w:rPr>
              <w:fldChar w:fldCharType="end"/>
            </w:r>
          </w:hyperlink>
        </w:p>
        <w:p w:rsidR="007D768B" w:rsidRPr="00DC1BF9" w:rsidRDefault="00023FB4" w:rsidP="00DC1BF9">
          <w:pPr>
            <w:pStyle w:val="2"/>
            <w:tabs>
              <w:tab w:val="right" w:leader="dot" w:pos="8720"/>
            </w:tabs>
            <w:spacing w:line="360" w:lineRule="auto"/>
            <w:rPr>
              <w:rFonts w:ascii="宋体" w:eastAsia="宋体" w:hAnsi="宋体" w:cstheme="minorBidi"/>
              <w:noProof/>
              <w:kern w:val="2"/>
              <w:sz w:val="24"/>
              <w:szCs w:val="24"/>
            </w:rPr>
          </w:pPr>
          <w:hyperlink w:anchor="_Toc11766712" w:history="1">
            <w:r w:rsidR="007D768B" w:rsidRPr="00DC1BF9">
              <w:rPr>
                <w:rStyle w:val="af2"/>
                <w:rFonts w:ascii="宋体" w:eastAsia="宋体" w:hAnsi="宋体"/>
                <w:noProof/>
                <w:sz w:val="24"/>
                <w:szCs w:val="24"/>
              </w:rPr>
              <w:t>6.3 时差问题</w:t>
            </w:r>
            <w:r w:rsidR="007D768B" w:rsidRPr="00DC1BF9">
              <w:rPr>
                <w:rFonts w:ascii="宋体" w:eastAsia="宋体" w:hAnsi="宋体"/>
                <w:noProof/>
                <w:webHidden/>
                <w:sz w:val="24"/>
                <w:szCs w:val="24"/>
              </w:rPr>
              <w:tab/>
            </w:r>
            <w:r w:rsidR="007D768B" w:rsidRPr="00DC1BF9">
              <w:rPr>
                <w:rFonts w:ascii="宋体" w:eastAsia="宋体" w:hAnsi="宋体"/>
                <w:noProof/>
                <w:webHidden/>
                <w:sz w:val="24"/>
                <w:szCs w:val="24"/>
              </w:rPr>
              <w:fldChar w:fldCharType="begin"/>
            </w:r>
            <w:r w:rsidR="007D768B" w:rsidRPr="00DC1BF9">
              <w:rPr>
                <w:rFonts w:ascii="宋体" w:eastAsia="宋体" w:hAnsi="宋体"/>
                <w:noProof/>
                <w:webHidden/>
                <w:sz w:val="24"/>
                <w:szCs w:val="24"/>
              </w:rPr>
              <w:instrText xml:space="preserve"> PAGEREF _Toc11766712 \h </w:instrText>
            </w:r>
            <w:r w:rsidR="007D768B" w:rsidRPr="00DC1BF9">
              <w:rPr>
                <w:rFonts w:ascii="宋体" w:eastAsia="宋体" w:hAnsi="宋体"/>
                <w:noProof/>
                <w:webHidden/>
                <w:sz w:val="24"/>
                <w:szCs w:val="24"/>
              </w:rPr>
            </w:r>
            <w:r w:rsidR="007D768B" w:rsidRPr="00DC1BF9">
              <w:rPr>
                <w:rFonts w:ascii="宋体" w:eastAsia="宋体" w:hAnsi="宋体"/>
                <w:noProof/>
                <w:webHidden/>
                <w:sz w:val="24"/>
                <w:szCs w:val="24"/>
              </w:rPr>
              <w:fldChar w:fldCharType="separate"/>
            </w:r>
            <w:r w:rsidR="00692A30">
              <w:rPr>
                <w:rFonts w:ascii="宋体" w:eastAsia="宋体" w:hAnsi="宋体"/>
                <w:noProof/>
                <w:webHidden/>
                <w:sz w:val="24"/>
                <w:szCs w:val="24"/>
              </w:rPr>
              <w:t>19</w:t>
            </w:r>
            <w:r w:rsidR="007D768B" w:rsidRPr="00DC1BF9">
              <w:rPr>
                <w:rFonts w:ascii="宋体" w:eastAsia="宋体" w:hAnsi="宋体"/>
                <w:noProof/>
                <w:webHidden/>
                <w:sz w:val="24"/>
                <w:szCs w:val="24"/>
              </w:rPr>
              <w:fldChar w:fldCharType="end"/>
            </w:r>
          </w:hyperlink>
        </w:p>
        <w:p w:rsidR="007D768B" w:rsidRPr="00DC1BF9" w:rsidRDefault="00023FB4" w:rsidP="00DC1BF9">
          <w:pPr>
            <w:pStyle w:val="11"/>
            <w:tabs>
              <w:tab w:val="right" w:leader="dot" w:pos="8720"/>
            </w:tabs>
            <w:spacing w:line="360" w:lineRule="auto"/>
            <w:ind w:firstLineChars="100" w:firstLine="220"/>
            <w:rPr>
              <w:rFonts w:ascii="宋体" w:eastAsia="宋体" w:hAnsi="宋体" w:cstheme="minorBidi"/>
              <w:noProof/>
              <w:kern w:val="2"/>
              <w:sz w:val="24"/>
              <w:szCs w:val="24"/>
            </w:rPr>
          </w:pPr>
          <w:hyperlink w:anchor="_Toc11766713" w:history="1">
            <w:r w:rsidR="007D768B" w:rsidRPr="00DC1BF9">
              <w:rPr>
                <w:rStyle w:val="af2"/>
                <w:rFonts w:ascii="宋体" w:eastAsia="宋体" w:hAnsi="宋体"/>
                <w:noProof/>
                <w:sz w:val="24"/>
                <w:szCs w:val="24"/>
              </w:rPr>
              <w:t>6.4 功能补充</w:t>
            </w:r>
            <w:r w:rsidR="007D768B" w:rsidRPr="00DC1BF9">
              <w:rPr>
                <w:rFonts w:ascii="宋体" w:eastAsia="宋体" w:hAnsi="宋体"/>
                <w:noProof/>
                <w:webHidden/>
                <w:sz w:val="24"/>
                <w:szCs w:val="24"/>
              </w:rPr>
              <w:tab/>
            </w:r>
            <w:r w:rsidR="007D768B" w:rsidRPr="00DC1BF9">
              <w:rPr>
                <w:rFonts w:ascii="宋体" w:eastAsia="宋体" w:hAnsi="宋体"/>
                <w:noProof/>
                <w:webHidden/>
                <w:sz w:val="24"/>
                <w:szCs w:val="24"/>
              </w:rPr>
              <w:fldChar w:fldCharType="begin"/>
            </w:r>
            <w:r w:rsidR="007D768B" w:rsidRPr="00DC1BF9">
              <w:rPr>
                <w:rFonts w:ascii="宋体" w:eastAsia="宋体" w:hAnsi="宋体"/>
                <w:noProof/>
                <w:webHidden/>
                <w:sz w:val="24"/>
                <w:szCs w:val="24"/>
              </w:rPr>
              <w:instrText xml:space="preserve"> PAGEREF _Toc11766713 \h </w:instrText>
            </w:r>
            <w:r w:rsidR="007D768B" w:rsidRPr="00DC1BF9">
              <w:rPr>
                <w:rFonts w:ascii="宋体" w:eastAsia="宋体" w:hAnsi="宋体"/>
                <w:noProof/>
                <w:webHidden/>
                <w:sz w:val="24"/>
                <w:szCs w:val="24"/>
              </w:rPr>
            </w:r>
            <w:r w:rsidR="007D768B" w:rsidRPr="00DC1BF9">
              <w:rPr>
                <w:rFonts w:ascii="宋体" w:eastAsia="宋体" w:hAnsi="宋体"/>
                <w:noProof/>
                <w:webHidden/>
                <w:sz w:val="24"/>
                <w:szCs w:val="24"/>
              </w:rPr>
              <w:fldChar w:fldCharType="separate"/>
            </w:r>
            <w:r w:rsidR="00692A30">
              <w:rPr>
                <w:rFonts w:ascii="宋体" w:eastAsia="宋体" w:hAnsi="宋体"/>
                <w:noProof/>
                <w:webHidden/>
                <w:sz w:val="24"/>
                <w:szCs w:val="24"/>
              </w:rPr>
              <w:t>19</w:t>
            </w:r>
            <w:r w:rsidR="007D768B" w:rsidRPr="00DC1BF9">
              <w:rPr>
                <w:rFonts w:ascii="宋体" w:eastAsia="宋体" w:hAnsi="宋体"/>
                <w:noProof/>
                <w:webHidden/>
                <w:sz w:val="24"/>
                <w:szCs w:val="24"/>
              </w:rPr>
              <w:fldChar w:fldCharType="end"/>
            </w:r>
          </w:hyperlink>
        </w:p>
        <w:p w:rsidR="007D768B" w:rsidRPr="00DC1BF9" w:rsidRDefault="00023FB4" w:rsidP="00DC1BF9">
          <w:pPr>
            <w:pStyle w:val="11"/>
            <w:tabs>
              <w:tab w:val="right" w:leader="dot" w:pos="8720"/>
            </w:tabs>
            <w:spacing w:line="360" w:lineRule="auto"/>
            <w:rPr>
              <w:rFonts w:ascii="宋体" w:eastAsia="宋体" w:hAnsi="宋体" w:cstheme="minorBidi"/>
              <w:noProof/>
              <w:kern w:val="2"/>
              <w:sz w:val="24"/>
              <w:szCs w:val="24"/>
            </w:rPr>
          </w:pPr>
          <w:hyperlink w:anchor="_Toc11766714" w:history="1">
            <w:r w:rsidR="007D768B" w:rsidRPr="00DC1BF9">
              <w:rPr>
                <w:rStyle w:val="af2"/>
                <w:rFonts w:ascii="宋体" w:eastAsia="宋体" w:hAnsi="宋体"/>
                <w:noProof/>
                <w:sz w:val="24"/>
                <w:szCs w:val="24"/>
              </w:rPr>
              <w:t>7.测试结果</w:t>
            </w:r>
            <w:r w:rsidR="007D768B" w:rsidRPr="00DC1BF9">
              <w:rPr>
                <w:rFonts w:ascii="宋体" w:eastAsia="宋体" w:hAnsi="宋体"/>
                <w:noProof/>
                <w:webHidden/>
                <w:sz w:val="24"/>
                <w:szCs w:val="24"/>
              </w:rPr>
              <w:tab/>
            </w:r>
            <w:r w:rsidR="007D768B" w:rsidRPr="00DC1BF9">
              <w:rPr>
                <w:rFonts w:ascii="宋体" w:eastAsia="宋体" w:hAnsi="宋体"/>
                <w:noProof/>
                <w:webHidden/>
                <w:sz w:val="24"/>
                <w:szCs w:val="24"/>
              </w:rPr>
              <w:fldChar w:fldCharType="begin"/>
            </w:r>
            <w:r w:rsidR="007D768B" w:rsidRPr="00DC1BF9">
              <w:rPr>
                <w:rFonts w:ascii="宋体" w:eastAsia="宋体" w:hAnsi="宋体"/>
                <w:noProof/>
                <w:webHidden/>
                <w:sz w:val="24"/>
                <w:szCs w:val="24"/>
              </w:rPr>
              <w:instrText xml:space="preserve"> PAGEREF _Toc11766714 \h </w:instrText>
            </w:r>
            <w:r w:rsidR="007D768B" w:rsidRPr="00DC1BF9">
              <w:rPr>
                <w:rFonts w:ascii="宋体" w:eastAsia="宋体" w:hAnsi="宋体"/>
                <w:noProof/>
                <w:webHidden/>
                <w:sz w:val="24"/>
                <w:szCs w:val="24"/>
              </w:rPr>
            </w:r>
            <w:r w:rsidR="007D768B" w:rsidRPr="00DC1BF9">
              <w:rPr>
                <w:rFonts w:ascii="宋体" w:eastAsia="宋体" w:hAnsi="宋体"/>
                <w:noProof/>
                <w:webHidden/>
                <w:sz w:val="24"/>
                <w:szCs w:val="24"/>
              </w:rPr>
              <w:fldChar w:fldCharType="separate"/>
            </w:r>
            <w:r w:rsidR="00692A30">
              <w:rPr>
                <w:rFonts w:ascii="宋体" w:eastAsia="宋体" w:hAnsi="宋体"/>
                <w:noProof/>
                <w:webHidden/>
                <w:sz w:val="24"/>
                <w:szCs w:val="24"/>
              </w:rPr>
              <w:t>20</w:t>
            </w:r>
            <w:r w:rsidR="007D768B" w:rsidRPr="00DC1BF9">
              <w:rPr>
                <w:rFonts w:ascii="宋体" w:eastAsia="宋体" w:hAnsi="宋体"/>
                <w:noProof/>
                <w:webHidden/>
                <w:sz w:val="24"/>
                <w:szCs w:val="24"/>
              </w:rPr>
              <w:fldChar w:fldCharType="end"/>
            </w:r>
          </w:hyperlink>
        </w:p>
        <w:p w:rsidR="007D768B" w:rsidRPr="00DC1BF9" w:rsidRDefault="00023FB4" w:rsidP="00DC1BF9">
          <w:pPr>
            <w:pStyle w:val="11"/>
            <w:tabs>
              <w:tab w:val="right" w:leader="dot" w:pos="8720"/>
            </w:tabs>
            <w:spacing w:line="360" w:lineRule="auto"/>
            <w:ind w:firstLineChars="100" w:firstLine="220"/>
            <w:rPr>
              <w:rFonts w:ascii="宋体" w:eastAsia="宋体" w:hAnsi="宋体" w:cstheme="minorBidi"/>
              <w:noProof/>
              <w:kern w:val="2"/>
              <w:sz w:val="24"/>
              <w:szCs w:val="24"/>
            </w:rPr>
          </w:pPr>
          <w:hyperlink w:anchor="_Toc11766715" w:history="1">
            <w:r w:rsidR="007D768B" w:rsidRPr="00DC1BF9">
              <w:rPr>
                <w:rStyle w:val="af2"/>
                <w:rFonts w:ascii="宋体" w:eastAsia="宋体" w:hAnsi="宋体"/>
                <w:noProof/>
                <w:sz w:val="24"/>
                <w:szCs w:val="24"/>
              </w:rPr>
              <w:t>7.1 跳转功能</w:t>
            </w:r>
            <w:r w:rsidR="007D768B" w:rsidRPr="00DC1BF9">
              <w:rPr>
                <w:rFonts w:ascii="宋体" w:eastAsia="宋体" w:hAnsi="宋体"/>
                <w:noProof/>
                <w:webHidden/>
                <w:sz w:val="24"/>
                <w:szCs w:val="24"/>
              </w:rPr>
              <w:tab/>
            </w:r>
            <w:r w:rsidR="007D768B" w:rsidRPr="00DC1BF9">
              <w:rPr>
                <w:rFonts w:ascii="宋体" w:eastAsia="宋体" w:hAnsi="宋体"/>
                <w:noProof/>
                <w:webHidden/>
                <w:sz w:val="24"/>
                <w:szCs w:val="24"/>
              </w:rPr>
              <w:fldChar w:fldCharType="begin"/>
            </w:r>
            <w:r w:rsidR="007D768B" w:rsidRPr="00DC1BF9">
              <w:rPr>
                <w:rFonts w:ascii="宋体" w:eastAsia="宋体" w:hAnsi="宋体"/>
                <w:noProof/>
                <w:webHidden/>
                <w:sz w:val="24"/>
                <w:szCs w:val="24"/>
              </w:rPr>
              <w:instrText xml:space="preserve"> PAGEREF _Toc11766715 \h </w:instrText>
            </w:r>
            <w:r w:rsidR="007D768B" w:rsidRPr="00DC1BF9">
              <w:rPr>
                <w:rFonts w:ascii="宋体" w:eastAsia="宋体" w:hAnsi="宋体"/>
                <w:noProof/>
                <w:webHidden/>
                <w:sz w:val="24"/>
                <w:szCs w:val="24"/>
              </w:rPr>
            </w:r>
            <w:r w:rsidR="007D768B" w:rsidRPr="00DC1BF9">
              <w:rPr>
                <w:rFonts w:ascii="宋体" w:eastAsia="宋体" w:hAnsi="宋体"/>
                <w:noProof/>
                <w:webHidden/>
                <w:sz w:val="24"/>
                <w:szCs w:val="24"/>
              </w:rPr>
              <w:fldChar w:fldCharType="separate"/>
            </w:r>
            <w:r w:rsidR="00692A30">
              <w:rPr>
                <w:rFonts w:ascii="宋体" w:eastAsia="宋体" w:hAnsi="宋体"/>
                <w:noProof/>
                <w:webHidden/>
                <w:sz w:val="24"/>
                <w:szCs w:val="24"/>
              </w:rPr>
              <w:t>20</w:t>
            </w:r>
            <w:r w:rsidR="007D768B" w:rsidRPr="00DC1BF9">
              <w:rPr>
                <w:rFonts w:ascii="宋体" w:eastAsia="宋体" w:hAnsi="宋体"/>
                <w:noProof/>
                <w:webHidden/>
                <w:sz w:val="24"/>
                <w:szCs w:val="24"/>
              </w:rPr>
              <w:fldChar w:fldCharType="end"/>
            </w:r>
          </w:hyperlink>
        </w:p>
        <w:p w:rsidR="007D768B" w:rsidRPr="00DC1BF9" w:rsidRDefault="00023FB4" w:rsidP="00DC1BF9">
          <w:pPr>
            <w:pStyle w:val="11"/>
            <w:tabs>
              <w:tab w:val="right" w:leader="dot" w:pos="8720"/>
            </w:tabs>
            <w:spacing w:line="360" w:lineRule="auto"/>
            <w:ind w:firstLineChars="100" w:firstLine="220"/>
            <w:rPr>
              <w:rFonts w:ascii="宋体" w:eastAsia="宋体" w:hAnsi="宋体" w:cstheme="minorBidi"/>
              <w:noProof/>
              <w:kern w:val="2"/>
              <w:sz w:val="24"/>
              <w:szCs w:val="24"/>
            </w:rPr>
          </w:pPr>
          <w:hyperlink w:anchor="_Toc11766716" w:history="1">
            <w:r w:rsidR="007D768B" w:rsidRPr="00DC1BF9">
              <w:rPr>
                <w:rStyle w:val="af2"/>
                <w:rFonts w:ascii="宋体" w:eastAsia="宋体" w:hAnsi="宋体"/>
                <w:noProof/>
                <w:sz w:val="24"/>
                <w:szCs w:val="24"/>
              </w:rPr>
              <w:t>7.2 换肤功能</w:t>
            </w:r>
            <w:r w:rsidR="007D768B" w:rsidRPr="00DC1BF9">
              <w:rPr>
                <w:rFonts w:ascii="宋体" w:eastAsia="宋体" w:hAnsi="宋体"/>
                <w:noProof/>
                <w:webHidden/>
                <w:sz w:val="24"/>
                <w:szCs w:val="24"/>
              </w:rPr>
              <w:tab/>
            </w:r>
            <w:r w:rsidR="007D768B" w:rsidRPr="00DC1BF9">
              <w:rPr>
                <w:rFonts w:ascii="宋体" w:eastAsia="宋体" w:hAnsi="宋体"/>
                <w:noProof/>
                <w:webHidden/>
                <w:sz w:val="24"/>
                <w:szCs w:val="24"/>
              </w:rPr>
              <w:fldChar w:fldCharType="begin"/>
            </w:r>
            <w:r w:rsidR="007D768B" w:rsidRPr="00DC1BF9">
              <w:rPr>
                <w:rFonts w:ascii="宋体" w:eastAsia="宋体" w:hAnsi="宋体"/>
                <w:noProof/>
                <w:webHidden/>
                <w:sz w:val="24"/>
                <w:szCs w:val="24"/>
              </w:rPr>
              <w:instrText xml:space="preserve"> PAGEREF _Toc11766716 \h </w:instrText>
            </w:r>
            <w:r w:rsidR="007D768B" w:rsidRPr="00DC1BF9">
              <w:rPr>
                <w:rFonts w:ascii="宋体" w:eastAsia="宋体" w:hAnsi="宋体"/>
                <w:noProof/>
                <w:webHidden/>
                <w:sz w:val="24"/>
                <w:szCs w:val="24"/>
              </w:rPr>
            </w:r>
            <w:r w:rsidR="007D768B" w:rsidRPr="00DC1BF9">
              <w:rPr>
                <w:rFonts w:ascii="宋体" w:eastAsia="宋体" w:hAnsi="宋体"/>
                <w:noProof/>
                <w:webHidden/>
                <w:sz w:val="24"/>
                <w:szCs w:val="24"/>
              </w:rPr>
              <w:fldChar w:fldCharType="separate"/>
            </w:r>
            <w:r w:rsidR="00692A30">
              <w:rPr>
                <w:rFonts w:ascii="宋体" w:eastAsia="宋体" w:hAnsi="宋体"/>
                <w:noProof/>
                <w:webHidden/>
                <w:sz w:val="24"/>
                <w:szCs w:val="24"/>
              </w:rPr>
              <w:t>20</w:t>
            </w:r>
            <w:r w:rsidR="007D768B" w:rsidRPr="00DC1BF9">
              <w:rPr>
                <w:rFonts w:ascii="宋体" w:eastAsia="宋体" w:hAnsi="宋体"/>
                <w:noProof/>
                <w:webHidden/>
                <w:sz w:val="24"/>
                <w:szCs w:val="24"/>
              </w:rPr>
              <w:fldChar w:fldCharType="end"/>
            </w:r>
          </w:hyperlink>
        </w:p>
        <w:p w:rsidR="007D768B" w:rsidRPr="00DC1BF9" w:rsidRDefault="00023FB4" w:rsidP="00DC1BF9">
          <w:pPr>
            <w:pStyle w:val="11"/>
            <w:tabs>
              <w:tab w:val="right" w:leader="dot" w:pos="8720"/>
            </w:tabs>
            <w:spacing w:line="360" w:lineRule="auto"/>
            <w:ind w:firstLineChars="100" w:firstLine="220"/>
            <w:rPr>
              <w:rFonts w:ascii="宋体" w:eastAsia="宋体" w:hAnsi="宋体" w:cstheme="minorBidi"/>
              <w:noProof/>
              <w:kern w:val="2"/>
              <w:sz w:val="24"/>
              <w:szCs w:val="24"/>
            </w:rPr>
          </w:pPr>
          <w:hyperlink w:anchor="_Toc11766717" w:history="1">
            <w:r w:rsidR="007D768B" w:rsidRPr="00DC1BF9">
              <w:rPr>
                <w:rStyle w:val="af2"/>
                <w:rFonts w:ascii="宋体" w:eastAsia="宋体" w:hAnsi="宋体"/>
                <w:noProof/>
                <w:sz w:val="24"/>
                <w:szCs w:val="24"/>
              </w:rPr>
              <w:t>7.3 定时功能</w:t>
            </w:r>
            <w:r w:rsidR="007D768B" w:rsidRPr="00DC1BF9">
              <w:rPr>
                <w:rFonts w:ascii="宋体" w:eastAsia="宋体" w:hAnsi="宋体"/>
                <w:noProof/>
                <w:webHidden/>
                <w:sz w:val="24"/>
                <w:szCs w:val="24"/>
              </w:rPr>
              <w:tab/>
            </w:r>
            <w:r w:rsidR="007D768B" w:rsidRPr="00DC1BF9">
              <w:rPr>
                <w:rFonts w:ascii="宋体" w:eastAsia="宋体" w:hAnsi="宋体"/>
                <w:noProof/>
                <w:webHidden/>
                <w:sz w:val="24"/>
                <w:szCs w:val="24"/>
              </w:rPr>
              <w:fldChar w:fldCharType="begin"/>
            </w:r>
            <w:r w:rsidR="007D768B" w:rsidRPr="00DC1BF9">
              <w:rPr>
                <w:rFonts w:ascii="宋体" w:eastAsia="宋体" w:hAnsi="宋体"/>
                <w:noProof/>
                <w:webHidden/>
                <w:sz w:val="24"/>
                <w:szCs w:val="24"/>
              </w:rPr>
              <w:instrText xml:space="preserve"> PAGEREF _Toc11766717 \h </w:instrText>
            </w:r>
            <w:r w:rsidR="007D768B" w:rsidRPr="00DC1BF9">
              <w:rPr>
                <w:rFonts w:ascii="宋体" w:eastAsia="宋体" w:hAnsi="宋体"/>
                <w:noProof/>
                <w:webHidden/>
                <w:sz w:val="24"/>
                <w:szCs w:val="24"/>
              </w:rPr>
            </w:r>
            <w:r w:rsidR="007D768B" w:rsidRPr="00DC1BF9">
              <w:rPr>
                <w:rFonts w:ascii="宋体" w:eastAsia="宋体" w:hAnsi="宋体"/>
                <w:noProof/>
                <w:webHidden/>
                <w:sz w:val="24"/>
                <w:szCs w:val="24"/>
              </w:rPr>
              <w:fldChar w:fldCharType="separate"/>
            </w:r>
            <w:r w:rsidR="00692A30">
              <w:rPr>
                <w:rFonts w:ascii="宋体" w:eastAsia="宋体" w:hAnsi="宋体"/>
                <w:noProof/>
                <w:webHidden/>
                <w:sz w:val="24"/>
                <w:szCs w:val="24"/>
              </w:rPr>
              <w:t>20</w:t>
            </w:r>
            <w:r w:rsidR="007D768B" w:rsidRPr="00DC1BF9">
              <w:rPr>
                <w:rFonts w:ascii="宋体" w:eastAsia="宋体" w:hAnsi="宋体"/>
                <w:noProof/>
                <w:webHidden/>
                <w:sz w:val="24"/>
                <w:szCs w:val="24"/>
              </w:rPr>
              <w:fldChar w:fldCharType="end"/>
            </w:r>
          </w:hyperlink>
        </w:p>
        <w:p w:rsidR="007D768B" w:rsidRPr="00DC1BF9" w:rsidRDefault="00023FB4" w:rsidP="00DC1BF9">
          <w:pPr>
            <w:pStyle w:val="2"/>
            <w:tabs>
              <w:tab w:val="right" w:leader="dot" w:pos="8720"/>
            </w:tabs>
            <w:spacing w:line="360" w:lineRule="auto"/>
            <w:ind w:left="0" w:firstLineChars="100" w:firstLine="220"/>
            <w:rPr>
              <w:rFonts w:ascii="宋体" w:eastAsia="宋体" w:hAnsi="宋体" w:cstheme="minorBidi"/>
              <w:noProof/>
              <w:kern w:val="2"/>
              <w:sz w:val="24"/>
              <w:szCs w:val="24"/>
            </w:rPr>
          </w:pPr>
          <w:hyperlink w:anchor="_Toc11766718" w:history="1">
            <w:r w:rsidR="007D768B" w:rsidRPr="00DC1BF9">
              <w:rPr>
                <w:rStyle w:val="af2"/>
                <w:rFonts w:ascii="宋体" w:eastAsia="宋体" w:hAnsi="宋体"/>
                <w:noProof/>
                <w:sz w:val="24"/>
                <w:szCs w:val="24"/>
              </w:rPr>
              <w:t>7.4 显示About</w:t>
            </w:r>
            <w:r w:rsidR="007D768B" w:rsidRPr="00DC1BF9">
              <w:rPr>
                <w:rFonts w:ascii="宋体" w:eastAsia="宋体" w:hAnsi="宋体"/>
                <w:noProof/>
                <w:webHidden/>
                <w:sz w:val="24"/>
                <w:szCs w:val="24"/>
              </w:rPr>
              <w:tab/>
            </w:r>
            <w:r w:rsidR="007D768B" w:rsidRPr="00DC1BF9">
              <w:rPr>
                <w:rFonts w:ascii="宋体" w:eastAsia="宋体" w:hAnsi="宋体"/>
                <w:noProof/>
                <w:webHidden/>
                <w:sz w:val="24"/>
                <w:szCs w:val="24"/>
              </w:rPr>
              <w:fldChar w:fldCharType="begin"/>
            </w:r>
            <w:r w:rsidR="007D768B" w:rsidRPr="00DC1BF9">
              <w:rPr>
                <w:rFonts w:ascii="宋体" w:eastAsia="宋体" w:hAnsi="宋体"/>
                <w:noProof/>
                <w:webHidden/>
                <w:sz w:val="24"/>
                <w:szCs w:val="24"/>
              </w:rPr>
              <w:instrText xml:space="preserve"> PAGEREF _Toc11766718 \h </w:instrText>
            </w:r>
            <w:r w:rsidR="007D768B" w:rsidRPr="00DC1BF9">
              <w:rPr>
                <w:rFonts w:ascii="宋体" w:eastAsia="宋体" w:hAnsi="宋体"/>
                <w:noProof/>
                <w:webHidden/>
                <w:sz w:val="24"/>
                <w:szCs w:val="24"/>
              </w:rPr>
            </w:r>
            <w:r w:rsidR="007D768B" w:rsidRPr="00DC1BF9">
              <w:rPr>
                <w:rFonts w:ascii="宋体" w:eastAsia="宋体" w:hAnsi="宋体"/>
                <w:noProof/>
                <w:webHidden/>
                <w:sz w:val="24"/>
                <w:szCs w:val="24"/>
              </w:rPr>
              <w:fldChar w:fldCharType="separate"/>
            </w:r>
            <w:r w:rsidR="00692A30">
              <w:rPr>
                <w:rFonts w:ascii="宋体" w:eastAsia="宋体" w:hAnsi="宋体"/>
                <w:noProof/>
                <w:webHidden/>
                <w:sz w:val="24"/>
                <w:szCs w:val="24"/>
              </w:rPr>
              <w:t>21</w:t>
            </w:r>
            <w:r w:rsidR="007D768B" w:rsidRPr="00DC1BF9">
              <w:rPr>
                <w:rFonts w:ascii="宋体" w:eastAsia="宋体" w:hAnsi="宋体"/>
                <w:noProof/>
                <w:webHidden/>
                <w:sz w:val="24"/>
                <w:szCs w:val="24"/>
              </w:rPr>
              <w:fldChar w:fldCharType="end"/>
            </w:r>
          </w:hyperlink>
        </w:p>
        <w:p w:rsidR="007D768B" w:rsidRPr="00DC1BF9" w:rsidRDefault="00023FB4" w:rsidP="00DC1BF9">
          <w:pPr>
            <w:pStyle w:val="11"/>
            <w:tabs>
              <w:tab w:val="right" w:leader="dot" w:pos="8720"/>
            </w:tabs>
            <w:spacing w:line="360" w:lineRule="auto"/>
            <w:rPr>
              <w:rFonts w:ascii="宋体" w:eastAsia="宋体" w:hAnsi="宋体" w:cstheme="minorBidi"/>
              <w:noProof/>
              <w:kern w:val="2"/>
              <w:sz w:val="24"/>
              <w:szCs w:val="24"/>
            </w:rPr>
          </w:pPr>
          <w:hyperlink w:anchor="_Toc11766719" w:history="1">
            <w:r w:rsidR="007D768B" w:rsidRPr="00DC1BF9">
              <w:rPr>
                <w:rStyle w:val="af2"/>
                <w:rFonts w:ascii="宋体" w:eastAsia="宋体" w:hAnsi="宋体"/>
                <w:noProof/>
                <w:sz w:val="24"/>
                <w:szCs w:val="24"/>
              </w:rPr>
              <w:t>参考文献</w:t>
            </w:r>
            <w:r w:rsidR="007D768B" w:rsidRPr="00DC1BF9">
              <w:rPr>
                <w:rFonts w:ascii="宋体" w:eastAsia="宋体" w:hAnsi="宋体"/>
                <w:noProof/>
                <w:webHidden/>
                <w:sz w:val="24"/>
                <w:szCs w:val="24"/>
              </w:rPr>
              <w:tab/>
            </w:r>
            <w:r w:rsidR="007D768B" w:rsidRPr="00DC1BF9">
              <w:rPr>
                <w:rFonts w:ascii="宋体" w:eastAsia="宋体" w:hAnsi="宋体"/>
                <w:noProof/>
                <w:webHidden/>
                <w:sz w:val="24"/>
                <w:szCs w:val="24"/>
              </w:rPr>
              <w:fldChar w:fldCharType="begin"/>
            </w:r>
            <w:r w:rsidR="007D768B" w:rsidRPr="00DC1BF9">
              <w:rPr>
                <w:rFonts w:ascii="宋体" w:eastAsia="宋体" w:hAnsi="宋体"/>
                <w:noProof/>
                <w:webHidden/>
                <w:sz w:val="24"/>
                <w:szCs w:val="24"/>
              </w:rPr>
              <w:instrText xml:space="preserve"> PAGEREF _Toc11766719 \h </w:instrText>
            </w:r>
            <w:r w:rsidR="007D768B" w:rsidRPr="00DC1BF9">
              <w:rPr>
                <w:rFonts w:ascii="宋体" w:eastAsia="宋体" w:hAnsi="宋体"/>
                <w:noProof/>
                <w:webHidden/>
                <w:sz w:val="24"/>
                <w:szCs w:val="24"/>
              </w:rPr>
            </w:r>
            <w:r w:rsidR="007D768B" w:rsidRPr="00DC1BF9">
              <w:rPr>
                <w:rFonts w:ascii="宋体" w:eastAsia="宋体" w:hAnsi="宋体"/>
                <w:noProof/>
                <w:webHidden/>
                <w:sz w:val="24"/>
                <w:szCs w:val="24"/>
              </w:rPr>
              <w:fldChar w:fldCharType="separate"/>
            </w:r>
            <w:r w:rsidR="00692A30">
              <w:rPr>
                <w:rFonts w:ascii="宋体" w:eastAsia="宋体" w:hAnsi="宋体"/>
                <w:noProof/>
                <w:webHidden/>
                <w:sz w:val="24"/>
                <w:szCs w:val="24"/>
              </w:rPr>
              <w:t>22</w:t>
            </w:r>
            <w:r w:rsidR="007D768B" w:rsidRPr="00DC1BF9">
              <w:rPr>
                <w:rFonts w:ascii="宋体" w:eastAsia="宋体" w:hAnsi="宋体"/>
                <w:noProof/>
                <w:webHidden/>
                <w:sz w:val="24"/>
                <w:szCs w:val="24"/>
              </w:rPr>
              <w:fldChar w:fldCharType="end"/>
            </w:r>
          </w:hyperlink>
        </w:p>
        <w:p w:rsidR="007D768B" w:rsidRPr="00DC1BF9" w:rsidRDefault="00023FB4" w:rsidP="00DC1BF9">
          <w:pPr>
            <w:pStyle w:val="11"/>
            <w:tabs>
              <w:tab w:val="right" w:leader="dot" w:pos="8720"/>
            </w:tabs>
            <w:spacing w:line="360" w:lineRule="auto"/>
            <w:rPr>
              <w:rFonts w:ascii="宋体" w:eastAsia="宋体" w:hAnsi="宋体" w:cstheme="minorBidi"/>
              <w:noProof/>
              <w:kern w:val="2"/>
              <w:sz w:val="24"/>
              <w:szCs w:val="24"/>
            </w:rPr>
          </w:pPr>
          <w:hyperlink w:anchor="_Toc11766720" w:history="1">
            <w:r w:rsidR="007D768B" w:rsidRPr="00DC1BF9">
              <w:rPr>
                <w:rStyle w:val="af2"/>
                <w:rFonts w:ascii="宋体" w:eastAsia="宋体" w:hAnsi="宋体"/>
                <w:noProof/>
                <w:sz w:val="24"/>
                <w:szCs w:val="24"/>
              </w:rPr>
              <w:t>心得体会</w:t>
            </w:r>
            <w:r w:rsidR="007D768B" w:rsidRPr="00DC1BF9">
              <w:rPr>
                <w:rFonts w:ascii="宋体" w:eastAsia="宋体" w:hAnsi="宋体"/>
                <w:noProof/>
                <w:webHidden/>
                <w:sz w:val="24"/>
                <w:szCs w:val="24"/>
              </w:rPr>
              <w:tab/>
            </w:r>
            <w:r w:rsidR="007D768B" w:rsidRPr="00DC1BF9">
              <w:rPr>
                <w:rFonts w:ascii="宋体" w:eastAsia="宋体" w:hAnsi="宋体"/>
                <w:noProof/>
                <w:webHidden/>
                <w:sz w:val="24"/>
                <w:szCs w:val="24"/>
              </w:rPr>
              <w:fldChar w:fldCharType="begin"/>
            </w:r>
            <w:r w:rsidR="007D768B" w:rsidRPr="00DC1BF9">
              <w:rPr>
                <w:rFonts w:ascii="宋体" w:eastAsia="宋体" w:hAnsi="宋体"/>
                <w:noProof/>
                <w:webHidden/>
                <w:sz w:val="24"/>
                <w:szCs w:val="24"/>
              </w:rPr>
              <w:instrText xml:space="preserve"> PAGEREF _Toc11766720 \h </w:instrText>
            </w:r>
            <w:r w:rsidR="007D768B" w:rsidRPr="00DC1BF9">
              <w:rPr>
                <w:rFonts w:ascii="宋体" w:eastAsia="宋体" w:hAnsi="宋体"/>
                <w:noProof/>
                <w:webHidden/>
                <w:sz w:val="24"/>
                <w:szCs w:val="24"/>
              </w:rPr>
            </w:r>
            <w:r w:rsidR="007D768B" w:rsidRPr="00DC1BF9">
              <w:rPr>
                <w:rFonts w:ascii="宋体" w:eastAsia="宋体" w:hAnsi="宋体"/>
                <w:noProof/>
                <w:webHidden/>
                <w:sz w:val="24"/>
                <w:szCs w:val="24"/>
              </w:rPr>
              <w:fldChar w:fldCharType="separate"/>
            </w:r>
            <w:r w:rsidR="00692A30">
              <w:rPr>
                <w:rFonts w:ascii="宋体" w:eastAsia="宋体" w:hAnsi="宋体"/>
                <w:noProof/>
                <w:webHidden/>
                <w:sz w:val="24"/>
                <w:szCs w:val="24"/>
              </w:rPr>
              <w:t>23</w:t>
            </w:r>
            <w:r w:rsidR="007D768B" w:rsidRPr="00DC1BF9">
              <w:rPr>
                <w:rFonts w:ascii="宋体" w:eastAsia="宋体" w:hAnsi="宋体"/>
                <w:noProof/>
                <w:webHidden/>
                <w:sz w:val="24"/>
                <w:szCs w:val="24"/>
              </w:rPr>
              <w:fldChar w:fldCharType="end"/>
            </w:r>
          </w:hyperlink>
        </w:p>
        <w:p w:rsidR="00EB009B" w:rsidRPr="005C08F1" w:rsidRDefault="007D768B" w:rsidP="00DC1BF9">
          <w:pPr>
            <w:spacing w:line="360" w:lineRule="auto"/>
            <w:rPr>
              <w:sz w:val="32"/>
            </w:rPr>
            <w:sectPr w:rsidR="00EB009B" w:rsidRPr="005C08F1">
              <w:footerReference w:type="even" r:id="rId17"/>
              <w:footerReference w:type="default" r:id="rId18"/>
              <w:pgSz w:w="11906" w:h="16838"/>
              <w:pgMar w:top="1440" w:right="1588" w:bottom="1440" w:left="1588" w:header="851" w:footer="992" w:gutter="0"/>
              <w:pgNumType w:fmt="upperRoman" w:start="1"/>
              <w:cols w:space="720"/>
              <w:docGrid w:type="lines" w:linePitch="312"/>
            </w:sectPr>
          </w:pPr>
          <w:r w:rsidRPr="00DC1BF9">
            <w:rPr>
              <w:rFonts w:ascii="宋体" w:hAnsi="宋体"/>
              <w:b/>
              <w:bCs/>
              <w:sz w:val="24"/>
              <w:lang w:val="zh-CN"/>
            </w:rPr>
            <w:fldChar w:fldCharType="end"/>
          </w:r>
        </w:p>
      </w:sdtContent>
    </w:sdt>
    <w:p w:rsidR="00EB009B" w:rsidRDefault="00EB009B">
      <w:pPr>
        <w:rPr>
          <w:rFonts w:ascii="宋体" w:hAnsi="宋体"/>
          <w:b/>
          <w:sz w:val="30"/>
          <w:szCs w:val="30"/>
          <w:u w:val="single"/>
        </w:rPr>
        <w:sectPr w:rsidR="00EB009B">
          <w:footerReference w:type="even" r:id="rId19"/>
          <w:footerReference w:type="default" r:id="rId20"/>
          <w:pgSz w:w="11906" w:h="16838"/>
          <w:pgMar w:top="1440" w:right="1588" w:bottom="1440" w:left="1588" w:header="851" w:footer="992" w:gutter="0"/>
          <w:pgNumType w:start="1"/>
          <w:cols w:space="720"/>
          <w:docGrid w:type="lines" w:linePitch="312"/>
        </w:sectPr>
      </w:pPr>
    </w:p>
    <w:p w:rsidR="00600CC3" w:rsidRPr="00600CC3" w:rsidRDefault="00EB009B" w:rsidP="00600CC3">
      <w:pPr>
        <w:pStyle w:val="1"/>
        <w:numPr>
          <w:ilvl w:val="0"/>
          <w:numId w:val="5"/>
        </w:numPr>
        <w:rPr>
          <w:rFonts w:ascii="黑体" w:eastAsia="黑体" w:hAnsi="黑体"/>
          <w:sz w:val="30"/>
          <w:szCs w:val="30"/>
        </w:rPr>
      </w:pPr>
      <w:bookmarkStart w:id="2" w:name="_Toc11688245"/>
      <w:bookmarkStart w:id="3" w:name="_Toc11763341"/>
      <w:bookmarkStart w:id="4" w:name="_Toc11766686"/>
      <w:r w:rsidRPr="00600CC3">
        <w:rPr>
          <w:rFonts w:ascii="黑体" w:eastAsia="黑体" w:hAnsi="黑体" w:hint="eastAsia"/>
          <w:sz w:val="30"/>
          <w:szCs w:val="30"/>
        </w:rPr>
        <w:lastRenderedPageBreak/>
        <w:t>需求分析</w:t>
      </w:r>
      <w:bookmarkEnd w:id="2"/>
      <w:bookmarkEnd w:id="3"/>
      <w:bookmarkEnd w:id="4"/>
    </w:p>
    <w:p w:rsidR="009052FE" w:rsidRPr="0066670A" w:rsidRDefault="00E01FFE" w:rsidP="005D5ECA">
      <w:pPr>
        <w:spacing w:line="360" w:lineRule="auto"/>
        <w:ind w:firstLine="420"/>
        <w:rPr>
          <w:rFonts w:ascii="宋体" w:hAnsi="宋体"/>
          <w:sz w:val="24"/>
        </w:rPr>
      </w:pPr>
      <w:r w:rsidRPr="0066670A">
        <w:rPr>
          <w:rFonts w:ascii="宋体" w:hAnsi="宋体" w:hint="eastAsia"/>
          <w:sz w:val="24"/>
        </w:rPr>
        <w:t>对于日期，1、3、5、7、8、10、12月有31天；4、6、9、11月有30天；闰年的2月有29天，平年有28天。每4年一个闰年，每100年一个闰年，每400年一个闰年。</w:t>
      </w:r>
      <w:r w:rsidR="009052FE" w:rsidRPr="0066670A">
        <w:rPr>
          <w:rFonts w:ascii="宋体" w:hAnsi="宋体" w:hint="eastAsia"/>
          <w:sz w:val="24"/>
        </w:rPr>
        <w:t>根据以上条件，给定任意的年份和月份，便可计算出当月的天数。</w:t>
      </w:r>
    </w:p>
    <w:p w:rsidR="009052FE" w:rsidRPr="0066670A" w:rsidRDefault="009052FE" w:rsidP="002B7CB1">
      <w:pPr>
        <w:spacing w:line="360" w:lineRule="auto"/>
        <w:ind w:firstLine="570"/>
        <w:rPr>
          <w:rFonts w:ascii="宋体" w:hAnsi="宋体"/>
          <w:sz w:val="24"/>
        </w:rPr>
      </w:pPr>
      <w:r w:rsidRPr="0066670A">
        <w:rPr>
          <w:rFonts w:ascii="宋体" w:hAnsi="宋体" w:hint="eastAsia"/>
          <w:sz w:val="24"/>
        </w:rPr>
        <w:t>对于时间，将表盘分为12等份，每一份对应一小时；将表盘分为60等份，每一份对应一分钟；将表盘分为3600等份，每一份对应一秒钟。</w:t>
      </w:r>
    </w:p>
    <w:p w:rsidR="0066670A" w:rsidRPr="0066670A" w:rsidRDefault="009052FE" w:rsidP="002B7CB1">
      <w:pPr>
        <w:widowControl/>
        <w:shd w:val="clear" w:color="auto" w:fill="FFFFFF"/>
        <w:spacing w:line="360" w:lineRule="auto"/>
        <w:jc w:val="left"/>
        <w:rPr>
          <w:rFonts w:ascii="Consolas" w:hAnsi="Consolas" w:cs="宋体"/>
          <w:b/>
          <w:bCs/>
          <w:color w:val="000000"/>
          <w:kern w:val="0"/>
          <w:sz w:val="27"/>
          <w:szCs w:val="27"/>
        </w:rPr>
      </w:pPr>
      <w:r w:rsidRPr="0066670A">
        <w:rPr>
          <w:rFonts w:ascii="宋体" w:hAnsi="宋体" w:hint="eastAsia"/>
          <w:sz w:val="24"/>
        </w:rPr>
        <w:t>每秒钟分针转过的角度：</w:t>
      </w:r>
      <w:proofErr w:type="spellStart"/>
      <w:r w:rsidR="0066670A" w:rsidRPr="0066670A">
        <w:rPr>
          <w:rFonts w:ascii="Consolas" w:hAnsi="Consolas" w:cs="宋体"/>
          <w:b/>
          <w:bCs/>
          <w:color w:val="001080"/>
          <w:kern w:val="0"/>
          <w:sz w:val="27"/>
          <w:szCs w:val="27"/>
        </w:rPr>
        <w:t>minute_angle</w:t>
      </w:r>
      <w:proofErr w:type="spellEnd"/>
      <w:r w:rsidR="0066670A" w:rsidRPr="0066670A">
        <w:rPr>
          <w:rFonts w:ascii="Consolas" w:hAnsi="Consolas" w:cs="宋体"/>
          <w:b/>
          <w:bCs/>
          <w:color w:val="000000"/>
          <w:kern w:val="0"/>
          <w:sz w:val="27"/>
          <w:szCs w:val="27"/>
        </w:rPr>
        <w:t>=(</w:t>
      </w:r>
      <w:proofErr w:type="spellStart"/>
      <w:r w:rsidR="0066670A" w:rsidRPr="0066670A">
        <w:rPr>
          <w:rFonts w:ascii="Consolas" w:hAnsi="Consolas" w:cs="宋体"/>
          <w:b/>
          <w:bCs/>
          <w:color w:val="000000"/>
          <w:kern w:val="0"/>
          <w:sz w:val="27"/>
          <w:szCs w:val="27"/>
        </w:rPr>
        <w:t>minute+second</w:t>
      </w:r>
      <w:proofErr w:type="spellEnd"/>
      <w:r w:rsidR="0066670A" w:rsidRPr="0066670A">
        <w:rPr>
          <w:rFonts w:ascii="Consolas" w:hAnsi="Consolas" w:cs="宋体"/>
          <w:b/>
          <w:bCs/>
          <w:color w:val="000000"/>
          <w:kern w:val="0"/>
          <w:sz w:val="27"/>
          <w:szCs w:val="27"/>
        </w:rPr>
        <w:t>/</w:t>
      </w:r>
      <w:proofErr w:type="gramStart"/>
      <w:r w:rsidR="0066670A" w:rsidRPr="0066670A">
        <w:rPr>
          <w:rFonts w:ascii="Consolas" w:hAnsi="Consolas" w:cs="宋体"/>
          <w:b/>
          <w:bCs/>
          <w:color w:val="09885A"/>
          <w:kern w:val="0"/>
          <w:sz w:val="27"/>
          <w:szCs w:val="27"/>
        </w:rPr>
        <w:t>60</w:t>
      </w:r>
      <w:r w:rsidR="0066670A" w:rsidRPr="0066670A">
        <w:rPr>
          <w:rFonts w:ascii="Consolas" w:hAnsi="Consolas" w:cs="宋体"/>
          <w:b/>
          <w:bCs/>
          <w:color w:val="000000"/>
          <w:kern w:val="0"/>
          <w:sz w:val="27"/>
          <w:szCs w:val="27"/>
        </w:rPr>
        <w:t>)*</w:t>
      </w:r>
      <w:proofErr w:type="gramEnd"/>
      <w:r w:rsidR="0066670A" w:rsidRPr="0066670A">
        <w:rPr>
          <w:rFonts w:ascii="Consolas" w:hAnsi="Consolas" w:cs="宋体"/>
          <w:b/>
          <w:bCs/>
          <w:color w:val="09885A"/>
          <w:kern w:val="0"/>
          <w:sz w:val="27"/>
          <w:szCs w:val="27"/>
        </w:rPr>
        <w:t>360</w:t>
      </w:r>
      <w:r w:rsidR="0066670A" w:rsidRPr="0066670A">
        <w:rPr>
          <w:rFonts w:ascii="Consolas" w:hAnsi="Consolas" w:cs="宋体"/>
          <w:b/>
          <w:bCs/>
          <w:color w:val="000000"/>
          <w:kern w:val="0"/>
          <w:sz w:val="27"/>
          <w:szCs w:val="27"/>
        </w:rPr>
        <w:t>/</w:t>
      </w:r>
      <w:r w:rsidR="0066670A" w:rsidRPr="0066670A">
        <w:rPr>
          <w:rFonts w:ascii="Consolas" w:hAnsi="Consolas" w:cs="宋体"/>
          <w:b/>
          <w:bCs/>
          <w:color w:val="09885A"/>
          <w:kern w:val="0"/>
          <w:sz w:val="27"/>
          <w:szCs w:val="27"/>
        </w:rPr>
        <w:t>60</w:t>
      </w:r>
      <w:r w:rsidR="0066670A" w:rsidRPr="0066670A">
        <w:rPr>
          <w:rFonts w:ascii="Consolas" w:hAnsi="Consolas" w:cs="宋体"/>
          <w:b/>
          <w:bCs/>
          <w:color w:val="000000"/>
          <w:kern w:val="0"/>
          <w:sz w:val="27"/>
          <w:szCs w:val="27"/>
        </w:rPr>
        <w:t>;</w:t>
      </w:r>
    </w:p>
    <w:p w:rsidR="005D5ECA" w:rsidRDefault="0066670A" w:rsidP="002B7CB1">
      <w:pPr>
        <w:widowControl/>
        <w:shd w:val="clear" w:color="auto" w:fill="FFFFFF"/>
        <w:spacing w:line="360" w:lineRule="auto"/>
        <w:jc w:val="left"/>
        <w:rPr>
          <w:rFonts w:ascii="Consolas" w:hAnsi="Consolas" w:cs="宋体"/>
          <w:b/>
          <w:bCs/>
          <w:color w:val="000000"/>
          <w:kern w:val="0"/>
          <w:sz w:val="27"/>
          <w:szCs w:val="27"/>
        </w:rPr>
      </w:pPr>
      <w:r w:rsidRPr="0066670A">
        <w:rPr>
          <w:rFonts w:ascii="宋体" w:hAnsi="宋体" w:cs="宋体" w:hint="eastAsia"/>
          <w:bCs/>
          <w:kern w:val="0"/>
          <w:sz w:val="24"/>
        </w:rPr>
        <w:t>每秒钟时针转过的角度：</w:t>
      </w:r>
      <w:proofErr w:type="spellStart"/>
      <w:r w:rsidRPr="0066670A">
        <w:rPr>
          <w:rFonts w:ascii="Consolas" w:hAnsi="Consolas" w:cs="宋体"/>
          <w:b/>
          <w:bCs/>
          <w:color w:val="001080"/>
          <w:kern w:val="0"/>
          <w:sz w:val="27"/>
          <w:szCs w:val="27"/>
        </w:rPr>
        <w:t>hour_angle</w:t>
      </w:r>
      <w:proofErr w:type="spellEnd"/>
      <w:r w:rsidRPr="0066670A">
        <w:rPr>
          <w:rFonts w:ascii="Consolas" w:hAnsi="Consolas" w:cs="宋体"/>
          <w:b/>
          <w:bCs/>
          <w:color w:val="000000"/>
          <w:kern w:val="0"/>
          <w:sz w:val="27"/>
          <w:szCs w:val="27"/>
        </w:rPr>
        <w:t>=(hour-</w:t>
      </w:r>
      <w:r w:rsidRPr="0066670A">
        <w:rPr>
          <w:rFonts w:ascii="Consolas" w:hAnsi="Consolas" w:cs="宋体"/>
          <w:b/>
          <w:bCs/>
          <w:color w:val="09885A"/>
          <w:kern w:val="0"/>
          <w:sz w:val="27"/>
          <w:szCs w:val="27"/>
        </w:rPr>
        <w:t>12</w:t>
      </w:r>
      <w:r w:rsidRPr="0066670A">
        <w:rPr>
          <w:rFonts w:ascii="Consolas" w:hAnsi="Consolas" w:cs="宋体"/>
          <w:b/>
          <w:bCs/>
          <w:color w:val="000000"/>
          <w:kern w:val="0"/>
          <w:sz w:val="27"/>
          <w:szCs w:val="27"/>
        </w:rPr>
        <w:t>+minute/</w:t>
      </w:r>
      <w:proofErr w:type="gramStart"/>
      <w:r w:rsidRPr="0066670A">
        <w:rPr>
          <w:rFonts w:ascii="Consolas" w:hAnsi="Consolas" w:cs="宋体"/>
          <w:b/>
          <w:bCs/>
          <w:color w:val="09885A"/>
          <w:kern w:val="0"/>
          <w:sz w:val="27"/>
          <w:szCs w:val="27"/>
        </w:rPr>
        <w:t>60</w:t>
      </w:r>
      <w:r w:rsidRPr="0066670A">
        <w:rPr>
          <w:rFonts w:ascii="Consolas" w:hAnsi="Consolas" w:cs="宋体"/>
          <w:b/>
          <w:bCs/>
          <w:color w:val="000000"/>
          <w:kern w:val="0"/>
          <w:sz w:val="27"/>
          <w:szCs w:val="27"/>
        </w:rPr>
        <w:t>)*</w:t>
      </w:r>
      <w:proofErr w:type="gramEnd"/>
      <w:r w:rsidRPr="0066670A">
        <w:rPr>
          <w:rFonts w:ascii="Consolas" w:hAnsi="Consolas" w:cs="宋体"/>
          <w:b/>
          <w:bCs/>
          <w:color w:val="09885A"/>
          <w:kern w:val="0"/>
          <w:sz w:val="27"/>
          <w:szCs w:val="27"/>
        </w:rPr>
        <w:t>360</w:t>
      </w:r>
      <w:r w:rsidRPr="0066670A">
        <w:rPr>
          <w:rFonts w:ascii="Consolas" w:hAnsi="Consolas" w:cs="宋体"/>
          <w:b/>
          <w:bCs/>
          <w:color w:val="000000"/>
          <w:kern w:val="0"/>
          <w:sz w:val="27"/>
          <w:szCs w:val="27"/>
        </w:rPr>
        <w:t>/</w:t>
      </w:r>
      <w:r w:rsidRPr="0066670A">
        <w:rPr>
          <w:rFonts w:ascii="Consolas" w:hAnsi="Consolas" w:cs="宋体"/>
          <w:b/>
          <w:bCs/>
          <w:color w:val="09885A"/>
          <w:kern w:val="0"/>
          <w:sz w:val="27"/>
          <w:szCs w:val="27"/>
        </w:rPr>
        <w:t>12</w:t>
      </w:r>
      <w:r w:rsidRPr="0066670A">
        <w:rPr>
          <w:rFonts w:ascii="Consolas" w:hAnsi="Consolas" w:cs="宋体"/>
          <w:b/>
          <w:bCs/>
          <w:color w:val="000000"/>
          <w:kern w:val="0"/>
          <w:sz w:val="27"/>
          <w:szCs w:val="27"/>
        </w:rPr>
        <w:t>;</w:t>
      </w:r>
    </w:p>
    <w:p w:rsidR="0066670A" w:rsidRPr="005D5ECA" w:rsidRDefault="0066670A" w:rsidP="002B7CB1">
      <w:pPr>
        <w:widowControl/>
        <w:shd w:val="clear" w:color="auto" w:fill="FFFFFF"/>
        <w:spacing w:line="360" w:lineRule="auto"/>
        <w:jc w:val="left"/>
        <w:rPr>
          <w:rFonts w:ascii="Consolas" w:hAnsi="Consolas" w:cs="宋体"/>
          <w:b/>
          <w:bCs/>
          <w:color w:val="000000"/>
          <w:kern w:val="0"/>
          <w:sz w:val="27"/>
          <w:szCs w:val="27"/>
        </w:rPr>
      </w:pPr>
      <w:r w:rsidRPr="007443B6">
        <w:rPr>
          <w:rFonts w:ascii="Consolas" w:hAnsi="Consolas" w:cs="宋体" w:hint="eastAsia"/>
          <w:bCs/>
          <w:color w:val="000000"/>
          <w:kern w:val="0"/>
          <w:sz w:val="24"/>
        </w:rPr>
        <w:t>根据以上条件</w:t>
      </w:r>
      <w:r w:rsidRPr="007443B6">
        <w:rPr>
          <w:rFonts w:ascii="宋体" w:hAnsi="宋体" w:hint="eastAsia"/>
          <w:sz w:val="24"/>
        </w:rPr>
        <w:t>，便可以计算出任意时刻时分秒针在表盘上的具体位置，利用Graphics</w:t>
      </w:r>
      <w:r w:rsidR="007443B6" w:rsidRPr="007443B6">
        <w:rPr>
          <w:rFonts w:ascii="宋体" w:hAnsi="宋体" w:hint="eastAsia"/>
          <w:sz w:val="24"/>
        </w:rPr>
        <w:t>2D</w:t>
      </w:r>
      <w:r w:rsidRPr="007443B6">
        <w:rPr>
          <w:rFonts w:ascii="宋体" w:hAnsi="宋体" w:hint="eastAsia"/>
          <w:sz w:val="24"/>
        </w:rPr>
        <w:t>类在面板上绘制即可。</w:t>
      </w:r>
    </w:p>
    <w:p w:rsidR="001F3DD8" w:rsidRDefault="007443B6" w:rsidP="005D5ECA">
      <w:pPr>
        <w:widowControl/>
        <w:shd w:val="clear" w:color="auto" w:fill="FFFFFF"/>
        <w:spacing w:line="360" w:lineRule="auto"/>
        <w:ind w:firstLineChars="200" w:firstLine="480"/>
        <w:jc w:val="left"/>
        <w:rPr>
          <w:rFonts w:ascii="宋体" w:hAnsi="宋体"/>
          <w:sz w:val="24"/>
        </w:rPr>
      </w:pPr>
      <w:r>
        <w:rPr>
          <w:rFonts w:ascii="宋体" w:hAnsi="宋体" w:hint="eastAsia"/>
          <w:sz w:val="24"/>
        </w:rPr>
        <w:t>将标签和日期进行关联这样就可以将日期的具体信息显示出来，比如节</w:t>
      </w:r>
      <w:r w:rsidR="00600CC3">
        <w:rPr>
          <w:rFonts w:ascii="宋体" w:hAnsi="宋体" w:hint="eastAsia"/>
          <w:sz w:val="24"/>
        </w:rPr>
        <w:t>假</w:t>
      </w:r>
      <w:r>
        <w:rPr>
          <w:rFonts w:ascii="宋体" w:hAnsi="宋体" w:hint="eastAsia"/>
          <w:sz w:val="24"/>
        </w:rPr>
        <w:t>日、每日运势、</w:t>
      </w:r>
      <w:r w:rsidR="00600CC3">
        <w:rPr>
          <w:rFonts w:ascii="宋体" w:hAnsi="宋体" w:hint="eastAsia"/>
          <w:sz w:val="24"/>
        </w:rPr>
        <w:t>黄道吉日等。</w:t>
      </w:r>
    </w:p>
    <w:p w:rsidR="007443B6" w:rsidRPr="001F3DD8" w:rsidRDefault="001F3DD8" w:rsidP="00016BCA">
      <w:pPr>
        <w:widowControl/>
        <w:shd w:val="clear" w:color="auto" w:fill="FFFFFF"/>
        <w:spacing w:line="360" w:lineRule="auto"/>
        <w:ind w:left="60" w:firstLine="420"/>
        <w:jc w:val="left"/>
        <w:rPr>
          <w:rFonts w:ascii="宋体" w:hAnsi="宋体" w:cs="宋体"/>
          <w:bCs/>
          <w:color w:val="000000"/>
          <w:kern w:val="0"/>
          <w:sz w:val="24"/>
        </w:rPr>
      </w:pPr>
      <w:r w:rsidRPr="001F3DD8">
        <w:rPr>
          <w:rFonts w:ascii="宋体" w:hAnsi="宋体" w:cs="宋体" w:hint="eastAsia"/>
          <w:bCs/>
          <w:color w:val="000000"/>
          <w:kern w:val="0"/>
          <w:sz w:val="24"/>
        </w:rPr>
        <w:t>通过调用系统时间，制作一个计时装置，结合窗口和标签实现闹钟的功能。</w:t>
      </w:r>
    </w:p>
    <w:p w:rsidR="00600CC3" w:rsidRPr="007443B6" w:rsidRDefault="002B7CB1" w:rsidP="005D5ECA">
      <w:pPr>
        <w:widowControl/>
        <w:shd w:val="clear" w:color="auto" w:fill="FFFFFF"/>
        <w:spacing w:line="360" w:lineRule="auto"/>
        <w:ind w:firstLineChars="200" w:firstLine="480"/>
        <w:jc w:val="left"/>
        <w:rPr>
          <w:rFonts w:ascii="宋体" w:hAnsi="宋体"/>
          <w:sz w:val="24"/>
        </w:rPr>
      </w:pPr>
      <w:r>
        <w:rPr>
          <w:rFonts w:ascii="宋体" w:hAnsi="宋体" w:hint="eastAsia"/>
          <w:sz w:val="24"/>
        </w:rPr>
        <w:t>通过设置时钟、日历、标签</w:t>
      </w:r>
      <w:r w:rsidR="005D5ECA">
        <w:rPr>
          <w:rFonts w:ascii="宋体" w:hAnsi="宋体" w:hint="eastAsia"/>
          <w:sz w:val="24"/>
        </w:rPr>
        <w:t>等</w:t>
      </w:r>
      <w:r>
        <w:rPr>
          <w:rFonts w:ascii="宋体" w:hAnsi="宋体" w:hint="eastAsia"/>
          <w:sz w:val="24"/>
        </w:rPr>
        <w:t>的背景和背景图片</w:t>
      </w:r>
      <w:r w:rsidR="005D5ECA">
        <w:rPr>
          <w:rFonts w:ascii="宋体" w:hAnsi="宋体" w:hint="eastAsia"/>
          <w:sz w:val="24"/>
        </w:rPr>
        <w:t>可以实现</w:t>
      </w:r>
      <w:r>
        <w:rPr>
          <w:rFonts w:ascii="宋体" w:hAnsi="宋体" w:hint="eastAsia"/>
          <w:sz w:val="24"/>
        </w:rPr>
        <w:t>更改界面风格，</w:t>
      </w:r>
      <w:r w:rsidR="005D5ECA">
        <w:rPr>
          <w:rFonts w:ascii="宋体" w:hAnsi="宋体" w:hint="eastAsia"/>
          <w:sz w:val="24"/>
        </w:rPr>
        <w:t>从而</w:t>
      </w:r>
      <w:r>
        <w:rPr>
          <w:rFonts w:ascii="宋体" w:hAnsi="宋体" w:hint="eastAsia"/>
          <w:sz w:val="24"/>
        </w:rPr>
        <w:t>实现换肤功能。</w:t>
      </w:r>
    </w:p>
    <w:p w:rsidR="005D5ECA" w:rsidRDefault="007443B6" w:rsidP="002B7CB1">
      <w:pPr>
        <w:widowControl/>
        <w:shd w:val="clear" w:color="auto" w:fill="FFFFFF"/>
        <w:spacing w:line="360" w:lineRule="auto"/>
        <w:jc w:val="left"/>
        <w:rPr>
          <w:rFonts w:ascii="Consolas" w:hAnsi="Consolas" w:cs="宋体"/>
          <w:bCs/>
          <w:color w:val="000000"/>
          <w:kern w:val="0"/>
          <w:sz w:val="24"/>
        </w:rPr>
      </w:pPr>
      <w:r w:rsidRPr="007443B6">
        <w:rPr>
          <w:rFonts w:ascii="Consolas" w:hAnsi="Consolas" w:cs="宋体" w:hint="eastAsia"/>
          <w:bCs/>
          <w:color w:val="000000"/>
          <w:kern w:val="0"/>
          <w:sz w:val="24"/>
        </w:rPr>
        <w:t>再结合菜单</w:t>
      </w:r>
      <w:r w:rsidR="00600CC3">
        <w:rPr>
          <w:rFonts w:ascii="Consolas" w:hAnsi="Consolas" w:cs="宋体" w:hint="eastAsia"/>
          <w:bCs/>
          <w:color w:val="000000"/>
          <w:kern w:val="0"/>
          <w:sz w:val="24"/>
        </w:rPr>
        <w:t>、面板、</w:t>
      </w:r>
      <w:r w:rsidRPr="007443B6">
        <w:rPr>
          <w:rFonts w:ascii="Consolas" w:hAnsi="Consolas" w:cs="宋体" w:hint="eastAsia"/>
          <w:bCs/>
          <w:color w:val="000000"/>
          <w:kern w:val="0"/>
          <w:sz w:val="24"/>
        </w:rPr>
        <w:t>标签、按钮，做出一个</w:t>
      </w:r>
      <w:r w:rsidR="00600CC3">
        <w:rPr>
          <w:rFonts w:ascii="Consolas" w:hAnsi="Consolas" w:cs="宋体" w:hint="eastAsia"/>
          <w:bCs/>
          <w:color w:val="000000"/>
          <w:kern w:val="0"/>
          <w:sz w:val="24"/>
        </w:rPr>
        <w:t>简单实用的</w:t>
      </w:r>
      <w:r w:rsidRPr="007443B6">
        <w:rPr>
          <w:rFonts w:ascii="Consolas" w:hAnsi="Consolas" w:cs="宋体" w:hint="eastAsia"/>
          <w:bCs/>
          <w:color w:val="000000"/>
          <w:kern w:val="0"/>
          <w:sz w:val="24"/>
        </w:rPr>
        <w:t>可视化图形用户界面。</w:t>
      </w:r>
    </w:p>
    <w:p w:rsidR="002B7CB1" w:rsidRDefault="002B7CB1" w:rsidP="005D5ECA">
      <w:pPr>
        <w:widowControl/>
        <w:shd w:val="clear" w:color="auto" w:fill="FFFFFF"/>
        <w:spacing w:line="360" w:lineRule="auto"/>
        <w:ind w:firstLine="420"/>
        <w:jc w:val="left"/>
        <w:rPr>
          <w:rFonts w:ascii="Consolas" w:hAnsi="Consolas" w:cs="宋体"/>
          <w:bCs/>
          <w:color w:val="000000"/>
          <w:kern w:val="0"/>
          <w:sz w:val="24"/>
        </w:rPr>
      </w:pPr>
      <w:r>
        <w:rPr>
          <w:rFonts w:ascii="Consolas" w:hAnsi="Consolas" w:cs="宋体" w:hint="eastAsia"/>
          <w:bCs/>
          <w:color w:val="000000"/>
          <w:kern w:val="0"/>
          <w:sz w:val="24"/>
        </w:rPr>
        <w:t>万年历是一个非常实用的小工具</w:t>
      </w:r>
      <w:r w:rsidR="001F3DD8">
        <w:rPr>
          <w:rFonts w:ascii="Consolas" w:hAnsi="Consolas" w:cs="宋体" w:hint="eastAsia"/>
          <w:bCs/>
          <w:color w:val="000000"/>
          <w:kern w:val="0"/>
          <w:sz w:val="24"/>
        </w:rPr>
        <w:t>。</w:t>
      </w:r>
      <w:r>
        <w:rPr>
          <w:rFonts w:ascii="Consolas" w:hAnsi="Consolas" w:cs="宋体" w:hint="eastAsia"/>
          <w:bCs/>
          <w:color w:val="000000"/>
          <w:kern w:val="0"/>
          <w:sz w:val="24"/>
        </w:rPr>
        <w:t>然而在当代，万年历的功能已经不仅仅局限于看时间、查日</w:t>
      </w:r>
      <w:r w:rsidR="001F3DD8">
        <w:rPr>
          <w:rFonts w:ascii="Consolas" w:hAnsi="Consolas" w:cs="宋体" w:hint="eastAsia"/>
          <w:bCs/>
          <w:color w:val="000000"/>
          <w:kern w:val="0"/>
          <w:sz w:val="24"/>
        </w:rPr>
        <w:t>期的功能了。为此，本系统加入了更加人性化的换肤功能，以及设置闹钟</w:t>
      </w:r>
      <w:r>
        <w:rPr>
          <w:rFonts w:ascii="Consolas" w:hAnsi="Consolas" w:cs="宋体" w:hint="eastAsia"/>
          <w:bCs/>
          <w:color w:val="000000"/>
          <w:kern w:val="0"/>
          <w:sz w:val="24"/>
        </w:rPr>
        <w:t>的功能。</w:t>
      </w:r>
      <w:r w:rsidR="001F3DD8">
        <w:rPr>
          <w:rFonts w:ascii="Consolas" w:hAnsi="Consolas" w:cs="宋体" w:hint="eastAsia"/>
          <w:bCs/>
          <w:color w:val="000000"/>
          <w:kern w:val="0"/>
          <w:sz w:val="24"/>
        </w:rPr>
        <w:t>让小小的万年历全面接管时间！</w:t>
      </w:r>
    </w:p>
    <w:p w:rsidR="007443B6" w:rsidRDefault="002B7CB1" w:rsidP="0066670A">
      <w:pPr>
        <w:widowControl/>
        <w:shd w:val="clear" w:color="auto" w:fill="FFFFFF"/>
        <w:spacing w:line="360" w:lineRule="atLeast"/>
        <w:jc w:val="left"/>
        <w:rPr>
          <w:rFonts w:ascii="Consolas" w:hAnsi="Consolas" w:cs="宋体"/>
          <w:bCs/>
          <w:color w:val="000000"/>
          <w:kern w:val="0"/>
          <w:sz w:val="24"/>
        </w:rPr>
      </w:pPr>
      <w:r>
        <w:rPr>
          <w:rFonts w:ascii="Consolas" w:hAnsi="Consolas" w:cs="宋体"/>
          <w:bCs/>
          <w:color w:val="000000"/>
          <w:kern w:val="0"/>
          <w:sz w:val="24"/>
        </w:rPr>
        <w:tab/>
      </w:r>
    </w:p>
    <w:p w:rsidR="006E48BB" w:rsidRDefault="006E48BB" w:rsidP="0066670A">
      <w:pPr>
        <w:widowControl/>
        <w:shd w:val="clear" w:color="auto" w:fill="FFFFFF"/>
        <w:spacing w:line="360" w:lineRule="atLeast"/>
        <w:jc w:val="left"/>
        <w:rPr>
          <w:rFonts w:ascii="Consolas" w:hAnsi="Consolas" w:cs="宋体"/>
          <w:bCs/>
          <w:color w:val="000000"/>
          <w:kern w:val="0"/>
          <w:sz w:val="24"/>
        </w:rPr>
      </w:pPr>
    </w:p>
    <w:p w:rsidR="00016BCA" w:rsidRDefault="00016BCA" w:rsidP="0066670A">
      <w:pPr>
        <w:widowControl/>
        <w:shd w:val="clear" w:color="auto" w:fill="FFFFFF"/>
        <w:spacing w:line="360" w:lineRule="atLeast"/>
        <w:jc w:val="left"/>
        <w:rPr>
          <w:rFonts w:ascii="Consolas" w:hAnsi="Consolas" w:cs="宋体"/>
          <w:bCs/>
          <w:color w:val="000000"/>
          <w:kern w:val="0"/>
          <w:sz w:val="24"/>
        </w:rPr>
      </w:pPr>
    </w:p>
    <w:p w:rsidR="00016BCA" w:rsidRPr="00600CC3" w:rsidRDefault="00016BCA" w:rsidP="0066670A">
      <w:pPr>
        <w:widowControl/>
        <w:shd w:val="clear" w:color="auto" w:fill="FFFFFF"/>
        <w:spacing w:line="360" w:lineRule="atLeast"/>
        <w:jc w:val="left"/>
        <w:rPr>
          <w:rFonts w:ascii="Consolas" w:hAnsi="Consolas" w:cs="宋体"/>
          <w:bCs/>
          <w:color w:val="000000"/>
          <w:kern w:val="0"/>
          <w:sz w:val="24"/>
        </w:rPr>
      </w:pPr>
    </w:p>
    <w:p w:rsidR="00EB009B" w:rsidRPr="00CF6F88" w:rsidRDefault="005D5ECA" w:rsidP="005D5ECA">
      <w:pPr>
        <w:pStyle w:val="1"/>
        <w:numPr>
          <w:ilvl w:val="0"/>
          <w:numId w:val="10"/>
        </w:numPr>
        <w:rPr>
          <w:rFonts w:ascii="黑体" w:eastAsia="黑体" w:hAnsi="黑体"/>
          <w:sz w:val="30"/>
          <w:szCs w:val="30"/>
        </w:rPr>
      </w:pPr>
      <w:bookmarkStart w:id="5" w:name="_Toc11688246"/>
      <w:bookmarkStart w:id="6" w:name="_Toc11763348"/>
      <w:bookmarkStart w:id="7" w:name="_Toc11766693"/>
      <w:r w:rsidRPr="00CF6F88">
        <w:rPr>
          <w:rFonts w:ascii="黑体" w:eastAsia="黑体" w:hAnsi="黑体" w:hint="eastAsia"/>
          <w:sz w:val="30"/>
          <w:szCs w:val="30"/>
        </w:rPr>
        <w:lastRenderedPageBreak/>
        <w:t>概要设计</w:t>
      </w:r>
      <w:bookmarkEnd w:id="5"/>
      <w:bookmarkEnd w:id="6"/>
      <w:bookmarkEnd w:id="7"/>
    </w:p>
    <w:p w:rsidR="004B2E23" w:rsidRPr="004B2E23" w:rsidRDefault="004B2E23" w:rsidP="00912E8C">
      <w:pPr>
        <w:pStyle w:val="af0"/>
        <w:ind w:firstLine="360"/>
        <w:jc w:val="left"/>
        <w:rPr>
          <w:rFonts w:ascii="黑体" w:eastAsia="黑体" w:hAnsi="黑体"/>
          <w:sz w:val="28"/>
        </w:rPr>
      </w:pPr>
      <w:bookmarkStart w:id="8" w:name="_Toc11688247"/>
      <w:bookmarkStart w:id="9" w:name="_Toc11763349"/>
      <w:bookmarkStart w:id="10" w:name="_Toc11766694"/>
      <w:r w:rsidRPr="004B2E23">
        <w:rPr>
          <w:rFonts w:ascii="黑体" w:eastAsia="黑体" w:hAnsi="黑体" w:hint="eastAsia"/>
          <w:sz w:val="28"/>
        </w:rPr>
        <w:t>2.1</w:t>
      </w:r>
      <w:r w:rsidRPr="004B2E23">
        <w:rPr>
          <w:rFonts w:ascii="黑体" w:eastAsia="黑体" w:hAnsi="黑体"/>
          <w:sz w:val="28"/>
        </w:rPr>
        <w:t xml:space="preserve"> </w:t>
      </w:r>
      <w:proofErr w:type="gramStart"/>
      <w:r w:rsidRPr="004B2E23">
        <w:rPr>
          <w:rFonts w:ascii="黑体" w:eastAsia="黑体" w:hAnsi="黑体" w:hint="eastAsia"/>
          <w:sz w:val="28"/>
        </w:rPr>
        <w:t>类间组合</w:t>
      </w:r>
      <w:proofErr w:type="gramEnd"/>
      <w:r w:rsidRPr="004B2E23">
        <w:rPr>
          <w:rFonts w:ascii="黑体" w:eastAsia="黑体" w:hAnsi="黑体" w:hint="eastAsia"/>
          <w:sz w:val="28"/>
        </w:rPr>
        <w:t>框架</w:t>
      </w:r>
      <w:bookmarkEnd w:id="8"/>
      <w:bookmarkEnd w:id="9"/>
      <w:bookmarkEnd w:id="10"/>
    </w:p>
    <w:p w:rsidR="00CF6F88" w:rsidRDefault="000C020D">
      <w:pPr>
        <w:spacing w:line="360" w:lineRule="auto"/>
        <w:ind w:firstLineChars="200" w:firstLine="480"/>
        <w:rPr>
          <w:bCs/>
          <w:sz w:val="24"/>
        </w:rPr>
      </w:pPr>
      <w:r>
        <w:rPr>
          <w:rFonts w:hint="eastAsia"/>
          <w:bCs/>
          <w:sz w:val="24"/>
        </w:rPr>
        <w:t>为了实现代码复用</w:t>
      </w:r>
      <w:r w:rsidR="00A42E48">
        <w:rPr>
          <w:rFonts w:hint="eastAsia"/>
          <w:bCs/>
          <w:sz w:val="24"/>
        </w:rPr>
        <w:t>、</w:t>
      </w:r>
      <w:r>
        <w:rPr>
          <w:rFonts w:hint="eastAsia"/>
          <w:bCs/>
          <w:sz w:val="24"/>
        </w:rPr>
        <w:t>降低源程序各个模块内的耦合性</w:t>
      </w:r>
      <w:r w:rsidR="00A42E48">
        <w:rPr>
          <w:rFonts w:hint="eastAsia"/>
          <w:bCs/>
          <w:sz w:val="24"/>
        </w:rPr>
        <w:t>以及方便修改源代码</w:t>
      </w:r>
      <w:r>
        <w:rPr>
          <w:rFonts w:hint="eastAsia"/>
          <w:bCs/>
          <w:sz w:val="24"/>
        </w:rPr>
        <w:t>，将各个</w:t>
      </w:r>
      <w:proofErr w:type="gramStart"/>
      <w:r>
        <w:rPr>
          <w:rFonts w:hint="eastAsia"/>
          <w:bCs/>
          <w:sz w:val="24"/>
        </w:rPr>
        <w:t>类按照</w:t>
      </w:r>
      <w:proofErr w:type="gramEnd"/>
      <w:r>
        <w:rPr>
          <w:rFonts w:hint="eastAsia"/>
          <w:bCs/>
          <w:sz w:val="24"/>
        </w:rPr>
        <w:t>层次自顶向下分层设计。利用对象组合的设计方法，让</w:t>
      </w:r>
      <w:proofErr w:type="gramStart"/>
      <w:r>
        <w:rPr>
          <w:rFonts w:hint="eastAsia"/>
          <w:bCs/>
          <w:sz w:val="24"/>
        </w:rPr>
        <w:t>上层类组合下层类</w:t>
      </w:r>
      <w:proofErr w:type="gramEnd"/>
      <w:r>
        <w:rPr>
          <w:rFonts w:hint="eastAsia"/>
          <w:bCs/>
          <w:sz w:val="24"/>
        </w:rPr>
        <w:t>的对象，尽量将功能下沉。</w:t>
      </w:r>
    </w:p>
    <w:p w:rsidR="00A42E48" w:rsidRDefault="00A42E48">
      <w:pPr>
        <w:spacing w:line="360" w:lineRule="auto"/>
        <w:ind w:firstLineChars="200" w:firstLine="480"/>
        <w:rPr>
          <w:bCs/>
          <w:sz w:val="24"/>
        </w:rPr>
      </w:pPr>
      <w:r>
        <w:rPr>
          <w:rFonts w:hint="eastAsia"/>
          <w:bCs/>
          <w:sz w:val="24"/>
        </w:rPr>
        <w:t>各个类之间的组合关系如图所示：</w:t>
      </w:r>
    </w:p>
    <w:p w:rsidR="00722119" w:rsidRDefault="00911E7E">
      <w:pPr>
        <w:spacing w:line="360" w:lineRule="auto"/>
        <w:ind w:firstLineChars="200" w:firstLine="420"/>
        <w:rPr>
          <w:bCs/>
          <w:sz w:val="24"/>
        </w:rPr>
      </w:pPr>
      <w:r>
        <w:rPr>
          <w:noProof/>
        </w:rPr>
        <w:drawing>
          <wp:anchor distT="0" distB="0" distL="114300" distR="114300" simplePos="0" relativeHeight="251646976" behindDoc="1" locked="0" layoutInCell="1" allowOverlap="1">
            <wp:simplePos x="0" y="0"/>
            <wp:positionH relativeFrom="column">
              <wp:posOffset>0</wp:posOffset>
            </wp:positionH>
            <wp:positionV relativeFrom="paragraph">
              <wp:posOffset>0</wp:posOffset>
            </wp:positionV>
            <wp:extent cx="5543550" cy="3433445"/>
            <wp:effectExtent l="0" t="0" r="0" b="0"/>
            <wp:wrapNone/>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3550" cy="3433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5039" w:rsidRDefault="00465039">
      <w:pPr>
        <w:spacing w:line="360" w:lineRule="auto"/>
        <w:ind w:firstLineChars="200" w:firstLine="480"/>
        <w:rPr>
          <w:bCs/>
          <w:sz w:val="24"/>
        </w:rPr>
      </w:pPr>
    </w:p>
    <w:p w:rsidR="00465039" w:rsidRDefault="00465039">
      <w:pPr>
        <w:spacing w:line="360" w:lineRule="auto"/>
        <w:ind w:firstLineChars="200" w:firstLine="480"/>
        <w:rPr>
          <w:bCs/>
          <w:sz w:val="24"/>
        </w:rPr>
      </w:pPr>
    </w:p>
    <w:p w:rsidR="00465039" w:rsidRDefault="00465039" w:rsidP="00A42E48">
      <w:pPr>
        <w:spacing w:line="360" w:lineRule="auto"/>
        <w:ind w:firstLineChars="200" w:firstLine="480"/>
        <w:jc w:val="center"/>
        <w:rPr>
          <w:bCs/>
          <w:sz w:val="24"/>
        </w:rPr>
      </w:pPr>
    </w:p>
    <w:p w:rsidR="00465039" w:rsidRDefault="00465039">
      <w:pPr>
        <w:spacing w:line="360" w:lineRule="auto"/>
        <w:ind w:firstLineChars="200" w:firstLine="480"/>
        <w:rPr>
          <w:bCs/>
          <w:sz w:val="24"/>
        </w:rPr>
      </w:pPr>
    </w:p>
    <w:p w:rsidR="00465039" w:rsidRDefault="00465039">
      <w:pPr>
        <w:spacing w:line="360" w:lineRule="auto"/>
        <w:ind w:firstLineChars="200" w:firstLine="480"/>
        <w:rPr>
          <w:bCs/>
          <w:sz w:val="24"/>
        </w:rPr>
      </w:pPr>
    </w:p>
    <w:p w:rsidR="00465039" w:rsidRDefault="00465039">
      <w:pPr>
        <w:spacing w:line="360" w:lineRule="auto"/>
        <w:ind w:firstLineChars="200" w:firstLine="480"/>
        <w:rPr>
          <w:bCs/>
          <w:sz w:val="24"/>
        </w:rPr>
      </w:pPr>
    </w:p>
    <w:p w:rsidR="00465039" w:rsidRDefault="00465039">
      <w:pPr>
        <w:spacing w:line="360" w:lineRule="auto"/>
        <w:ind w:firstLineChars="200" w:firstLine="480"/>
        <w:rPr>
          <w:bCs/>
          <w:sz w:val="24"/>
        </w:rPr>
      </w:pPr>
    </w:p>
    <w:p w:rsidR="00465039" w:rsidRDefault="00465039">
      <w:pPr>
        <w:spacing w:line="360" w:lineRule="auto"/>
        <w:ind w:firstLineChars="200" w:firstLine="480"/>
        <w:rPr>
          <w:bCs/>
          <w:sz w:val="24"/>
        </w:rPr>
      </w:pPr>
    </w:p>
    <w:p w:rsidR="00580EBD" w:rsidRDefault="00580EBD">
      <w:pPr>
        <w:spacing w:line="360" w:lineRule="auto"/>
        <w:ind w:firstLineChars="200" w:firstLine="480"/>
        <w:rPr>
          <w:bCs/>
          <w:sz w:val="24"/>
        </w:rPr>
      </w:pPr>
    </w:p>
    <w:p w:rsidR="00722119" w:rsidRDefault="00722119" w:rsidP="0033178D">
      <w:pPr>
        <w:spacing w:line="360" w:lineRule="auto"/>
        <w:rPr>
          <w:bCs/>
        </w:rPr>
      </w:pPr>
    </w:p>
    <w:p w:rsidR="00580EBD" w:rsidRDefault="00A42E48" w:rsidP="00722119">
      <w:pPr>
        <w:spacing w:line="360" w:lineRule="auto"/>
        <w:ind w:firstLineChars="200" w:firstLine="420"/>
        <w:jc w:val="center"/>
        <w:rPr>
          <w:bCs/>
        </w:rPr>
      </w:pPr>
      <w:r w:rsidRPr="00A42E48">
        <w:rPr>
          <w:rFonts w:hint="eastAsia"/>
          <w:bCs/>
        </w:rPr>
        <w:t>图</w:t>
      </w:r>
      <w:r w:rsidR="00DF3442">
        <w:rPr>
          <w:rFonts w:hint="eastAsia"/>
          <w:bCs/>
        </w:rPr>
        <w:t>2</w:t>
      </w:r>
      <w:r w:rsidRPr="00A42E48">
        <w:rPr>
          <w:bCs/>
        </w:rPr>
        <w:t xml:space="preserve">.1 </w:t>
      </w:r>
      <w:r w:rsidRPr="00A42E48">
        <w:rPr>
          <w:bCs/>
        </w:rPr>
        <w:t>类</w:t>
      </w:r>
      <w:r w:rsidRPr="00A42E48">
        <w:rPr>
          <w:rFonts w:hint="eastAsia"/>
          <w:bCs/>
        </w:rPr>
        <w:t>之间的</w:t>
      </w:r>
      <w:r w:rsidRPr="00A42E48">
        <w:rPr>
          <w:bCs/>
        </w:rPr>
        <w:t>组合关系</w:t>
      </w:r>
    </w:p>
    <w:p w:rsidR="00722119" w:rsidRPr="00912E8C" w:rsidRDefault="00912E8C" w:rsidP="00912E8C">
      <w:pPr>
        <w:pStyle w:val="af0"/>
        <w:ind w:firstLine="420"/>
        <w:jc w:val="left"/>
        <w:rPr>
          <w:rFonts w:ascii="黑体" w:eastAsia="黑体" w:hAnsi="黑体"/>
          <w:sz w:val="20"/>
        </w:rPr>
      </w:pPr>
      <w:bookmarkStart w:id="11" w:name="_Toc11688248"/>
      <w:bookmarkStart w:id="12" w:name="_Toc11763350"/>
      <w:bookmarkStart w:id="13" w:name="_Toc11766695"/>
      <w:r w:rsidRPr="00912E8C">
        <w:rPr>
          <w:rFonts w:ascii="黑体" w:eastAsia="黑体" w:hAnsi="黑体" w:hint="eastAsia"/>
          <w:sz w:val="28"/>
        </w:rPr>
        <w:t>2.2</w:t>
      </w:r>
      <w:r w:rsidRPr="00912E8C">
        <w:rPr>
          <w:rFonts w:ascii="黑体" w:eastAsia="黑体" w:hAnsi="黑体"/>
          <w:sz w:val="28"/>
        </w:rPr>
        <w:t xml:space="preserve"> </w:t>
      </w:r>
      <w:r w:rsidRPr="00912E8C">
        <w:rPr>
          <w:rFonts w:ascii="黑体" w:eastAsia="黑体" w:hAnsi="黑体" w:hint="eastAsia"/>
          <w:sz w:val="28"/>
        </w:rPr>
        <w:t>布局结构示意</w:t>
      </w:r>
      <w:bookmarkEnd w:id="11"/>
      <w:bookmarkEnd w:id="12"/>
      <w:bookmarkEnd w:id="13"/>
    </w:p>
    <w:p w:rsidR="00722119" w:rsidRDefault="00F96B99">
      <w:pPr>
        <w:spacing w:line="360" w:lineRule="auto"/>
        <w:ind w:firstLineChars="200" w:firstLine="480"/>
        <w:rPr>
          <w:bCs/>
          <w:sz w:val="24"/>
        </w:rPr>
      </w:pPr>
      <w:r>
        <w:rPr>
          <w:rFonts w:hint="eastAsia"/>
          <w:bCs/>
          <w:sz w:val="24"/>
        </w:rPr>
        <w:t>万年历的主框架在一个</w:t>
      </w:r>
      <w:proofErr w:type="spellStart"/>
      <w:r>
        <w:rPr>
          <w:rFonts w:hint="eastAsia"/>
          <w:bCs/>
          <w:sz w:val="24"/>
        </w:rPr>
        <w:t>NiceFrame</w:t>
      </w:r>
      <w:proofErr w:type="spellEnd"/>
      <w:r>
        <w:rPr>
          <w:rFonts w:hint="eastAsia"/>
          <w:bCs/>
          <w:sz w:val="24"/>
        </w:rPr>
        <w:t>里，通过继承</w:t>
      </w:r>
      <w:proofErr w:type="spellStart"/>
      <w:r>
        <w:rPr>
          <w:rFonts w:hint="eastAsia"/>
          <w:bCs/>
          <w:sz w:val="24"/>
        </w:rPr>
        <w:t>JFrame</w:t>
      </w:r>
      <w:proofErr w:type="spellEnd"/>
      <w:r>
        <w:rPr>
          <w:rFonts w:hint="eastAsia"/>
          <w:bCs/>
          <w:sz w:val="24"/>
        </w:rPr>
        <w:t>而来。包含</w:t>
      </w:r>
      <w:proofErr w:type="spellStart"/>
      <w:r>
        <w:rPr>
          <w:rFonts w:hint="eastAsia"/>
          <w:bCs/>
          <w:sz w:val="24"/>
        </w:rPr>
        <w:t>NiceMenubar</w:t>
      </w:r>
      <w:proofErr w:type="spellEnd"/>
      <w:r>
        <w:rPr>
          <w:rFonts w:hint="eastAsia"/>
          <w:bCs/>
          <w:sz w:val="24"/>
        </w:rPr>
        <w:t>、</w:t>
      </w:r>
      <w:proofErr w:type="spellStart"/>
      <w:r>
        <w:rPr>
          <w:rFonts w:hint="eastAsia"/>
          <w:bCs/>
          <w:sz w:val="24"/>
        </w:rPr>
        <w:t>NicePanel</w:t>
      </w:r>
      <w:proofErr w:type="spellEnd"/>
      <w:r>
        <w:rPr>
          <w:rFonts w:hint="eastAsia"/>
          <w:bCs/>
          <w:sz w:val="24"/>
        </w:rPr>
        <w:t>、</w:t>
      </w:r>
      <w:proofErr w:type="spellStart"/>
      <w:r>
        <w:rPr>
          <w:rFonts w:hint="eastAsia"/>
          <w:bCs/>
          <w:sz w:val="24"/>
        </w:rPr>
        <w:t>Panel_Left</w:t>
      </w:r>
      <w:proofErr w:type="spellEnd"/>
      <w:r w:rsidR="00912E8C">
        <w:rPr>
          <w:rFonts w:hint="eastAsia"/>
          <w:bCs/>
          <w:sz w:val="24"/>
        </w:rPr>
        <w:t>三大模块。</w:t>
      </w:r>
    </w:p>
    <w:p w:rsidR="00493A35" w:rsidRDefault="00493A35">
      <w:pPr>
        <w:spacing w:line="360" w:lineRule="auto"/>
        <w:ind w:firstLineChars="200" w:firstLine="480"/>
        <w:rPr>
          <w:bCs/>
          <w:sz w:val="24"/>
        </w:rPr>
      </w:pPr>
      <w:proofErr w:type="spellStart"/>
      <w:r>
        <w:rPr>
          <w:rFonts w:hint="eastAsia"/>
          <w:bCs/>
          <w:sz w:val="24"/>
        </w:rPr>
        <w:t>NiceMenuba</w:t>
      </w:r>
      <w:proofErr w:type="spellEnd"/>
      <w:r>
        <w:rPr>
          <w:rFonts w:hint="eastAsia"/>
          <w:bCs/>
          <w:sz w:val="24"/>
        </w:rPr>
        <w:t>包含</w:t>
      </w:r>
      <w:r>
        <w:rPr>
          <w:rFonts w:hint="eastAsia"/>
          <w:bCs/>
          <w:sz w:val="24"/>
        </w:rPr>
        <w:t>Start</w:t>
      </w:r>
      <w:r>
        <w:rPr>
          <w:rFonts w:hint="eastAsia"/>
          <w:bCs/>
          <w:sz w:val="24"/>
        </w:rPr>
        <w:t>、</w:t>
      </w:r>
      <w:r>
        <w:rPr>
          <w:rFonts w:hint="eastAsia"/>
          <w:bCs/>
          <w:sz w:val="24"/>
        </w:rPr>
        <w:t>Function</w:t>
      </w:r>
      <w:r>
        <w:rPr>
          <w:rFonts w:hint="eastAsia"/>
          <w:bCs/>
          <w:sz w:val="24"/>
        </w:rPr>
        <w:t>、</w:t>
      </w:r>
      <w:r>
        <w:rPr>
          <w:rFonts w:hint="eastAsia"/>
          <w:bCs/>
          <w:sz w:val="24"/>
        </w:rPr>
        <w:t>Help</w:t>
      </w:r>
      <w:r>
        <w:rPr>
          <w:rFonts w:hint="eastAsia"/>
          <w:bCs/>
          <w:sz w:val="24"/>
        </w:rPr>
        <w:t>三个菜单；当用户点击菜单项的时候，对应的部分会做出反馈并显示在面板上。</w:t>
      </w:r>
    </w:p>
    <w:p w:rsidR="00722119" w:rsidRDefault="00F96B99">
      <w:pPr>
        <w:spacing w:line="360" w:lineRule="auto"/>
        <w:ind w:firstLineChars="200" w:firstLine="480"/>
        <w:rPr>
          <w:bCs/>
          <w:sz w:val="24"/>
        </w:rPr>
      </w:pPr>
      <w:proofErr w:type="spellStart"/>
      <w:r>
        <w:rPr>
          <w:rFonts w:hint="eastAsia"/>
          <w:bCs/>
          <w:sz w:val="24"/>
        </w:rPr>
        <w:t>Panel_</w:t>
      </w:r>
      <w:r>
        <w:rPr>
          <w:bCs/>
          <w:sz w:val="24"/>
        </w:rPr>
        <w:t>Left</w:t>
      </w:r>
      <w:proofErr w:type="spellEnd"/>
      <w:r>
        <w:rPr>
          <w:rFonts w:hint="eastAsia"/>
          <w:bCs/>
          <w:sz w:val="24"/>
        </w:rPr>
        <w:t>上边放</w:t>
      </w:r>
      <w:proofErr w:type="spellStart"/>
      <w:r>
        <w:rPr>
          <w:rFonts w:hint="eastAsia"/>
          <w:bCs/>
          <w:sz w:val="24"/>
        </w:rPr>
        <w:t>NIceClock</w:t>
      </w:r>
      <w:proofErr w:type="spellEnd"/>
      <w:r>
        <w:rPr>
          <w:rFonts w:hint="eastAsia"/>
          <w:bCs/>
          <w:sz w:val="24"/>
        </w:rPr>
        <w:t>，下边放</w:t>
      </w:r>
      <w:proofErr w:type="spellStart"/>
      <w:r>
        <w:rPr>
          <w:rFonts w:hint="eastAsia"/>
          <w:bCs/>
          <w:sz w:val="24"/>
        </w:rPr>
        <w:t>NiceLabels</w:t>
      </w:r>
      <w:proofErr w:type="spellEnd"/>
      <w:r w:rsidR="00722119">
        <w:rPr>
          <w:rFonts w:hint="eastAsia"/>
          <w:bCs/>
          <w:sz w:val="24"/>
        </w:rPr>
        <w:t>；</w:t>
      </w:r>
      <w:proofErr w:type="spellStart"/>
      <w:r w:rsidR="00722119">
        <w:rPr>
          <w:rFonts w:hint="eastAsia"/>
          <w:bCs/>
          <w:sz w:val="24"/>
        </w:rPr>
        <w:t>NiceLabels</w:t>
      </w:r>
      <w:proofErr w:type="spellEnd"/>
      <w:r w:rsidR="00722119">
        <w:rPr>
          <w:rFonts w:hint="eastAsia"/>
          <w:bCs/>
          <w:sz w:val="24"/>
        </w:rPr>
        <w:t>包含三个标签，通过监听日历的点击事件显示内容。</w:t>
      </w:r>
    </w:p>
    <w:p w:rsidR="00580EBD" w:rsidRDefault="00722119">
      <w:pPr>
        <w:spacing w:line="360" w:lineRule="auto"/>
        <w:ind w:firstLineChars="200" w:firstLine="480"/>
        <w:rPr>
          <w:bCs/>
          <w:sz w:val="24"/>
        </w:rPr>
      </w:pPr>
      <w:proofErr w:type="spellStart"/>
      <w:r>
        <w:rPr>
          <w:rFonts w:hint="eastAsia"/>
          <w:bCs/>
          <w:sz w:val="24"/>
        </w:rPr>
        <w:t>NicePanel</w:t>
      </w:r>
      <w:proofErr w:type="spellEnd"/>
      <w:r>
        <w:rPr>
          <w:rFonts w:hint="eastAsia"/>
          <w:bCs/>
          <w:sz w:val="24"/>
        </w:rPr>
        <w:t>使用</w:t>
      </w:r>
      <w:proofErr w:type="spellStart"/>
      <w:r>
        <w:rPr>
          <w:rFonts w:hint="eastAsia"/>
          <w:bCs/>
          <w:sz w:val="24"/>
        </w:rPr>
        <w:t>BorderLayout</w:t>
      </w:r>
      <w:proofErr w:type="spellEnd"/>
      <w:r>
        <w:rPr>
          <w:rFonts w:hint="eastAsia"/>
          <w:bCs/>
          <w:sz w:val="24"/>
        </w:rPr>
        <w:t>布局，分为</w:t>
      </w:r>
      <w:proofErr w:type="spellStart"/>
      <w:r>
        <w:rPr>
          <w:rFonts w:hint="eastAsia"/>
          <w:bCs/>
          <w:sz w:val="24"/>
        </w:rPr>
        <w:t>Panel</w:t>
      </w:r>
      <w:r>
        <w:rPr>
          <w:bCs/>
          <w:sz w:val="24"/>
        </w:rPr>
        <w:t>_North</w:t>
      </w:r>
      <w:proofErr w:type="spellEnd"/>
      <w:r>
        <w:rPr>
          <w:rFonts w:hint="eastAsia"/>
          <w:bCs/>
          <w:sz w:val="24"/>
        </w:rPr>
        <w:t>、</w:t>
      </w:r>
      <w:proofErr w:type="spellStart"/>
      <w:r>
        <w:rPr>
          <w:rFonts w:hint="eastAsia"/>
          <w:bCs/>
          <w:sz w:val="24"/>
        </w:rPr>
        <w:t>Panel_Center</w:t>
      </w:r>
      <w:proofErr w:type="spellEnd"/>
      <w:r>
        <w:rPr>
          <w:rFonts w:hint="eastAsia"/>
          <w:bCs/>
          <w:sz w:val="24"/>
        </w:rPr>
        <w:t>、</w:t>
      </w:r>
      <w:proofErr w:type="spellStart"/>
      <w:r>
        <w:rPr>
          <w:rFonts w:hint="eastAsia"/>
          <w:bCs/>
          <w:sz w:val="24"/>
        </w:rPr>
        <w:t>Panel_South</w:t>
      </w:r>
      <w:proofErr w:type="spellEnd"/>
      <w:r>
        <w:rPr>
          <w:rFonts w:hint="eastAsia"/>
          <w:bCs/>
          <w:sz w:val="24"/>
        </w:rPr>
        <w:lastRenderedPageBreak/>
        <w:t>三个部分；</w:t>
      </w:r>
      <w:proofErr w:type="spellStart"/>
      <w:r>
        <w:rPr>
          <w:rFonts w:hint="eastAsia"/>
          <w:bCs/>
          <w:sz w:val="24"/>
        </w:rPr>
        <w:t>Panel</w:t>
      </w:r>
      <w:r w:rsidR="00493A35">
        <w:rPr>
          <w:bCs/>
          <w:sz w:val="24"/>
        </w:rPr>
        <w:t>_</w:t>
      </w:r>
      <w:r>
        <w:rPr>
          <w:rFonts w:hint="eastAsia"/>
          <w:bCs/>
          <w:sz w:val="24"/>
        </w:rPr>
        <w:t>Center</w:t>
      </w:r>
      <w:proofErr w:type="spellEnd"/>
      <w:r w:rsidR="00493A35">
        <w:rPr>
          <w:rFonts w:hint="eastAsia"/>
          <w:bCs/>
          <w:sz w:val="24"/>
        </w:rPr>
        <w:t>负责</w:t>
      </w:r>
      <w:r>
        <w:rPr>
          <w:rFonts w:hint="eastAsia"/>
          <w:bCs/>
          <w:sz w:val="24"/>
        </w:rPr>
        <w:t>通过</w:t>
      </w:r>
      <w:r w:rsidR="00493A35">
        <w:rPr>
          <w:rFonts w:hint="eastAsia"/>
          <w:bCs/>
          <w:sz w:val="24"/>
        </w:rPr>
        <w:t>调用</w:t>
      </w:r>
      <w:proofErr w:type="spellStart"/>
      <w:r>
        <w:rPr>
          <w:rFonts w:hint="eastAsia"/>
          <w:bCs/>
          <w:sz w:val="24"/>
        </w:rPr>
        <w:t>NiceBase</w:t>
      </w:r>
      <w:proofErr w:type="spellEnd"/>
      <w:r>
        <w:rPr>
          <w:rFonts w:hint="eastAsia"/>
          <w:bCs/>
          <w:sz w:val="24"/>
        </w:rPr>
        <w:t>获得</w:t>
      </w:r>
      <w:r w:rsidR="00493A35">
        <w:rPr>
          <w:rFonts w:hint="eastAsia"/>
          <w:bCs/>
          <w:sz w:val="24"/>
        </w:rPr>
        <w:t>计算出</w:t>
      </w:r>
      <w:r>
        <w:rPr>
          <w:rFonts w:hint="eastAsia"/>
          <w:bCs/>
          <w:sz w:val="24"/>
        </w:rPr>
        <w:t>的日历</w:t>
      </w:r>
      <w:r w:rsidR="00493A35">
        <w:rPr>
          <w:rFonts w:hint="eastAsia"/>
          <w:bCs/>
          <w:sz w:val="24"/>
        </w:rPr>
        <w:t>格式，并显示在面板上</w:t>
      </w:r>
      <w:r>
        <w:rPr>
          <w:rFonts w:hint="eastAsia"/>
          <w:bCs/>
          <w:sz w:val="24"/>
        </w:rPr>
        <w:t>。</w:t>
      </w:r>
    </w:p>
    <w:p w:rsidR="00F96B99" w:rsidRDefault="00DF3442">
      <w:pPr>
        <w:spacing w:line="360" w:lineRule="auto"/>
        <w:ind w:firstLineChars="200" w:firstLine="480"/>
        <w:rPr>
          <w:bCs/>
          <w:sz w:val="24"/>
        </w:rPr>
      </w:pPr>
      <w:r>
        <w:rPr>
          <w:rFonts w:hint="eastAsia"/>
          <w:bCs/>
          <w:sz w:val="24"/>
        </w:rPr>
        <w:t>各模块的窗口布局如图所示：</w:t>
      </w:r>
    </w:p>
    <w:p w:rsidR="00580EBD" w:rsidRDefault="00911E7E">
      <w:pPr>
        <w:spacing w:line="360" w:lineRule="auto"/>
        <w:ind w:firstLineChars="200" w:firstLine="420"/>
        <w:rPr>
          <w:bCs/>
          <w:sz w:val="24"/>
        </w:rPr>
      </w:pPr>
      <w:r>
        <w:rPr>
          <w:noProof/>
        </w:rPr>
        <w:drawing>
          <wp:anchor distT="0" distB="0" distL="114300" distR="114300" simplePos="0" relativeHeight="251645952" behindDoc="1" locked="0" layoutInCell="1" allowOverlap="1">
            <wp:simplePos x="0" y="0"/>
            <wp:positionH relativeFrom="column">
              <wp:posOffset>0</wp:posOffset>
            </wp:positionH>
            <wp:positionV relativeFrom="paragraph">
              <wp:posOffset>0</wp:posOffset>
            </wp:positionV>
            <wp:extent cx="5543550" cy="2392045"/>
            <wp:effectExtent l="0" t="0" r="0" b="0"/>
            <wp:wrapNone/>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3550" cy="2392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0EBD" w:rsidRDefault="00580EBD">
      <w:pPr>
        <w:spacing w:line="360" w:lineRule="auto"/>
        <w:ind w:firstLineChars="200" w:firstLine="480"/>
        <w:rPr>
          <w:bCs/>
          <w:sz w:val="24"/>
        </w:rPr>
      </w:pPr>
    </w:p>
    <w:p w:rsidR="00465039" w:rsidRDefault="00465039">
      <w:pPr>
        <w:spacing w:line="360" w:lineRule="auto"/>
        <w:ind w:firstLineChars="200" w:firstLine="480"/>
        <w:rPr>
          <w:bCs/>
          <w:sz w:val="24"/>
        </w:rPr>
      </w:pPr>
    </w:p>
    <w:p w:rsidR="00465039" w:rsidRDefault="00465039">
      <w:pPr>
        <w:spacing w:line="360" w:lineRule="auto"/>
        <w:ind w:firstLineChars="200" w:firstLine="480"/>
        <w:rPr>
          <w:bCs/>
          <w:sz w:val="24"/>
        </w:rPr>
      </w:pPr>
    </w:p>
    <w:p w:rsidR="00580EBD" w:rsidRDefault="00580EBD">
      <w:pPr>
        <w:spacing w:line="360" w:lineRule="auto"/>
        <w:ind w:firstLineChars="200" w:firstLine="480"/>
        <w:rPr>
          <w:bCs/>
          <w:sz w:val="24"/>
        </w:rPr>
      </w:pPr>
    </w:p>
    <w:p w:rsidR="000C020D" w:rsidRDefault="000C020D">
      <w:pPr>
        <w:spacing w:line="360" w:lineRule="auto"/>
        <w:ind w:firstLineChars="200" w:firstLine="480"/>
        <w:rPr>
          <w:bCs/>
          <w:sz w:val="24"/>
        </w:rPr>
      </w:pPr>
    </w:p>
    <w:p w:rsidR="000C020D" w:rsidRDefault="000C020D">
      <w:pPr>
        <w:spacing w:line="360" w:lineRule="auto"/>
        <w:ind w:firstLineChars="200" w:firstLine="480"/>
        <w:rPr>
          <w:bCs/>
          <w:sz w:val="24"/>
        </w:rPr>
      </w:pPr>
    </w:p>
    <w:p w:rsidR="000C020D" w:rsidRDefault="000C020D" w:rsidP="00DF3442">
      <w:pPr>
        <w:spacing w:line="360" w:lineRule="auto"/>
        <w:rPr>
          <w:bCs/>
          <w:sz w:val="24"/>
        </w:rPr>
      </w:pPr>
    </w:p>
    <w:p w:rsidR="000C020D" w:rsidRPr="00DF3442" w:rsidRDefault="00DF3442" w:rsidP="00DF3442">
      <w:pPr>
        <w:spacing w:line="360" w:lineRule="auto"/>
        <w:ind w:firstLineChars="200" w:firstLine="420"/>
        <w:jc w:val="center"/>
        <w:rPr>
          <w:rFonts w:ascii="宋体" w:hAnsi="宋体"/>
          <w:bCs/>
        </w:rPr>
      </w:pPr>
      <w:r w:rsidRPr="00DF3442">
        <w:rPr>
          <w:rFonts w:ascii="宋体" w:hAnsi="宋体" w:hint="eastAsia"/>
          <w:bCs/>
        </w:rPr>
        <w:t>图2.2</w:t>
      </w:r>
      <w:r w:rsidRPr="00DF3442">
        <w:rPr>
          <w:rFonts w:ascii="宋体" w:hAnsi="宋体"/>
          <w:bCs/>
        </w:rPr>
        <w:t xml:space="preserve"> </w:t>
      </w:r>
      <w:r w:rsidRPr="00DF3442">
        <w:rPr>
          <w:rFonts w:ascii="宋体" w:hAnsi="宋体" w:hint="eastAsia"/>
          <w:bCs/>
        </w:rPr>
        <w:t>布局示意图</w:t>
      </w:r>
    </w:p>
    <w:p w:rsidR="004B2E23" w:rsidRDefault="006E48BB" w:rsidP="006E48BB">
      <w:pPr>
        <w:pStyle w:val="af0"/>
        <w:jc w:val="left"/>
        <w:rPr>
          <w:rFonts w:ascii="黑体" w:eastAsia="黑体" w:hAnsi="黑体"/>
          <w:sz w:val="28"/>
        </w:rPr>
      </w:pPr>
      <w:bookmarkStart w:id="14" w:name="_Toc11688249"/>
      <w:bookmarkStart w:id="15" w:name="_Toc11763351"/>
      <w:bookmarkStart w:id="16" w:name="_Toc11766696"/>
      <w:r>
        <w:rPr>
          <w:rFonts w:ascii="黑体" w:eastAsia="黑体" w:hAnsi="黑体" w:hint="eastAsia"/>
          <w:sz w:val="28"/>
        </w:rPr>
        <w:t>2.3</w:t>
      </w:r>
      <w:r>
        <w:rPr>
          <w:rFonts w:ascii="黑体" w:eastAsia="黑体" w:hAnsi="黑体"/>
          <w:sz w:val="28"/>
        </w:rPr>
        <w:t xml:space="preserve"> </w:t>
      </w:r>
      <w:r w:rsidRPr="00912E8C">
        <w:rPr>
          <w:rFonts w:ascii="黑体" w:eastAsia="黑体" w:hAnsi="黑体" w:hint="eastAsia"/>
          <w:sz w:val="28"/>
        </w:rPr>
        <w:t>对各个类的概述</w:t>
      </w:r>
      <w:bookmarkEnd w:id="14"/>
      <w:bookmarkEnd w:id="15"/>
      <w:bookmarkEnd w:id="16"/>
    </w:p>
    <w:p w:rsidR="000E303B" w:rsidRDefault="00911E7E" w:rsidP="000E303B">
      <w:r>
        <w:rPr>
          <w:noProof/>
        </w:rPr>
        <w:drawing>
          <wp:anchor distT="0" distB="0" distL="114300" distR="114300" simplePos="0" relativeHeight="251657216" behindDoc="1" locked="0" layoutInCell="1" allowOverlap="1">
            <wp:simplePos x="0" y="0"/>
            <wp:positionH relativeFrom="column">
              <wp:posOffset>324485</wp:posOffset>
            </wp:positionH>
            <wp:positionV relativeFrom="paragraph">
              <wp:posOffset>20320</wp:posOffset>
            </wp:positionV>
            <wp:extent cx="5543550" cy="3118485"/>
            <wp:effectExtent l="0" t="0" r="0" b="0"/>
            <wp:wrapNone/>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43550" cy="3118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303B" w:rsidRDefault="000E303B" w:rsidP="000E303B"/>
    <w:p w:rsidR="000E303B" w:rsidRDefault="000E303B" w:rsidP="000E303B"/>
    <w:p w:rsidR="000E303B" w:rsidRDefault="000E303B" w:rsidP="000E303B"/>
    <w:p w:rsidR="000E303B" w:rsidRDefault="000E303B" w:rsidP="000E303B"/>
    <w:p w:rsidR="000E303B" w:rsidRDefault="000E303B" w:rsidP="000E303B"/>
    <w:p w:rsidR="000E303B" w:rsidRDefault="000E303B" w:rsidP="000E303B"/>
    <w:p w:rsidR="000E303B" w:rsidRDefault="000E303B" w:rsidP="000E303B"/>
    <w:p w:rsidR="000E303B" w:rsidRDefault="000E303B" w:rsidP="000E303B"/>
    <w:p w:rsidR="000E303B" w:rsidRDefault="000E303B" w:rsidP="000E303B"/>
    <w:p w:rsidR="000E303B" w:rsidRDefault="000E303B" w:rsidP="000E303B"/>
    <w:p w:rsidR="000E303B" w:rsidRDefault="000E303B" w:rsidP="000E303B"/>
    <w:p w:rsidR="000E303B" w:rsidRDefault="000E303B" w:rsidP="000E303B"/>
    <w:p w:rsidR="000E303B" w:rsidRDefault="000E303B" w:rsidP="000E303B"/>
    <w:p w:rsidR="000E303B" w:rsidRDefault="000E303B" w:rsidP="000E303B"/>
    <w:p w:rsidR="006E48BB" w:rsidRDefault="006E48BB" w:rsidP="006E48BB">
      <w:pPr>
        <w:jc w:val="center"/>
        <w:rPr>
          <w:rFonts w:ascii="宋体" w:hAnsi="宋体"/>
        </w:rPr>
      </w:pPr>
    </w:p>
    <w:p w:rsidR="000E303B" w:rsidRPr="006E48BB" w:rsidRDefault="006E48BB" w:rsidP="006E48BB">
      <w:pPr>
        <w:jc w:val="center"/>
        <w:rPr>
          <w:rFonts w:ascii="宋体" w:hAnsi="宋体"/>
        </w:rPr>
      </w:pPr>
      <w:r w:rsidRPr="006E48BB">
        <w:rPr>
          <w:rFonts w:ascii="宋体" w:hAnsi="宋体" w:hint="eastAsia"/>
        </w:rPr>
        <w:t>图2.3</w:t>
      </w:r>
      <w:r w:rsidRPr="006E48BB">
        <w:rPr>
          <w:rFonts w:ascii="宋体" w:hAnsi="宋体"/>
        </w:rPr>
        <w:t xml:space="preserve"> </w:t>
      </w:r>
      <w:r w:rsidRPr="006E48BB">
        <w:rPr>
          <w:rFonts w:ascii="宋体" w:hAnsi="宋体" w:hint="eastAsia"/>
        </w:rPr>
        <w:t>程序 UML图</w:t>
      </w:r>
    </w:p>
    <w:p w:rsidR="000E303B" w:rsidRPr="000E303B" w:rsidRDefault="000E303B" w:rsidP="000E303B"/>
    <w:p w:rsidR="004B2E23" w:rsidRDefault="004B2E23">
      <w:pPr>
        <w:spacing w:line="360" w:lineRule="auto"/>
        <w:ind w:firstLineChars="200" w:firstLine="480"/>
        <w:rPr>
          <w:bCs/>
          <w:sz w:val="24"/>
        </w:rPr>
      </w:pPr>
      <w:proofErr w:type="spellStart"/>
      <w:r>
        <w:rPr>
          <w:rFonts w:hint="eastAsia"/>
          <w:bCs/>
          <w:sz w:val="24"/>
        </w:rPr>
        <w:t>NiceCalendar</w:t>
      </w:r>
      <w:proofErr w:type="spellEnd"/>
      <w:r>
        <w:rPr>
          <w:rFonts w:hint="eastAsia"/>
          <w:bCs/>
          <w:sz w:val="24"/>
        </w:rPr>
        <w:t>类，包含程序的入口，</w:t>
      </w:r>
      <w:r w:rsidR="00912E8C">
        <w:rPr>
          <w:rFonts w:hint="eastAsia"/>
          <w:bCs/>
          <w:sz w:val="24"/>
        </w:rPr>
        <w:t>对窗口的基本设置，如窗口大小、图标、名称等。</w:t>
      </w:r>
    </w:p>
    <w:p w:rsidR="003931A3" w:rsidRPr="00016BCA" w:rsidRDefault="004B2E23" w:rsidP="00016BCA">
      <w:pPr>
        <w:widowControl/>
        <w:shd w:val="clear" w:color="auto" w:fill="FFFFFF"/>
        <w:jc w:val="left"/>
        <w:rPr>
          <w:rFonts w:ascii="Consolas" w:hAnsi="Consolas" w:cs="宋体"/>
          <w:b/>
          <w:bCs/>
          <w:color w:val="000000"/>
          <w:kern w:val="0"/>
          <w:sz w:val="24"/>
          <w:szCs w:val="27"/>
        </w:rPr>
      </w:pPr>
      <w:r w:rsidRPr="00016BCA">
        <w:rPr>
          <w:rFonts w:ascii="Consolas" w:hAnsi="Consolas" w:cs="宋体"/>
          <w:b/>
          <w:bCs/>
          <w:color w:val="0000FF"/>
          <w:kern w:val="0"/>
          <w:sz w:val="24"/>
          <w:szCs w:val="27"/>
        </w:rPr>
        <w:t>public</w:t>
      </w:r>
      <w:r w:rsidRPr="00016BCA">
        <w:rPr>
          <w:rFonts w:ascii="Consolas" w:hAnsi="Consolas" w:cs="宋体"/>
          <w:b/>
          <w:bCs/>
          <w:color w:val="000000"/>
          <w:kern w:val="0"/>
          <w:sz w:val="24"/>
          <w:szCs w:val="27"/>
        </w:rPr>
        <w:t xml:space="preserve"> </w:t>
      </w:r>
      <w:r w:rsidRPr="00016BCA">
        <w:rPr>
          <w:rFonts w:ascii="Consolas" w:hAnsi="Consolas" w:cs="宋体"/>
          <w:b/>
          <w:bCs/>
          <w:color w:val="0000FF"/>
          <w:kern w:val="0"/>
          <w:sz w:val="24"/>
          <w:szCs w:val="27"/>
        </w:rPr>
        <w:t>class</w:t>
      </w:r>
      <w:r w:rsidRPr="00016BCA">
        <w:rPr>
          <w:rFonts w:ascii="Consolas" w:hAnsi="Consolas" w:cs="宋体"/>
          <w:b/>
          <w:bCs/>
          <w:color w:val="000000"/>
          <w:kern w:val="0"/>
          <w:sz w:val="24"/>
          <w:szCs w:val="27"/>
        </w:rPr>
        <w:t xml:space="preserve"> </w:t>
      </w:r>
      <w:proofErr w:type="spellStart"/>
      <w:proofErr w:type="gramStart"/>
      <w:r w:rsidRPr="00016BCA">
        <w:rPr>
          <w:rFonts w:ascii="Consolas" w:hAnsi="Consolas" w:cs="宋体"/>
          <w:b/>
          <w:bCs/>
          <w:color w:val="267F99"/>
          <w:kern w:val="0"/>
          <w:sz w:val="24"/>
          <w:szCs w:val="27"/>
        </w:rPr>
        <w:t>NiceCalendar</w:t>
      </w:r>
      <w:proofErr w:type="spellEnd"/>
      <w:r w:rsidRPr="00016BCA">
        <w:rPr>
          <w:rFonts w:ascii="Consolas" w:hAnsi="Consolas" w:cs="宋体"/>
          <w:b/>
          <w:bCs/>
          <w:color w:val="000000"/>
          <w:kern w:val="0"/>
          <w:sz w:val="24"/>
          <w:szCs w:val="27"/>
        </w:rPr>
        <w:t>{</w:t>
      </w:r>
      <w:proofErr w:type="gramEnd"/>
    </w:p>
    <w:p w:rsidR="003931A3" w:rsidRPr="00016BCA" w:rsidRDefault="003931A3" w:rsidP="00016BCA">
      <w:pPr>
        <w:widowControl/>
        <w:shd w:val="clear" w:color="auto" w:fill="FFFFFF"/>
        <w:jc w:val="left"/>
        <w:rPr>
          <w:rFonts w:ascii="Consolas" w:hAnsi="Consolas" w:cs="宋体"/>
          <w:b/>
          <w:bCs/>
          <w:color w:val="000000"/>
          <w:kern w:val="0"/>
          <w:sz w:val="24"/>
          <w:szCs w:val="27"/>
        </w:rPr>
      </w:pPr>
      <w:proofErr w:type="spellStart"/>
      <w:r w:rsidRPr="00016BCA">
        <w:rPr>
          <w:rFonts w:ascii="Consolas" w:hAnsi="Consolas" w:cs="宋体"/>
          <w:b/>
          <w:bCs/>
          <w:color w:val="267F99"/>
          <w:kern w:val="0"/>
          <w:sz w:val="24"/>
          <w:szCs w:val="27"/>
        </w:rPr>
        <w:t>NiceFrame</w:t>
      </w:r>
      <w:proofErr w:type="spellEnd"/>
      <w:r w:rsidRPr="00016BCA">
        <w:rPr>
          <w:rFonts w:ascii="Consolas" w:hAnsi="Consolas" w:cs="宋体"/>
          <w:b/>
          <w:bCs/>
          <w:color w:val="000000"/>
          <w:kern w:val="0"/>
          <w:sz w:val="24"/>
          <w:szCs w:val="27"/>
        </w:rPr>
        <w:t xml:space="preserve"> </w:t>
      </w:r>
      <w:r w:rsidRPr="00016BCA">
        <w:rPr>
          <w:rFonts w:ascii="Consolas" w:hAnsi="Consolas" w:cs="宋体"/>
          <w:b/>
          <w:bCs/>
          <w:color w:val="001080"/>
          <w:kern w:val="0"/>
          <w:sz w:val="24"/>
          <w:szCs w:val="27"/>
        </w:rPr>
        <w:t>NF</w:t>
      </w:r>
      <w:r w:rsidRPr="00016BCA">
        <w:rPr>
          <w:rFonts w:ascii="Consolas" w:hAnsi="Consolas" w:cs="宋体"/>
          <w:b/>
          <w:bCs/>
          <w:color w:val="000000"/>
          <w:kern w:val="0"/>
          <w:sz w:val="24"/>
          <w:szCs w:val="27"/>
        </w:rPr>
        <w:t xml:space="preserve">; </w:t>
      </w:r>
    </w:p>
    <w:p w:rsidR="004B2E23" w:rsidRPr="00016BCA" w:rsidRDefault="004B2E23" w:rsidP="00016BCA">
      <w:pPr>
        <w:widowControl/>
        <w:shd w:val="clear" w:color="auto" w:fill="FFFFFF"/>
        <w:jc w:val="left"/>
        <w:rPr>
          <w:rFonts w:ascii="Consolas" w:hAnsi="Consolas" w:cs="宋体"/>
          <w:b/>
          <w:bCs/>
          <w:color w:val="000000"/>
          <w:kern w:val="0"/>
          <w:sz w:val="24"/>
          <w:szCs w:val="27"/>
        </w:rPr>
      </w:pPr>
      <w:r w:rsidRPr="00016BCA">
        <w:rPr>
          <w:rFonts w:ascii="Consolas" w:hAnsi="Consolas" w:cs="宋体"/>
          <w:b/>
          <w:bCs/>
          <w:color w:val="000000"/>
          <w:kern w:val="0"/>
          <w:sz w:val="24"/>
          <w:szCs w:val="27"/>
        </w:rPr>
        <w:lastRenderedPageBreak/>
        <w:t xml:space="preserve">} </w:t>
      </w:r>
    </w:p>
    <w:p w:rsidR="000C020D" w:rsidRDefault="00912E8C">
      <w:pPr>
        <w:spacing w:line="360" w:lineRule="auto"/>
        <w:ind w:firstLineChars="200" w:firstLine="480"/>
        <w:rPr>
          <w:bCs/>
          <w:sz w:val="24"/>
        </w:rPr>
      </w:pPr>
      <w:proofErr w:type="spellStart"/>
      <w:r>
        <w:rPr>
          <w:rFonts w:hint="eastAsia"/>
          <w:bCs/>
          <w:sz w:val="24"/>
        </w:rPr>
        <w:t>NiceFrame</w:t>
      </w:r>
      <w:proofErr w:type="spellEnd"/>
      <w:r>
        <w:rPr>
          <w:rFonts w:hint="eastAsia"/>
          <w:bCs/>
          <w:sz w:val="24"/>
        </w:rPr>
        <w:t>类</w:t>
      </w:r>
      <w:r w:rsidR="001E1A16">
        <w:rPr>
          <w:rFonts w:hint="eastAsia"/>
          <w:bCs/>
          <w:sz w:val="24"/>
        </w:rPr>
        <w:t>，继承</w:t>
      </w:r>
      <w:proofErr w:type="spellStart"/>
      <w:r w:rsidR="001E1A16">
        <w:rPr>
          <w:rFonts w:hint="eastAsia"/>
          <w:bCs/>
          <w:sz w:val="24"/>
        </w:rPr>
        <w:t>JFrame</w:t>
      </w:r>
      <w:proofErr w:type="spellEnd"/>
      <w:r w:rsidR="001E1A16">
        <w:rPr>
          <w:rFonts w:hint="eastAsia"/>
          <w:bCs/>
          <w:sz w:val="24"/>
        </w:rPr>
        <w:t>类，是程序的主框架</w:t>
      </w:r>
      <w:r w:rsidR="003931A3">
        <w:rPr>
          <w:rFonts w:hint="eastAsia"/>
          <w:bCs/>
          <w:sz w:val="24"/>
        </w:rPr>
        <w:t>负责窗口的整体布局。</w:t>
      </w:r>
    </w:p>
    <w:p w:rsidR="003931A3" w:rsidRPr="00280AD3" w:rsidRDefault="00912E8C" w:rsidP="00016BCA">
      <w:pPr>
        <w:widowControl/>
        <w:shd w:val="clear" w:color="auto" w:fill="FFFFFF"/>
        <w:jc w:val="left"/>
        <w:rPr>
          <w:rFonts w:ascii="Consolas" w:hAnsi="Consolas" w:cs="宋体"/>
          <w:b/>
          <w:bCs/>
          <w:color w:val="000000"/>
          <w:kern w:val="0"/>
          <w:sz w:val="24"/>
        </w:rPr>
      </w:pPr>
      <w:r w:rsidRPr="00280AD3">
        <w:rPr>
          <w:rFonts w:ascii="Consolas" w:hAnsi="Consolas" w:cs="宋体"/>
          <w:b/>
          <w:bCs/>
          <w:color w:val="0000FF"/>
          <w:kern w:val="0"/>
          <w:sz w:val="24"/>
        </w:rPr>
        <w:t>public</w:t>
      </w:r>
      <w:r w:rsidRPr="00280AD3">
        <w:rPr>
          <w:rFonts w:ascii="Consolas" w:hAnsi="Consolas" w:cs="宋体"/>
          <w:b/>
          <w:bCs/>
          <w:color w:val="000000"/>
          <w:kern w:val="0"/>
          <w:sz w:val="24"/>
        </w:rPr>
        <w:t xml:space="preserve"> </w:t>
      </w:r>
      <w:r w:rsidRPr="00280AD3">
        <w:rPr>
          <w:rFonts w:ascii="Consolas" w:hAnsi="Consolas" w:cs="宋体"/>
          <w:b/>
          <w:bCs/>
          <w:color w:val="0000FF"/>
          <w:kern w:val="0"/>
          <w:sz w:val="24"/>
        </w:rPr>
        <w:t>class</w:t>
      </w:r>
      <w:r w:rsidRPr="00280AD3">
        <w:rPr>
          <w:rFonts w:ascii="Consolas" w:hAnsi="Consolas" w:cs="宋体"/>
          <w:b/>
          <w:bCs/>
          <w:color w:val="000000"/>
          <w:kern w:val="0"/>
          <w:sz w:val="24"/>
        </w:rPr>
        <w:t xml:space="preserve"> </w:t>
      </w:r>
      <w:proofErr w:type="spellStart"/>
      <w:r w:rsidRPr="00280AD3">
        <w:rPr>
          <w:rFonts w:ascii="Consolas" w:hAnsi="Consolas" w:cs="宋体"/>
          <w:b/>
          <w:bCs/>
          <w:color w:val="267F99"/>
          <w:kern w:val="0"/>
          <w:sz w:val="24"/>
        </w:rPr>
        <w:t>NiceFrame</w:t>
      </w:r>
      <w:proofErr w:type="spellEnd"/>
      <w:r w:rsidRPr="00280AD3">
        <w:rPr>
          <w:rFonts w:ascii="Consolas" w:hAnsi="Consolas" w:cs="宋体"/>
          <w:b/>
          <w:bCs/>
          <w:color w:val="000000"/>
          <w:kern w:val="0"/>
          <w:sz w:val="24"/>
        </w:rPr>
        <w:t xml:space="preserve"> </w:t>
      </w:r>
      <w:r w:rsidRPr="00280AD3">
        <w:rPr>
          <w:rFonts w:ascii="Consolas" w:hAnsi="Consolas" w:cs="宋体"/>
          <w:b/>
          <w:bCs/>
          <w:color w:val="0000FF"/>
          <w:kern w:val="0"/>
          <w:sz w:val="24"/>
        </w:rPr>
        <w:t>extends</w:t>
      </w:r>
      <w:r w:rsidRPr="00280AD3">
        <w:rPr>
          <w:rFonts w:ascii="Consolas" w:hAnsi="Consolas" w:cs="宋体"/>
          <w:b/>
          <w:bCs/>
          <w:color w:val="000000"/>
          <w:kern w:val="0"/>
          <w:sz w:val="24"/>
        </w:rPr>
        <w:t xml:space="preserve"> </w:t>
      </w:r>
      <w:proofErr w:type="spellStart"/>
      <w:proofErr w:type="gramStart"/>
      <w:r w:rsidRPr="00280AD3">
        <w:rPr>
          <w:rFonts w:ascii="Consolas" w:hAnsi="Consolas" w:cs="宋体"/>
          <w:b/>
          <w:bCs/>
          <w:color w:val="267F99"/>
          <w:kern w:val="0"/>
          <w:sz w:val="24"/>
        </w:rPr>
        <w:t>JFrame</w:t>
      </w:r>
      <w:proofErr w:type="spellEnd"/>
      <w:r w:rsidRPr="00280AD3">
        <w:rPr>
          <w:rFonts w:ascii="Consolas" w:hAnsi="Consolas" w:cs="宋体"/>
          <w:b/>
          <w:bCs/>
          <w:color w:val="000000"/>
          <w:kern w:val="0"/>
          <w:sz w:val="24"/>
        </w:rPr>
        <w:t>{</w:t>
      </w:r>
      <w:proofErr w:type="gramEnd"/>
    </w:p>
    <w:p w:rsidR="003931A3" w:rsidRPr="00280AD3" w:rsidRDefault="003931A3" w:rsidP="00016BCA">
      <w:pPr>
        <w:widowControl/>
        <w:shd w:val="clear" w:color="auto" w:fill="FFFFFF"/>
        <w:ind w:firstLineChars="200" w:firstLine="482"/>
        <w:jc w:val="left"/>
        <w:rPr>
          <w:rFonts w:ascii="Consolas" w:hAnsi="Consolas" w:cs="宋体"/>
          <w:b/>
          <w:bCs/>
          <w:color w:val="000000"/>
          <w:kern w:val="0"/>
          <w:sz w:val="24"/>
        </w:rPr>
      </w:pPr>
      <w:proofErr w:type="spellStart"/>
      <w:r w:rsidRPr="00280AD3">
        <w:rPr>
          <w:rFonts w:ascii="Consolas" w:hAnsi="Consolas" w:cs="宋体"/>
          <w:b/>
          <w:bCs/>
          <w:color w:val="267F99"/>
          <w:kern w:val="0"/>
          <w:sz w:val="24"/>
        </w:rPr>
        <w:t>NiceClock</w:t>
      </w:r>
      <w:proofErr w:type="spellEnd"/>
      <w:r w:rsidRPr="00280AD3">
        <w:rPr>
          <w:rFonts w:ascii="Consolas" w:hAnsi="Consolas" w:cs="宋体"/>
          <w:b/>
          <w:bCs/>
          <w:color w:val="000000"/>
          <w:kern w:val="0"/>
          <w:sz w:val="24"/>
        </w:rPr>
        <w:t xml:space="preserve"> </w:t>
      </w:r>
      <w:r w:rsidRPr="00280AD3">
        <w:rPr>
          <w:rFonts w:ascii="Consolas" w:hAnsi="Consolas" w:cs="宋体"/>
          <w:b/>
          <w:bCs/>
          <w:color w:val="001080"/>
          <w:kern w:val="0"/>
          <w:sz w:val="24"/>
        </w:rPr>
        <w:t>NC</w:t>
      </w:r>
      <w:r w:rsidRPr="00280AD3">
        <w:rPr>
          <w:rFonts w:ascii="Consolas" w:hAnsi="Consolas" w:cs="宋体"/>
          <w:b/>
          <w:bCs/>
          <w:color w:val="000000"/>
          <w:kern w:val="0"/>
          <w:sz w:val="24"/>
        </w:rPr>
        <w:t xml:space="preserve">; </w:t>
      </w:r>
    </w:p>
    <w:p w:rsidR="003931A3" w:rsidRPr="00280AD3" w:rsidRDefault="003931A3" w:rsidP="00016BCA">
      <w:pPr>
        <w:widowControl/>
        <w:shd w:val="clear" w:color="auto" w:fill="FFFFFF"/>
        <w:jc w:val="left"/>
        <w:rPr>
          <w:rFonts w:ascii="Consolas" w:hAnsi="Consolas" w:cs="宋体"/>
          <w:b/>
          <w:bCs/>
          <w:color w:val="000000"/>
          <w:kern w:val="0"/>
          <w:sz w:val="24"/>
        </w:rPr>
      </w:pPr>
      <w:r w:rsidRPr="00280AD3">
        <w:rPr>
          <w:rFonts w:ascii="Consolas" w:hAnsi="Consolas" w:cs="宋体"/>
          <w:b/>
          <w:bCs/>
          <w:color w:val="000000"/>
          <w:kern w:val="0"/>
          <w:sz w:val="24"/>
        </w:rPr>
        <w:t xml:space="preserve">    </w:t>
      </w:r>
      <w:proofErr w:type="spellStart"/>
      <w:r w:rsidRPr="00280AD3">
        <w:rPr>
          <w:rFonts w:ascii="Consolas" w:hAnsi="Consolas" w:cs="宋体"/>
          <w:b/>
          <w:bCs/>
          <w:color w:val="267F99"/>
          <w:kern w:val="0"/>
          <w:sz w:val="24"/>
        </w:rPr>
        <w:t>NiceMenubar</w:t>
      </w:r>
      <w:proofErr w:type="spellEnd"/>
      <w:r w:rsidRPr="00280AD3">
        <w:rPr>
          <w:rFonts w:ascii="Consolas" w:hAnsi="Consolas" w:cs="宋体"/>
          <w:b/>
          <w:bCs/>
          <w:color w:val="000000"/>
          <w:kern w:val="0"/>
          <w:sz w:val="24"/>
        </w:rPr>
        <w:t xml:space="preserve"> </w:t>
      </w:r>
      <w:r w:rsidRPr="00280AD3">
        <w:rPr>
          <w:rFonts w:ascii="Consolas" w:hAnsi="Consolas" w:cs="宋体"/>
          <w:b/>
          <w:bCs/>
          <w:color w:val="001080"/>
          <w:kern w:val="0"/>
          <w:sz w:val="24"/>
        </w:rPr>
        <w:t>NM</w:t>
      </w:r>
      <w:r w:rsidRPr="00280AD3">
        <w:rPr>
          <w:rFonts w:ascii="Consolas" w:hAnsi="Consolas" w:cs="宋体"/>
          <w:b/>
          <w:bCs/>
          <w:color w:val="000000"/>
          <w:kern w:val="0"/>
          <w:sz w:val="24"/>
        </w:rPr>
        <w:t xml:space="preserve">;    </w:t>
      </w:r>
    </w:p>
    <w:p w:rsidR="003931A3" w:rsidRPr="00280AD3" w:rsidRDefault="003931A3" w:rsidP="00016BCA">
      <w:pPr>
        <w:widowControl/>
        <w:shd w:val="clear" w:color="auto" w:fill="FFFFFF"/>
        <w:jc w:val="left"/>
        <w:rPr>
          <w:rFonts w:ascii="Consolas" w:hAnsi="Consolas" w:cs="宋体"/>
          <w:b/>
          <w:bCs/>
          <w:color w:val="000000"/>
          <w:kern w:val="0"/>
          <w:sz w:val="24"/>
        </w:rPr>
      </w:pPr>
      <w:r w:rsidRPr="00280AD3">
        <w:rPr>
          <w:rFonts w:ascii="Consolas" w:hAnsi="Consolas" w:cs="宋体"/>
          <w:b/>
          <w:bCs/>
          <w:color w:val="000000"/>
          <w:kern w:val="0"/>
          <w:sz w:val="24"/>
        </w:rPr>
        <w:t xml:space="preserve">    </w:t>
      </w:r>
      <w:proofErr w:type="spellStart"/>
      <w:r w:rsidRPr="00280AD3">
        <w:rPr>
          <w:rFonts w:ascii="Consolas" w:hAnsi="Consolas" w:cs="宋体"/>
          <w:b/>
          <w:bCs/>
          <w:color w:val="267F99"/>
          <w:kern w:val="0"/>
          <w:sz w:val="24"/>
        </w:rPr>
        <w:t>JPanel</w:t>
      </w:r>
      <w:proofErr w:type="spellEnd"/>
      <w:r w:rsidRPr="00280AD3">
        <w:rPr>
          <w:rFonts w:ascii="Consolas" w:hAnsi="Consolas" w:cs="宋体"/>
          <w:b/>
          <w:bCs/>
          <w:color w:val="000000"/>
          <w:kern w:val="0"/>
          <w:sz w:val="24"/>
        </w:rPr>
        <w:t xml:space="preserve"> </w:t>
      </w:r>
      <w:proofErr w:type="spellStart"/>
      <w:r w:rsidRPr="00280AD3">
        <w:rPr>
          <w:rFonts w:ascii="Consolas" w:hAnsi="Consolas" w:cs="宋体"/>
          <w:b/>
          <w:bCs/>
          <w:color w:val="001080"/>
          <w:kern w:val="0"/>
          <w:sz w:val="24"/>
        </w:rPr>
        <w:t>Panel_Left</w:t>
      </w:r>
      <w:proofErr w:type="spellEnd"/>
      <w:r w:rsidRPr="00280AD3">
        <w:rPr>
          <w:rFonts w:ascii="Consolas" w:hAnsi="Consolas" w:cs="宋体"/>
          <w:b/>
          <w:bCs/>
          <w:color w:val="000000"/>
          <w:kern w:val="0"/>
          <w:sz w:val="24"/>
        </w:rPr>
        <w:t>;</w:t>
      </w:r>
    </w:p>
    <w:p w:rsidR="00912E8C" w:rsidRPr="00280AD3" w:rsidRDefault="00912E8C" w:rsidP="00016BCA">
      <w:pPr>
        <w:widowControl/>
        <w:shd w:val="clear" w:color="auto" w:fill="FFFFFF"/>
        <w:jc w:val="left"/>
        <w:rPr>
          <w:rFonts w:ascii="Consolas" w:hAnsi="Consolas" w:cs="宋体"/>
          <w:b/>
          <w:bCs/>
          <w:color w:val="000000"/>
          <w:kern w:val="0"/>
          <w:sz w:val="24"/>
        </w:rPr>
      </w:pPr>
      <w:r w:rsidRPr="00280AD3">
        <w:rPr>
          <w:rFonts w:ascii="Consolas" w:hAnsi="Consolas" w:cs="宋体"/>
          <w:b/>
          <w:bCs/>
          <w:color w:val="000000"/>
          <w:kern w:val="0"/>
          <w:sz w:val="24"/>
        </w:rPr>
        <w:t>}</w:t>
      </w:r>
    </w:p>
    <w:p w:rsidR="00B925D1" w:rsidRPr="00B925D1" w:rsidRDefault="00B925D1" w:rsidP="00016BCA">
      <w:pPr>
        <w:widowControl/>
        <w:shd w:val="clear" w:color="auto" w:fill="FFFFFF"/>
        <w:spacing w:line="360" w:lineRule="auto"/>
        <w:ind w:firstLine="420"/>
        <w:jc w:val="left"/>
        <w:rPr>
          <w:rFonts w:ascii="宋体" w:hAnsi="宋体" w:cs="宋体"/>
          <w:bCs/>
          <w:kern w:val="0"/>
          <w:sz w:val="24"/>
        </w:rPr>
      </w:pPr>
      <w:proofErr w:type="spellStart"/>
      <w:r w:rsidRPr="00B925D1">
        <w:rPr>
          <w:rFonts w:ascii="宋体" w:hAnsi="宋体" w:cs="宋体" w:hint="eastAsia"/>
          <w:bCs/>
          <w:kern w:val="0"/>
          <w:sz w:val="24"/>
        </w:rPr>
        <w:t>NiceClock</w:t>
      </w:r>
      <w:proofErr w:type="spellEnd"/>
      <w:r w:rsidRPr="00B925D1">
        <w:rPr>
          <w:rFonts w:ascii="宋体" w:hAnsi="宋体" w:cs="宋体" w:hint="eastAsia"/>
          <w:bCs/>
          <w:kern w:val="0"/>
          <w:sz w:val="24"/>
        </w:rPr>
        <w:t>类，继承</w:t>
      </w:r>
      <w:proofErr w:type="spellStart"/>
      <w:r w:rsidRPr="00B925D1">
        <w:rPr>
          <w:rFonts w:ascii="宋体" w:hAnsi="宋体" w:cs="宋体" w:hint="eastAsia"/>
          <w:bCs/>
          <w:kern w:val="0"/>
          <w:sz w:val="24"/>
        </w:rPr>
        <w:t>JPanel</w:t>
      </w:r>
      <w:proofErr w:type="spellEnd"/>
      <w:r w:rsidRPr="00B925D1">
        <w:rPr>
          <w:rFonts w:ascii="宋体" w:hAnsi="宋体" w:cs="宋体" w:hint="eastAsia"/>
          <w:bCs/>
          <w:kern w:val="0"/>
          <w:sz w:val="24"/>
        </w:rPr>
        <w:t>，实际上是一个面板，通过重载</w:t>
      </w:r>
      <w:proofErr w:type="spellStart"/>
      <w:r w:rsidRPr="00B925D1">
        <w:rPr>
          <w:rFonts w:ascii="宋体" w:hAnsi="宋体" w:cs="宋体" w:hint="eastAsia"/>
          <w:bCs/>
          <w:kern w:val="0"/>
          <w:sz w:val="24"/>
        </w:rPr>
        <w:t>paintComponent</w:t>
      </w:r>
      <w:proofErr w:type="spellEnd"/>
      <w:r w:rsidRPr="00B925D1">
        <w:rPr>
          <w:rFonts w:ascii="宋体" w:hAnsi="宋体" w:cs="宋体" w:hint="eastAsia"/>
          <w:bCs/>
          <w:kern w:val="0"/>
          <w:sz w:val="24"/>
        </w:rPr>
        <w:t>方法</w:t>
      </w:r>
      <w:r>
        <w:rPr>
          <w:rFonts w:ascii="宋体" w:hAnsi="宋体" w:cs="宋体" w:hint="eastAsia"/>
          <w:bCs/>
          <w:kern w:val="0"/>
          <w:sz w:val="24"/>
        </w:rPr>
        <w:t>，利用Graphics2D</w:t>
      </w:r>
      <w:r w:rsidRPr="00B925D1">
        <w:rPr>
          <w:rFonts w:ascii="宋体" w:hAnsi="宋体" w:cs="宋体" w:hint="eastAsia"/>
          <w:bCs/>
          <w:kern w:val="0"/>
          <w:sz w:val="24"/>
        </w:rPr>
        <w:t>将时钟绘制在面板上。</w:t>
      </w:r>
    </w:p>
    <w:p w:rsidR="00B925D1" w:rsidRPr="00B925D1" w:rsidRDefault="003931A3" w:rsidP="00016BCA">
      <w:pPr>
        <w:widowControl/>
        <w:shd w:val="clear" w:color="auto" w:fill="FFFFFF"/>
        <w:jc w:val="left"/>
        <w:rPr>
          <w:rFonts w:ascii="Consolas" w:hAnsi="Consolas" w:cs="宋体"/>
          <w:b/>
          <w:bCs/>
          <w:color w:val="000000"/>
          <w:kern w:val="0"/>
          <w:sz w:val="24"/>
        </w:rPr>
      </w:pPr>
      <w:r w:rsidRPr="003931A3">
        <w:rPr>
          <w:rFonts w:ascii="Consolas" w:hAnsi="Consolas" w:cs="宋体"/>
          <w:b/>
          <w:bCs/>
          <w:color w:val="0000FF"/>
          <w:kern w:val="0"/>
          <w:sz w:val="24"/>
        </w:rPr>
        <w:t>class</w:t>
      </w:r>
      <w:r w:rsidRPr="003931A3">
        <w:rPr>
          <w:rFonts w:ascii="Consolas" w:hAnsi="Consolas" w:cs="宋体"/>
          <w:b/>
          <w:bCs/>
          <w:color w:val="000000"/>
          <w:kern w:val="0"/>
          <w:sz w:val="24"/>
        </w:rPr>
        <w:t xml:space="preserve"> </w:t>
      </w:r>
      <w:proofErr w:type="spellStart"/>
      <w:r w:rsidRPr="003931A3">
        <w:rPr>
          <w:rFonts w:ascii="Consolas" w:hAnsi="Consolas" w:cs="宋体"/>
          <w:b/>
          <w:bCs/>
          <w:color w:val="267F99"/>
          <w:kern w:val="0"/>
          <w:sz w:val="24"/>
        </w:rPr>
        <w:t>NiceClock</w:t>
      </w:r>
      <w:proofErr w:type="spellEnd"/>
      <w:r w:rsidRPr="003931A3">
        <w:rPr>
          <w:rFonts w:ascii="Consolas" w:hAnsi="Consolas" w:cs="宋体"/>
          <w:b/>
          <w:bCs/>
          <w:color w:val="000000"/>
          <w:kern w:val="0"/>
          <w:sz w:val="24"/>
        </w:rPr>
        <w:t xml:space="preserve"> </w:t>
      </w:r>
      <w:r w:rsidRPr="003931A3">
        <w:rPr>
          <w:rFonts w:ascii="Consolas" w:hAnsi="Consolas" w:cs="宋体"/>
          <w:b/>
          <w:bCs/>
          <w:color w:val="0000FF"/>
          <w:kern w:val="0"/>
          <w:sz w:val="24"/>
        </w:rPr>
        <w:t>extends</w:t>
      </w:r>
      <w:r w:rsidRPr="003931A3">
        <w:rPr>
          <w:rFonts w:ascii="Consolas" w:hAnsi="Consolas" w:cs="宋体"/>
          <w:b/>
          <w:bCs/>
          <w:color w:val="000000"/>
          <w:kern w:val="0"/>
          <w:sz w:val="24"/>
        </w:rPr>
        <w:t xml:space="preserve"> </w:t>
      </w:r>
      <w:proofErr w:type="spellStart"/>
      <w:proofErr w:type="gramStart"/>
      <w:r w:rsidRPr="003931A3">
        <w:rPr>
          <w:rFonts w:ascii="Consolas" w:hAnsi="Consolas" w:cs="宋体"/>
          <w:b/>
          <w:bCs/>
          <w:color w:val="267F99"/>
          <w:kern w:val="0"/>
          <w:sz w:val="24"/>
        </w:rPr>
        <w:t>JPanel</w:t>
      </w:r>
      <w:proofErr w:type="spellEnd"/>
      <w:r w:rsidRPr="003931A3">
        <w:rPr>
          <w:rFonts w:ascii="Consolas" w:hAnsi="Consolas" w:cs="宋体"/>
          <w:b/>
          <w:bCs/>
          <w:color w:val="000000"/>
          <w:kern w:val="0"/>
          <w:sz w:val="24"/>
        </w:rPr>
        <w:t>{</w:t>
      </w:r>
      <w:proofErr w:type="gramEnd"/>
    </w:p>
    <w:p w:rsidR="00B925D1" w:rsidRPr="00B925D1" w:rsidRDefault="003931A3" w:rsidP="00016BCA">
      <w:pPr>
        <w:widowControl/>
        <w:shd w:val="clear" w:color="auto" w:fill="FFFFFF"/>
        <w:ind w:firstLine="420"/>
        <w:jc w:val="left"/>
        <w:rPr>
          <w:rFonts w:ascii="Consolas" w:hAnsi="Consolas" w:cs="宋体"/>
          <w:b/>
          <w:bCs/>
          <w:color w:val="000000"/>
          <w:kern w:val="0"/>
          <w:sz w:val="24"/>
        </w:rPr>
      </w:pPr>
      <w:proofErr w:type="spellStart"/>
      <w:r w:rsidRPr="003931A3">
        <w:rPr>
          <w:rFonts w:ascii="Consolas" w:hAnsi="Consolas" w:cs="宋体"/>
          <w:b/>
          <w:bCs/>
          <w:color w:val="267F99"/>
          <w:kern w:val="0"/>
          <w:sz w:val="24"/>
        </w:rPr>
        <w:t>ImageIcon</w:t>
      </w:r>
      <w:proofErr w:type="spellEnd"/>
      <w:r w:rsidRPr="003931A3">
        <w:rPr>
          <w:rFonts w:ascii="Consolas" w:hAnsi="Consolas" w:cs="宋体"/>
          <w:b/>
          <w:bCs/>
          <w:color w:val="000000"/>
          <w:kern w:val="0"/>
          <w:sz w:val="24"/>
        </w:rPr>
        <w:t xml:space="preserve"> </w:t>
      </w:r>
      <w:r w:rsidRPr="003931A3">
        <w:rPr>
          <w:rFonts w:ascii="Consolas" w:hAnsi="Consolas" w:cs="宋体"/>
          <w:b/>
          <w:bCs/>
          <w:color w:val="001080"/>
          <w:kern w:val="0"/>
          <w:sz w:val="24"/>
        </w:rPr>
        <w:t>I</w:t>
      </w:r>
      <w:r w:rsidRPr="003931A3">
        <w:rPr>
          <w:rFonts w:ascii="Consolas" w:hAnsi="Consolas" w:cs="宋体"/>
          <w:b/>
          <w:bCs/>
          <w:color w:val="000000"/>
          <w:kern w:val="0"/>
          <w:sz w:val="24"/>
        </w:rPr>
        <w:t>;</w:t>
      </w:r>
      <w:r w:rsidR="00B925D1" w:rsidRPr="00B925D1">
        <w:rPr>
          <w:rFonts w:ascii="Consolas" w:hAnsi="Consolas" w:cs="宋体"/>
          <w:b/>
          <w:bCs/>
          <w:color w:val="795E26"/>
          <w:kern w:val="0"/>
          <w:sz w:val="24"/>
        </w:rPr>
        <w:t xml:space="preserve"> </w:t>
      </w:r>
    </w:p>
    <w:p w:rsidR="003931A3" w:rsidRPr="003931A3" w:rsidRDefault="00B925D1" w:rsidP="00016BCA">
      <w:pPr>
        <w:widowControl/>
        <w:shd w:val="clear" w:color="auto" w:fill="FFFFFF"/>
        <w:ind w:firstLine="420"/>
        <w:jc w:val="left"/>
        <w:rPr>
          <w:rFonts w:ascii="Consolas" w:hAnsi="Consolas" w:cs="宋体"/>
          <w:b/>
          <w:bCs/>
          <w:color w:val="000000"/>
          <w:kern w:val="0"/>
          <w:sz w:val="24"/>
        </w:rPr>
      </w:pPr>
      <w:proofErr w:type="spellStart"/>
      <w:proofErr w:type="gramStart"/>
      <w:r w:rsidRPr="003931A3">
        <w:rPr>
          <w:rFonts w:ascii="Consolas" w:hAnsi="Consolas" w:cs="宋体"/>
          <w:b/>
          <w:bCs/>
          <w:color w:val="795E26"/>
          <w:kern w:val="0"/>
          <w:sz w:val="24"/>
        </w:rPr>
        <w:t>NiceClock</w:t>
      </w:r>
      <w:proofErr w:type="spellEnd"/>
      <w:r w:rsidRPr="003931A3">
        <w:rPr>
          <w:rFonts w:ascii="Consolas" w:hAnsi="Consolas" w:cs="宋体"/>
          <w:b/>
          <w:bCs/>
          <w:color w:val="000000"/>
          <w:kern w:val="0"/>
          <w:sz w:val="24"/>
        </w:rPr>
        <w:t>(</w:t>
      </w:r>
      <w:proofErr w:type="spellStart"/>
      <w:proofErr w:type="gramEnd"/>
      <w:r w:rsidRPr="003931A3">
        <w:rPr>
          <w:rFonts w:ascii="Consolas" w:hAnsi="Consolas" w:cs="宋体"/>
          <w:b/>
          <w:bCs/>
          <w:color w:val="267F99"/>
          <w:kern w:val="0"/>
          <w:sz w:val="24"/>
        </w:rPr>
        <w:t>ImageIcon</w:t>
      </w:r>
      <w:proofErr w:type="spellEnd"/>
      <w:r w:rsidRPr="003931A3">
        <w:rPr>
          <w:rFonts w:ascii="Consolas" w:hAnsi="Consolas" w:cs="宋体"/>
          <w:b/>
          <w:bCs/>
          <w:color w:val="000000"/>
          <w:kern w:val="0"/>
          <w:sz w:val="24"/>
        </w:rPr>
        <w:t xml:space="preserve"> </w:t>
      </w:r>
      <w:r w:rsidRPr="003931A3">
        <w:rPr>
          <w:rFonts w:ascii="Consolas" w:hAnsi="Consolas" w:cs="宋体"/>
          <w:b/>
          <w:bCs/>
          <w:color w:val="001080"/>
          <w:kern w:val="0"/>
          <w:sz w:val="24"/>
        </w:rPr>
        <w:t>I</w:t>
      </w:r>
      <w:r w:rsidRPr="003931A3">
        <w:rPr>
          <w:rFonts w:ascii="Consolas" w:hAnsi="Consolas" w:cs="宋体"/>
          <w:b/>
          <w:bCs/>
          <w:color w:val="000000"/>
          <w:kern w:val="0"/>
          <w:sz w:val="24"/>
        </w:rPr>
        <w:t>){}</w:t>
      </w:r>
    </w:p>
    <w:p w:rsidR="00B925D1" w:rsidRPr="00B925D1" w:rsidRDefault="003931A3" w:rsidP="00016BCA">
      <w:pPr>
        <w:widowControl/>
        <w:shd w:val="clear" w:color="auto" w:fill="FFFFFF"/>
        <w:ind w:firstLine="420"/>
        <w:jc w:val="left"/>
        <w:rPr>
          <w:rFonts w:ascii="Consolas" w:hAnsi="Consolas" w:cs="宋体"/>
          <w:b/>
          <w:bCs/>
          <w:color w:val="000000"/>
          <w:kern w:val="0"/>
          <w:sz w:val="24"/>
        </w:rPr>
      </w:pPr>
      <w:r w:rsidRPr="003931A3">
        <w:rPr>
          <w:rFonts w:ascii="Consolas" w:hAnsi="Consolas" w:cs="宋体"/>
          <w:b/>
          <w:bCs/>
          <w:color w:val="0000FF"/>
          <w:kern w:val="0"/>
          <w:sz w:val="24"/>
        </w:rPr>
        <w:t>public</w:t>
      </w:r>
      <w:r w:rsidRPr="003931A3">
        <w:rPr>
          <w:rFonts w:ascii="Consolas" w:hAnsi="Consolas" w:cs="宋体"/>
          <w:b/>
          <w:bCs/>
          <w:color w:val="000000"/>
          <w:kern w:val="0"/>
          <w:sz w:val="24"/>
        </w:rPr>
        <w:t xml:space="preserve"> </w:t>
      </w:r>
      <w:r w:rsidRPr="003931A3">
        <w:rPr>
          <w:rFonts w:ascii="Consolas" w:hAnsi="Consolas" w:cs="宋体"/>
          <w:b/>
          <w:bCs/>
          <w:color w:val="267F99"/>
          <w:kern w:val="0"/>
          <w:sz w:val="24"/>
        </w:rPr>
        <w:t>void</w:t>
      </w:r>
      <w:r w:rsidRPr="003931A3">
        <w:rPr>
          <w:rFonts w:ascii="Consolas" w:hAnsi="Consolas" w:cs="宋体"/>
          <w:b/>
          <w:bCs/>
          <w:color w:val="000000"/>
          <w:kern w:val="0"/>
          <w:sz w:val="24"/>
        </w:rPr>
        <w:t xml:space="preserve"> </w:t>
      </w:r>
      <w:proofErr w:type="spellStart"/>
      <w:r w:rsidRPr="003931A3">
        <w:rPr>
          <w:rFonts w:ascii="Consolas" w:hAnsi="Consolas" w:cs="宋体"/>
          <w:b/>
          <w:bCs/>
          <w:color w:val="795E26"/>
          <w:kern w:val="0"/>
          <w:sz w:val="24"/>
        </w:rPr>
        <w:t>paintComponent</w:t>
      </w:r>
      <w:proofErr w:type="spellEnd"/>
      <w:r w:rsidRPr="003931A3">
        <w:rPr>
          <w:rFonts w:ascii="Consolas" w:hAnsi="Consolas" w:cs="宋体"/>
          <w:b/>
          <w:bCs/>
          <w:color w:val="000000"/>
          <w:kern w:val="0"/>
          <w:sz w:val="24"/>
        </w:rPr>
        <w:t>(</w:t>
      </w:r>
      <w:proofErr w:type="spellStart"/>
      <w:r w:rsidRPr="003931A3">
        <w:rPr>
          <w:rFonts w:ascii="Consolas" w:hAnsi="Consolas" w:cs="宋体"/>
          <w:b/>
          <w:bCs/>
          <w:color w:val="267F99"/>
          <w:kern w:val="0"/>
          <w:sz w:val="24"/>
        </w:rPr>
        <w:t>Graphics</w:t>
      </w:r>
      <w:r w:rsidRPr="003931A3">
        <w:rPr>
          <w:rFonts w:ascii="Consolas" w:hAnsi="Consolas" w:cs="宋体"/>
          <w:b/>
          <w:bCs/>
          <w:color w:val="001080"/>
          <w:kern w:val="0"/>
          <w:sz w:val="24"/>
        </w:rPr>
        <w:t>G</w:t>
      </w:r>
      <w:proofErr w:type="spellEnd"/>
      <w:proofErr w:type="gramStart"/>
      <w:r w:rsidRPr="003931A3">
        <w:rPr>
          <w:rFonts w:ascii="Consolas" w:hAnsi="Consolas" w:cs="宋体"/>
          <w:b/>
          <w:bCs/>
          <w:color w:val="000000"/>
          <w:kern w:val="0"/>
          <w:sz w:val="24"/>
        </w:rPr>
        <w:t>){</w:t>
      </w:r>
      <w:proofErr w:type="gramEnd"/>
      <w:r w:rsidR="00B925D1" w:rsidRPr="00B925D1">
        <w:rPr>
          <w:rFonts w:ascii="Consolas" w:hAnsi="Consolas" w:cs="宋体" w:hint="eastAsia"/>
          <w:b/>
          <w:bCs/>
          <w:color w:val="000000"/>
          <w:kern w:val="0"/>
          <w:sz w:val="24"/>
        </w:rPr>
        <w:t>}</w:t>
      </w:r>
      <w:r w:rsidRPr="003931A3">
        <w:rPr>
          <w:rFonts w:ascii="Consolas" w:hAnsi="Consolas" w:cs="宋体"/>
          <w:b/>
          <w:bCs/>
          <w:color w:val="000000"/>
          <w:kern w:val="0"/>
          <w:sz w:val="24"/>
        </w:rPr>
        <w:t>    </w:t>
      </w:r>
    </w:p>
    <w:p w:rsidR="003931A3" w:rsidRPr="003931A3" w:rsidRDefault="003931A3" w:rsidP="00016BCA">
      <w:pPr>
        <w:widowControl/>
        <w:shd w:val="clear" w:color="auto" w:fill="FFFFFF"/>
        <w:jc w:val="left"/>
        <w:rPr>
          <w:rFonts w:ascii="Consolas" w:hAnsi="Consolas" w:cs="宋体"/>
          <w:b/>
          <w:bCs/>
          <w:color w:val="000000"/>
          <w:kern w:val="0"/>
          <w:sz w:val="24"/>
        </w:rPr>
      </w:pPr>
      <w:r w:rsidRPr="003931A3">
        <w:rPr>
          <w:rFonts w:ascii="Consolas" w:hAnsi="Consolas" w:cs="宋体"/>
          <w:b/>
          <w:bCs/>
          <w:color w:val="000000"/>
          <w:kern w:val="0"/>
          <w:sz w:val="24"/>
        </w:rPr>
        <w:t>}</w:t>
      </w:r>
    </w:p>
    <w:p w:rsidR="00912E8C" w:rsidRPr="003627C3" w:rsidRDefault="00B925D1">
      <w:pPr>
        <w:spacing w:line="360" w:lineRule="auto"/>
        <w:ind w:firstLineChars="200" w:firstLine="480"/>
        <w:rPr>
          <w:rFonts w:ascii="宋体" w:hAnsi="宋体"/>
          <w:bCs/>
          <w:sz w:val="24"/>
        </w:rPr>
      </w:pPr>
      <w:proofErr w:type="spellStart"/>
      <w:r w:rsidRPr="003627C3">
        <w:rPr>
          <w:rFonts w:ascii="宋体" w:hAnsi="宋体" w:hint="eastAsia"/>
          <w:bCs/>
          <w:sz w:val="24"/>
        </w:rPr>
        <w:t>NiceMenuBar</w:t>
      </w:r>
      <w:proofErr w:type="spellEnd"/>
      <w:r w:rsidRPr="003627C3">
        <w:rPr>
          <w:rFonts w:ascii="宋体" w:hAnsi="宋体" w:hint="eastAsia"/>
          <w:bCs/>
          <w:sz w:val="24"/>
        </w:rPr>
        <w:t>类，</w:t>
      </w:r>
      <w:r w:rsidRPr="003627C3">
        <w:rPr>
          <w:rFonts w:ascii="宋体" w:hAnsi="宋体" w:cs="宋体" w:hint="eastAsia"/>
          <w:bCs/>
          <w:kern w:val="0"/>
          <w:sz w:val="24"/>
        </w:rPr>
        <w:t>继承了</w:t>
      </w:r>
      <w:proofErr w:type="spellStart"/>
      <w:r w:rsidRPr="003627C3">
        <w:rPr>
          <w:rFonts w:ascii="宋体" w:hAnsi="宋体" w:cs="宋体" w:hint="eastAsia"/>
          <w:bCs/>
          <w:kern w:val="0"/>
          <w:sz w:val="24"/>
        </w:rPr>
        <w:t>JMenuBar</w:t>
      </w:r>
      <w:proofErr w:type="spellEnd"/>
      <w:r w:rsidR="003627C3" w:rsidRPr="003627C3">
        <w:rPr>
          <w:rFonts w:ascii="宋体" w:hAnsi="宋体" w:cs="宋体" w:hint="eastAsia"/>
          <w:bCs/>
          <w:kern w:val="0"/>
          <w:sz w:val="24"/>
        </w:rPr>
        <w:t>；组合了</w:t>
      </w:r>
      <w:proofErr w:type="spellStart"/>
      <w:r w:rsidR="003627C3" w:rsidRPr="003627C3">
        <w:rPr>
          <w:rFonts w:ascii="宋体" w:hAnsi="宋体" w:cs="宋体" w:hint="eastAsia"/>
          <w:bCs/>
          <w:kern w:val="0"/>
          <w:sz w:val="24"/>
        </w:rPr>
        <w:t>NiceClock</w:t>
      </w:r>
      <w:proofErr w:type="spellEnd"/>
      <w:r w:rsidR="003627C3" w:rsidRPr="003627C3">
        <w:rPr>
          <w:rFonts w:ascii="宋体" w:hAnsi="宋体" w:cs="宋体" w:hint="eastAsia"/>
          <w:bCs/>
          <w:kern w:val="0"/>
          <w:sz w:val="24"/>
        </w:rPr>
        <w:t>，实现对时钟的换肤功能；实现</w:t>
      </w:r>
      <w:proofErr w:type="spellStart"/>
      <w:r w:rsidR="003627C3" w:rsidRPr="003627C3">
        <w:rPr>
          <w:rFonts w:ascii="宋体" w:hAnsi="宋体" w:cs="宋体" w:hint="eastAsia"/>
          <w:bCs/>
          <w:kern w:val="0"/>
          <w:sz w:val="24"/>
        </w:rPr>
        <w:t>ActionListener</w:t>
      </w:r>
      <w:proofErr w:type="spellEnd"/>
      <w:r w:rsidR="003627C3">
        <w:rPr>
          <w:rFonts w:ascii="宋体" w:hAnsi="宋体" w:cs="宋体" w:hint="eastAsia"/>
          <w:bCs/>
          <w:kern w:val="0"/>
          <w:sz w:val="24"/>
        </w:rPr>
        <w:t>接口</w:t>
      </w:r>
      <w:r w:rsidR="003627C3" w:rsidRPr="003627C3">
        <w:rPr>
          <w:rFonts w:ascii="宋体" w:hAnsi="宋体" w:cs="宋体" w:hint="eastAsia"/>
          <w:bCs/>
          <w:kern w:val="0"/>
          <w:sz w:val="24"/>
        </w:rPr>
        <w:t>，对菜单项进行事件监听</w:t>
      </w:r>
      <w:r w:rsidR="003627C3">
        <w:rPr>
          <w:rFonts w:ascii="宋体" w:hAnsi="宋体" w:cs="宋体" w:hint="eastAsia"/>
          <w:bCs/>
          <w:kern w:val="0"/>
          <w:sz w:val="24"/>
        </w:rPr>
        <w:t>。定义的</w:t>
      </w:r>
      <w:proofErr w:type="spellStart"/>
      <w:r w:rsidR="003627C3">
        <w:rPr>
          <w:rFonts w:ascii="宋体" w:hAnsi="宋体" w:cs="宋体" w:hint="eastAsia"/>
          <w:bCs/>
          <w:kern w:val="0"/>
          <w:sz w:val="24"/>
        </w:rPr>
        <w:t>changeSkin</w:t>
      </w:r>
      <w:proofErr w:type="spellEnd"/>
      <w:r w:rsidR="003627C3">
        <w:rPr>
          <w:rFonts w:ascii="宋体" w:hAnsi="宋体" w:cs="宋体" w:hint="eastAsia"/>
          <w:bCs/>
          <w:kern w:val="0"/>
          <w:sz w:val="24"/>
        </w:rPr>
        <w:t>方法对</w:t>
      </w:r>
      <w:r w:rsidR="006A0CC3">
        <w:rPr>
          <w:rFonts w:ascii="宋体" w:hAnsi="宋体" w:cs="宋体" w:hint="eastAsia"/>
          <w:bCs/>
          <w:kern w:val="0"/>
          <w:sz w:val="24"/>
        </w:rPr>
        <w:t>全局更改背景颜色。</w:t>
      </w:r>
    </w:p>
    <w:p w:rsidR="00B925D1" w:rsidRPr="00B925D1" w:rsidRDefault="00B925D1" w:rsidP="00016BCA">
      <w:pPr>
        <w:widowControl/>
        <w:shd w:val="clear" w:color="auto" w:fill="FFFFFF"/>
        <w:jc w:val="left"/>
        <w:rPr>
          <w:rFonts w:ascii="Consolas" w:hAnsi="Consolas" w:cs="宋体"/>
          <w:b/>
          <w:bCs/>
          <w:color w:val="000000"/>
          <w:kern w:val="0"/>
          <w:sz w:val="24"/>
        </w:rPr>
      </w:pPr>
      <w:r w:rsidRPr="00B925D1">
        <w:rPr>
          <w:rFonts w:ascii="Consolas" w:hAnsi="Consolas" w:cs="宋体"/>
          <w:b/>
          <w:bCs/>
          <w:color w:val="0000FF"/>
          <w:kern w:val="0"/>
          <w:sz w:val="24"/>
        </w:rPr>
        <w:t>public</w:t>
      </w:r>
      <w:r w:rsidRPr="00B925D1">
        <w:rPr>
          <w:rFonts w:ascii="Consolas" w:hAnsi="Consolas" w:cs="宋体"/>
          <w:b/>
          <w:bCs/>
          <w:color w:val="000000"/>
          <w:kern w:val="0"/>
          <w:sz w:val="24"/>
        </w:rPr>
        <w:t xml:space="preserve"> </w:t>
      </w:r>
      <w:r w:rsidRPr="00B925D1">
        <w:rPr>
          <w:rFonts w:ascii="Consolas" w:hAnsi="Consolas" w:cs="宋体"/>
          <w:b/>
          <w:bCs/>
          <w:color w:val="0000FF"/>
          <w:kern w:val="0"/>
          <w:sz w:val="24"/>
        </w:rPr>
        <w:t>class</w:t>
      </w:r>
      <w:r w:rsidRPr="00B925D1">
        <w:rPr>
          <w:rFonts w:ascii="Consolas" w:hAnsi="Consolas" w:cs="宋体"/>
          <w:b/>
          <w:bCs/>
          <w:color w:val="000000"/>
          <w:kern w:val="0"/>
          <w:sz w:val="24"/>
        </w:rPr>
        <w:t xml:space="preserve"> </w:t>
      </w:r>
      <w:proofErr w:type="spellStart"/>
      <w:r w:rsidRPr="00B925D1">
        <w:rPr>
          <w:rFonts w:ascii="Consolas" w:hAnsi="Consolas" w:cs="宋体"/>
          <w:b/>
          <w:bCs/>
          <w:color w:val="267F99"/>
          <w:kern w:val="0"/>
          <w:sz w:val="24"/>
        </w:rPr>
        <w:t>NiceMenubar</w:t>
      </w:r>
      <w:proofErr w:type="spellEnd"/>
      <w:r w:rsidRPr="00B925D1">
        <w:rPr>
          <w:rFonts w:ascii="Consolas" w:hAnsi="Consolas" w:cs="宋体"/>
          <w:b/>
          <w:bCs/>
          <w:color w:val="000000"/>
          <w:kern w:val="0"/>
          <w:sz w:val="24"/>
        </w:rPr>
        <w:t xml:space="preserve"> </w:t>
      </w:r>
      <w:r w:rsidRPr="00B925D1">
        <w:rPr>
          <w:rFonts w:ascii="Consolas" w:hAnsi="Consolas" w:cs="宋体"/>
          <w:b/>
          <w:bCs/>
          <w:color w:val="0000FF"/>
          <w:kern w:val="0"/>
          <w:sz w:val="24"/>
        </w:rPr>
        <w:t>extends</w:t>
      </w:r>
      <w:r w:rsidRPr="00B925D1">
        <w:rPr>
          <w:rFonts w:ascii="Consolas" w:hAnsi="Consolas" w:cs="宋体"/>
          <w:b/>
          <w:bCs/>
          <w:color w:val="000000"/>
          <w:kern w:val="0"/>
          <w:sz w:val="24"/>
        </w:rPr>
        <w:t xml:space="preserve"> </w:t>
      </w:r>
      <w:proofErr w:type="spellStart"/>
      <w:r w:rsidRPr="00B925D1">
        <w:rPr>
          <w:rFonts w:ascii="Consolas" w:hAnsi="Consolas" w:cs="宋体"/>
          <w:b/>
          <w:bCs/>
          <w:color w:val="267F99"/>
          <w:kern w:val="0"/>
          <w:sz w:val="24"/>
        </w:rPr>
        <w:t>JMenuBar</w:t>
      </w:r>
      <w:proofErr w:type="spellEnd"/>
      <w:r w:rsidRPr="00B925D1">
        <w:rPr>
          <w:rFonts w:ascii="Consolas" w:hAnsi="Consolas" w:cs="宋体"/>
          <w:b/>
          <w:bCs/>
          <w:color w:val="000000"/>
          <w:kern w:val="0"/>
          <w:sz w:val="24"/>
        </w:rPr>
        <w:t xml:space="preserve"> </w:t>
      </w:r>
      <w:r w:rsidRPr="00B925D1">
        <w:rPr>
          <w:rFonts w:ascii="Consolas" w:hAnsi="Consolas" w:cs="宋体"/>
          <w:b/>
          <w:bCs/>
          <w:color w:val="0000FF"/>
          <w:kern w:val="0"/>
          <w:sz w:val="24"/>
        </w:rPr>
        <w:t>implements</w:t>
      </w:r>
      <w:r w:rsidRPr="00B925D1">
        <w:rPr>
          <w:rFonts w:ascii="Consolas" w:hAnsi="Consolas" w:cs="宋体"/>
          <w:b/>
          <w:bCs/>
          <w:color w:val="000000"/>
          <w:kern w:val="0"/>
          <w:sz w:val="24"/>
        </w:rPr>
        <w:t xml:space="preserve"> </w:t>
      </w:r>
      <w:proofErr w:type="spellStart"/>
      <w:proofErr w:type="gramStart"/>
      <w:r w:rsidRPr="00B925D1">
        <w:rPr>
          <w:rFonts w:ascii="Consolas" w:hAnsi="Consolas" w:cs="宋体"/>
          <w:b/>
          <w:bCs/>
          <w:color w:val="267F99"/>
          <w:kern w:val="0"/>
          <w:sz w:val="24"/>
        </w:rPr>
        <w:t>ActionListener</w:t>
      </w:r>
      <w:proofErr w:type="spellEnd"/>
      <w:r w:rsidRPr="00B925D1">
        <w:rPr>
          <w:rFonts w:ascii="Consolas" w:hAnsi="Consolas" w:cs="宋体"/>
          <w:b/>
          <w:bCs/>
          <w:color w:val="000000"/>
          <w:kern w:val="0"/>
          <w:sz w:val="24"/>
        </w:rPr>
        <w:t>{</w:t>
      </w:r>
      <w:proofErr w:type="gramEnd"/>
    </w:p>
    <w:p w:rsidR="00B925D1" w:rsidRPr="00B925D1" w:rsidRDefault="00B925D1" w:rsidP="00016BCA">
      <w:pPr>
        <w:widowControl/>
        <w:shd w:val="clear" w:color="auto" w:fill="FFFFFF"/>
        <w:jc w:val="left"/>
        <w:rPr>
          <w:rFonts w:ascii="Consolas" w:hAnsi="Consolas" w:cs="宋体"/>
          <w:b/>
          <w:bCs/>
          <w:color w:val="000000"/>
          <w:kern w:val="0"/>
          <w:sz w:val="24"/>
        </w:rPr>
      </w:pPr>
      <w:r w:rsidRPr="00B925D1">
        <w:rPr>
          <w:rFonts w:ascii="Consolas" w:hAnsi="Consolas" w:cs="宋体"/>
          <w:b/>
          <w:bCs/>
          <w:color w:val="000000"/>
          <w:kern w:val="0"/>
          <w:sz w:val="24"/>
        </w:rPr>
        <w:t xml:space="preserve">    </w:t>
      </w:r>
      <w:proofErr w:type="spellStart"/>
      <w:r w:rsidRPr="00B925D1">
        <w:rPr>
          <w:rFonts w:ascii="Consolas" w:hAnsi="Consolas" w:cs="宋体"/>
          <w:b/>
          <w:bCs/>
          <w:color w:val="267F99"/>
          <w:kern w:val="0"/>
          <w:sz w:val="24"/>
        </w:rPr>
        <w:t>NicePanel</w:t>
      </w:r>
      <w:proofErr w:type="spellEnd"/>
      <w:r w:rsidRPr="00B925D1">
        <w:rPr>
          <w:rFonts w:ascii="Consolas" w:hAnsi="Consolas" w:cs="宋体"/>
          <w:b/>
          <w:bCs/>
          <w:color w:val="000000"/>
          <w:kern w:val="0"/>
          <w:sz w:val="24"/>
        </w:rPr>
        <w:t xml:space="preserve"> </w:t>
      </w:r>
      <w:r w:rsidRPr="00B925D1">
        <w:rPr>
          <w:rFonts w:ascii="Consolas" w:hAnsi="Consolas" w:cs="宋体"/>
          <w:b/>
          <w:bCs/>
          <w:color w:val="001080"/>
          <w:kern w:val="0"/>
          <w:sz w:val="24"/>
        </w:rPr>
        <w:t>NP</w:t>
      </w:r>
      <w:r w:rsidRPr="00B925D1">
        <w:rPr>
          <w:rFonts w:ascii="Consolas" w:hAnsi="Consolas" w:cs="宋体"/>
          <w:b/>
          <w:bCs/>
          <w:color w:val="000000"/>
          <w:kern w:val="0"/>
          <w:sz w:val="24"/>
        </w:rPr>
        <w:t>;</w:t>
      </w:r>
    </w:p>
    <w:p w:rsidR="00B925D1" w:rsidRPr="00B925D1" w:rsidRDefault="00B925D1" w:rsidP="00016BCA">
      <w:pPr>
        <w:widowControl/>
        <w:shd w:val="clear" w:color="auto" w:fill="FFFFFF"/>
        <w:jc w:val="left"/>
        <w:rPr>
          <w:rFonts w:ascii="Consolas" w:hAnsi="Consolas" w:cs="宋体"/>
          <w:b/>
          <w:bCs/>
          <w:color w:val="000000"/>
          <w:kern w:val="0"/>
          <w:sz w:val="24"/>
        </w:rPr>
      </w:pPr>
      <w:r w:rsidRPr="00B925D1">
        <w:rPr>
          <w:rFonts w:ascii="Consolas" w:hAnsi="Consolas" w:cs="宋体"/>
          <w:b/>
          <w:bCs/>
          <w:color w:val="000000"/>
          <w:kern w:val="0"/>
          <w:sz w:val="24"/>
        </w:rPr>
        <w:t xml:space="preserve">    </w:t>
      </w:r>
      <w:proofErr w:type="spellStart"/>
      <w:r w:rsidRPr="00B925D1">
        <w:rPr>
          <w:rFonts w:ascii="Consolas" w:hAnsi="Consolas" w:cs="宋体"/>
          <w:b/>
          <w:bCs/>
          <w:color w:val="267F99"/>
          <w:kern w:val="0"/>
          <w:sz w:val="24"/>
        </w:rPr>
        <w:t>NiceClock</w:t>
      </w:r>
      <w:proofErr w:type="spellEnd"/>
      <w:r w:rsidRPr="00B925D1">
        <w:rPr>
          <w:rFonts w:ascii="Consolas" w:hAnsi="Consolas" w:cs="宋体"/>
          <w:b/>
          <w:bCs/>
          <w:color w:val="000000"/>
          <w:kern w:val="0"/>
          <w:sz w:val="24"/>
        </w:rPr>
        <w:t xml:space="preserve"> </w:t>
      </w:r>
      <w:r w:rsidRPr="00B925D1">
        <w:rPr>
          <w:rFonts w:ascii="Consolas" w:hAnsi="Consolas" w:cs="宋体"/>
          <w:b/>
          <w:bCs/>
          <w:color w:val="001080"/>
          <w:kern w:val="0"/>
          <w:sz w:val="24"/>
        </w:rPr>
        <w:t>NC</w:t>
      </w:r>
      <w:r w:rsidRPr="00B925D1">
        <w:rPr>
          <w:rFonts w:ascii="Consolas" w:hAnsi="Consolas" w:cs="宋体"/>
          <w:b/>
          <w:bCs/>
          <w:color w:val="000000"/>
          <w:kern w:val="0"/>
          <w:sz w:val="24"/>
        </w:rPr>
        <w:t>;</w:t>
      </w:r>
    </w:p>
    <w:p w:rsidR="00B925D1" w:rsidRPr="00B925D1" w:rsidRDefault="00B925D1" w:rsidP="00016BCA">
      <w:pPr>
        <w:widowControl/>
        <w:shd w:val="clear" w:color="auto" w:fill="FFFFFF"/>
        <w:ind w:firstLine="420"/>
        <w:jc w:val="left"/>
        <w:rPr>
          <w:rFonts w:ascii="Consolas" w:hAnsi="Consolas" w:cs="宋体"/>
          <w:b/>
          <w:bCs/>
          <w:color w:val="000000"/>
          <w:kern w:val="0"/>
          <w:sz w:val="24"/>
        </w:rPr>
      </w:pPr>
      <w:proofErr w:type="spellStart"/>
      <w:proofErr w:type="gramStart"/>
      <w:r w:rsidRPr="00B925D1">
        <w:rPr>
          <w:rFonts w:ascii="Consolas" w:hAnsi="Consolas" w:cs="宋体"/>
          <w:b/>
          <w:bCs/>
          <w:color w:val="795E26"/>
          <w:kern w:val="0"/>
          <w:sz w:val="24"/>
        </w:rPr>
        <w:t>NiceMenubar</w:t>
      </w:r>
      <w:proofErr w:type="spellEnd"/>
      <w:r w:rsidRPr="00B925D1">
        <w:rPr>
          <w:rFonts w:ascii="Consolas" w:hAnsi="Consolas" w:cs="宋体"/>
          <w:b/>
          <w:bCs/>
          <w:color w:val="000000"/>
          <w:kern w:val="0"/>
          <w:sz w:val="24"/>
        </w:rPr>
        <w:t>(</w:t>
      </w:r>
      <w:proofErr w:type="spellStart"/>
      <w:proofErr w:type="gramEnd"/>
      <w:r w:rsidRPr="00B925D1">
        <w:rPr>
          <w:rFonts w:ascii="Consolas" w:hAnsi="Consolas" w:cs="宋体"/>
          <w:b/>
          <w:bCs/>
          <w:color w:val="267F99"/>
          <w:kern w:val="0"/>
          <w:sz w:val="24"/>
        </w:rPr>
        <w:t>NiceClock</w:t>
      </w:r>
      <w:proofErr w:type="spellEnd"/>
      <w:r w:rsidRPr="00B925D1">
        <w:rPr>
          <w:rFonts w:ascii="Consolas" w:hAnsi="Consolas" w:cs="宋体"/>
          <w:b/>
          <w:bCs/>
          <w:color w:val="000000"/>
          <w:kern w:val="0"/>
          <w:sz w:val="24"/>
        </w:rPr>
        <w:t xml:space="preserve"> </w:t>
      </w:r>
      <w:r w:rsidRPr="00B925D1">
        <w:rPr>
          <w:rFonts w:ascii="Consolas" w:hAnsi="Consolas" w:cs="宋体"/>
          <w:b/>
          <w:bCs/>
          <w:color w:val="001080"/>
          <w:kern w:val="0"/>
          <w:sz w:val="24"/>
        </w:rPr>
        <w:t>NC</w:t>
      </w:r>
      <w:r w:rsidRPr="00B925D1">
        <w:rPr>
          <w:rFonts w:ascii="Consolas" w:hAnsi="Consolas" w:cs="宋体"/>
          <w:b/>
          <w:bCs/>
          <w:color w:val="000000"/>
          <w:kern w:val="0"/>
          <w:sz w:val="24"/>
        </w:rPr>
        <w:t>){</w:t>
      </w:r>
      <w:r>
        <w:rPr>
          <w:rFonts w:ascii="Consolas" w:hAnsi="Consolas" w:cs="宋体" w:hint="eastAsia"/>
          <w:b/>
          <w:bCs/>
          <w:color w:val="000000"/>
          <w:kern w:val="0"/>
          <w:sz w:val="24"/>
        </w:rPr>
        <w:t>}</w:t>
      </w:r>
    </w:p>
    <w:p w:rsidR="000C020D" w:rsidRPr="00B925D1" w:rsidRDefault="00B925D1" w:rsidP="00016BCA">
      <w:pPr>
        <w:widowControl/>
        <w:shd w:val="clear" w:color="auto" w:fill="FFFFFF"/>
        <w:ind w:firstLine="420"/>
        <w:jc w:val="left"/>
        <w:rPr>
          <w:rFonts w:ascii="Consolas" w:hAnsi="Consolas" w:cs="宋体"/>
          <w:b/>
          <w:bCs/>
          <w:color w:val="000000"/>
          <w:kern w:val="0"/>
          <w:sz w:val="24"/>
        </w:rPr>
      </w:pPr>
      <w:r w:rsidRPr="00B925D1">
        <w:rPr>
          <w:rFonts w:ascii="Consolas" w:hAnsi="Consolas" w:cs="宋体"/>
          <w:b/>
          <w:bCs/>
          <w:color w:val="0000FF"/>
          <w:kern w:val="0"/>
          <w:sz w:val="24"/>
        </w:rPr>
        <w:t>public</w:t>
      </w:r>
      <w:r w:rsidRPr="00B925D1">
        <w:rPr>
          <w:rFonts w:ascii="Consolas" w:hAnsi="Consolas" w:cs="宋体"/>
          <w:b/>
          <w:bCs/>
          <w:color w:val="000000"/>
          <w:kern w:val="0"/>
          <w:sz w:val="24"/>
        </w:rPr>
        <w:t xml:space="preserve"> </w:t>
      </w:r>
      <w:r w:rsidRPr="00B925D1">
        <w:rPr>
          <w:rFonts w:ascii="Consolas" w:hAnsi="Consolas" w:cs="宋体"/>
          <w:b/>
          <w:bCs/>
          <w:color w:val="267F99"/>
          <w:kern w:val="0"/>
          <w:sz w:val="24"/>
        </w:rPr>
        <w:t>void</w:t>
      </w:r>
      <w:r w:rsidRPr="00B925D1">
        <w:rPr>
          <w:rFonts w:ascii="Consolas" w:hAnsi="Consolas" w:cs="宋体"/>
          <w:b/>
          <w:bCs/>
          <w:color w:val="000000"/>
          <w:kern w:val="0"/>
          <w:sz w:val="24"/>
        </w:rPr>
        <w:t xml:space="preserve"> </w:t>
      </w:r>
      <w:proofErr w:type="spellStart"/>
      <w:proofErr w:type="gramStart"/>
      <w:r w:rsidRPr="00B925D1">
        <w:rPr>
          <w:rFonts w:ascii="Consolas" w:hAnsi="Consolas" w:cs="宋体"/>
          <w:b/>
          <w:bCs/>
          <w:color w:val="795E26"/>
          <w:kern w:val="0"/>
          <w:sz w:val="24"/>
        </w:rPr>
        <w:t>actionPerformed</w:t>
      </w:r>
      <w:proofErr w:type="spellEnd"/>
      <w:r w:rsidRPr="00B925D1">
        <w:rPr>
          <w:rFonts w:ascii="Consolas" w:hAnsi="Consolas" w:cs="宋体"/>
          <w:b/>
          <w:bCs/>
          <w:color w:val="000000"/>
          <w:kern w:val="0"/>
          <w:sz w:val="24"/>
        </w:rPr>
        <w:t>(</w:t>
      </w:r>
      <w:proofErr w:type="spellStart"/>
      <w:proofErr w:type="gramEnd"/>
      <w:r w:rsidRPr="00B925D1">
        <w:rPr>
          <w:rFonts w:ascii="Consolas" w:hAnsi="Consolas" w:cs="宋体"/>
          <w:b/>
          <w:bCs/>
          <w:color w:val="267F99"/>
          <w:kern w:val="0"/>
          <w:sz w:val="24"/>
        </w:rPr>
        <w:t>ActionEvent</w:t>
      </w:r>
      <w:proofErr w:type="spellEnd"/>
      <w:r w:rsidRPr="00B925D1">
        <w:rPr>
          <w:rFonts w:ascii="Consolas" w:hAnsi="Consolas" w:cs="宋体"/>
          <w:b/>
          <w:bCs/>
          <w:color w:val="000000"/>
          <w:kern w:val="0"/>
          <w:sz w:val="24"/>
        </w:rPr>
        <w:t xml:space="preserve"> </w:t>
      </w:r>
      <w:r w:rsidRPr="00B925D1">
        <w:rPr>
          <w:rFonts w:ascii="Consolas" w:hAnsi="Consolas" w:cs="宋体"/>
          <w:b/>
          <w:bCs/>
          <w:color w:val="001080"/>
          <w:kern w:val="0"/>
          <w:sz w:val="24"/>
        </w:rPr>
        <w:t>e</w:t>
      </w:r>
      <w:r w:rsidRPr="00B925D1">
        <w:rPr>
          <w:rFonts w:ascii="Consolas" w:hAnsi="Consolas" w:cs="宋体"/>
          <w:b/>
          <w:bCs/>
          <w:color w:val="000000"/>
          <w:kern w:val="0"/>
          <w:sz w:val="24"/>
        </w:rPr>
        <w:t>){</w:t>
      </w:r>
      <w:r>
        <w:rPr>
          <w:rFonts w:ascii="Consolas" w:hAnsi="Consolas" w:cs="宋体" w:hint="eastAsia"/>
          <w:b/>
          <w:bCs/>
          <w:color w:val="000000"/>
          <w:kern w:val="0"/>
          <w:sz w:val="24"/>
        </w:rPr>
        <w:t>}</w:t>
      </w:r>
    </w:p>
    <w:p w:rsidR="00B925D1" w:rsidRPr="00B925D1" w:rsidRDefault="00B925D1" w:rsidP="00016BCA">
      <w:pPr>
        <w:widowControl/>
        <w:shd w:val="clear" w:color="auto" w:fill="FFFFFF"/>
        <w:ind w:firstLine="420"/>
        <w:jc w:val="left"/>
        <w:rPr>
          <w:rFonts w:ascii="Consolas" w:hAnsi="Consolas" w:cs="宋体"/>
          <w:b/>
          <w:bCs/>
          <w:color w:val="000000"/>
          <w:kern w:val="0"/>
          <w:sz w:val="24"/>
        </w:rPr>
      </w:pPr>
      <w:r w:rsidRPr="00B925D1">
        <w:rPr>
          <w:rFonts w:ascii="Consolas" w:hAnsi="Consolas" w:cs="宋体"/>
          <w:b/>
          <w:bCs/>
          <w:color w:val="0000FF"/>
          <w:kern w:val="0"/>
          <w:sz w:val="24"/>
        </w:rPr>
        <w:t>public</w:t>
      </w:r>
      <w:r w:rsidRPr="00B925D1">
        <w:rPr>
          <w:rFonts w:ascii="Consolas" w:hAnsi="Consolas" w:cs="宋体"/>
          <w:b/>
          <w:bCs/>
          <w:color w:val="000000"/>
          <w:kern w:val="0"/>
          <w:sz w:val="24"/>
        </w:rPr>
        <w:t xml:space="preserve"> </w:t>
      </w:r>
      <w:r w:rsidRPr="00B925D1">
        <w:rPr>
          <w:rFonts w:ascii="Consolas" w:hAnsi="Consolas" w:cs="宋体"/>
          <w:b/>
          <w:bCs/>
          <w:color w:val="267F99"/>
          <w:kern w:val="0"/>
          <w:sz w:val="24"/>
        </w:rPr>
        <w:t>void</w:t>
      </w:r>
      <w:r w:rsidRPr="00B925D1">
        <w:rPr>
          <w:rFonts w:ascii="Consolas" w:hAnsi="Consolas" w:cs="宋体"/>
          <w:b/>
          <w:bCs/>
          <w:color w:val="000000"/>
          <w:kern w:val="0"/>
          <w:sz w:val="24"/>
        </w:rPr>
        <w:t xml:space="preserve"> </w:t>
      </w:r>
      <w:proofErr w:type="spellStart"/>
      <w:proofErr w:type="gramStart"/>
      <w:r w:rsidRPr="00B925D1">
        <w:rPr>
          <w:rFonts w:ascii="Consolas" w:hAnsi="Consolas" w:cs="宋体"/>
          <w:b/>
          <w:bCs/>
          <w:color w:val="795E26"/>
          <w:kern w:val="0"/>
          <w:sz w:val="24"/>
        </w:rPr>
        <w:t>changeSkin</w:t>
      </w:r>
      <w:proofErr w:type="spellEnd"/>
      <w:r w:rsidRPr="00B925D1">
        <w:rPr>
          <w:rFonts w:ascii="Consolas" w:hAnsi="Consolas" w:cs="宋体"/>
          <w:b/>
          <w:bCs/>
          <w:color w:val="000000"/>
          <w:kern w:val="0"/>
          <w:sz w:val="24"/>
        </w:rPr>
        <w:t>(</w:t>
      </w:r>
      <w:proofErr w:type="gramEnd"/>
      <w:r w:rsidRPr="00B925D1">
        <w:rPr>
          <w:rFonts w:ascii="Consolas" w:hAnsi="Consolas" w:cs="宋体"/>
          <w:b/>
          <w:bCs/>
          <w:color w:val="267F99"/>
          <w:kern w:val="0"/>
          <w:sz w:val="24"/>
        </w:rPr>
        <w:t>Color</w:t>
      </w:r>
      <w:r w:rsidRPr="00B925D1">
        <w:rPr>
          <w:rFonts w:ascii="Consolas" w:hAnsi="Consolas" w:cs="宋体"/>
          <w:b/>
          <w:bCs/>
          <w:color w:val="000000"/>
          <w:kern w:val="0"/>
          <w:sz w:val="24"/>
        </w:rPr>
        <w:t xml:space="preserve"> </w:t>
      </w:r>
      <w:r w:rsidRPr="00B925D1">
        <w:rPr>
          <w:rFonts w:ascii="Consolas" w:hAnsi="Consolas" w:cs="宋体"/>
          <w:b/>
          <w:bCs/>
          <w:color w:val="001080"/>
          <w:kern w:val="0"/>
          <w:sz w:val="24"/>
        </w:rPr>
        <w:t>C</w:t>
      </w:r>
      <w:r w:rsidRPr="00B925D1">
        <w:rPr>
          <w:rFonts w:ascii="Consolas" w:hAnsi="Consolas" w:cs="宋体"/>
          <w:b/>
          <w:bCs/>
          <w:color w:val="000000"/>
          <w:kern w:val="0"/>
          <w:sz w:val="24"/>
        </w:rPr>
        <w:t>){</w:t>
      </w:r>
      <w:r>
        <w:rPr>
          <w:rFonts w:ascii="Consolas" w:hAnsi="Consolas" w:cs="宋体" w:hint="eastAsia"/>
          <w:b/>
          <w:bCs/>
          <w:color w:val="000000"/>
          <w:kern w:val="0"/>
          <w:sz w:val="24"/>
        </w:rPr>
        <w:t>}</w:t>
      </w:r>
    </w:p>
    <w:p w:rsidR="000C020D" w:rsidRPr="00B925D1" w:rsidRDefault="00B925D1" w:rsidP="00016BCA">
      <w:pPr>
        <w:rPr>
          <w:bCs/>
          <w:sz w:val="24"/>
        </w:rPr>
      </w:pPr>
      <w:r>
        <w:rPr>
          <w:rFonts w:ascii="Consolas" w:hAnsi="Consolas" w:cs="宋体" w:hint="eastAsia"/>
          <w:b/>
          <w:bCs/>
          <w:color w:val="000000"/>
          <w:kern w:val="0"/>
          <w:sz w:val="24"/>
        </w:rPr>
        <w:t>}</w:t>
      </w:r>
    </w:p>
    <w:p w:rsidR="000C020D" w:rsidRDefault="00FA4FB8">
      <w:pPr>
        <w:spacing w:line="360" w:lineRule="auto"/>
        <w:ind w:firstLineChars="200" w:firstLine="480"/>
        <w:rPr>
          <w:bCs/>
          <w:sz w:val="24"/>
        </w:rPr>
      </w:pPr>
      <w:proofErr w:type="spellStart"/>
      <w:r>
        <w:rPr>
          <w:rFonts w:hint="eastAsia"/>
          <w:bCs/>
          <w:sz w:val="24"/>
        </w:rPr>
        <w:t>Nice</w:t>
      </w:r>
      <w:r>
        <w:rPr>
          <w:bCs/>
          <w:sz w:val="24"/>
        </w:rPr>
        <w:t>Skip</w:t>
      </w:r>
      <w:proofErr w:type="spellEnd"/>
      <w:r>
        <w:rPr>
          <w:rFonts w:hint="eastAsia"/>
          <w:bCs/>
          <w:sz w:val="24"/>
        </w:rPr>
        <w:t>类，</w:t>
      </w:r>
      <w:r w:rsidR="00453F11">
        <w:rPr>
          <w:rFonts w:hint="eastAsia"/>
          <w:bCs/>
          <w:sz w:val="24"/>
        </w:rPr>
        <w:t>继承</w:t>
      </w:r>
      <w:proofErr w:type="spellStart"/>
      <w:r w:rsidR="00453F11">
        <w:rPr>
          <w:bCs/>
          <w:sz w:val="24"/>
        </w:rPr>
        <w:t>JFrame</w:t>
      </w:r>
      <w:proofErr w:type="spellEnd"/>
      <w:r w:rsidR="00453F11">
        <w:rPr>
          <w:rFonts w:hint="eastAsia"/>
          <w:bCs/>
          <w:sz w:val="24"/>
        </w:rPr>
        <w:t>，引用</w:t>
      </w:r>
      <w:proofErr w:type="spellStart"/>
      <w:r w:rsidR="00453F11">
        <w:rPr>
          <w:rFonts w:hint="eastAsia"/>
          <w:bCs/>
          <w:sz w:val="24"/>
        </w:rPr>
        <w:t>NicePanel</w:t>
      </w:r>
      <w:proofErr w:type="spellEnd"/>
      <w:r w:rsidR="00453F11">
        <w:rPr>
          <w:rFonts w:hint="eastAsia"/>
          <w:bCs/>
          <w:sz w:val="24"/>
        </w:rPr>
        <w:t>，主要功能是在</w:t>
      </w:r>
      <w:r w:rsidR="00453F11">
        <w:rPr>
          <w:rFonts w:hint="eastAsia"/>
          <w:bCs/>
          <w:sz w:val="24"/>
        </w:rPr>
        <w:t>Skip</w:t>
      </w:r>
      <w:r w:rsidR="00453F11">
        <w:rPr>
          <w:rFonts w:hint="eastAsia"/>
          <w:bCs/>
          <w:sz w:val="24"/>
        </w:rPr>
        <w:t>按钮按下后，调用</w:t>
      </w:r>
      <w:proofErr w:type="spellStart"/>
      <w:r w:rsidR="00453F11">
        <w:rPr>
          <w:rFonts w:hint="eastAsia"/>
          <w:bCs/>
          <w:sz w:val="24"/>
        </w:rPr>
        <w:t>NicePanel</w:t>
      </w:r>
      <w:proofErr w:type="spellEnd"/>
      <w:r w:rsidR="00453F11">
        <w:rPr>
          <w:rFonts w:hint="eastAsia"/>
          <w:bCs/>
          <w:sz w:val="24"/>
        </w:rPr>
        <w:t>的</w:t>
      </w:r>
      <w:r w:rsidR="00453F11">
        <w:rPr>
          <w:rFonts w:hint="eastAsia"/>
          <w:bCs/>
          <w:sz w:val="24"/>
        </w:rPr>
        <w:t>refresh</w:t>
      </w:r>
      <w:r w:rsidR="00453F11">
        <w:rPr>
          <w:rFonts w:hint="eastAsia"/>
          <w:bCs/>
          <w:sz w:val="24"/>
        </w:rPr>
        <w:t>方法刷新日历。</w:t>
      </w:r>
    </w:p>
    <w:p w:rsidR="002147A7" w:rsidRPr="002147A7" w:rsidRDefault="002147A7" w:rsidP="00016BCA">
      <w:pPr>
        <w:widowControl/>
        <w:shd w:val="clear" w:color="auto" w:fill="FFFFFF"/>
        <w:jc w:val="left"/>
        <w:rPr>
          <w:rFonts w:ascii="Consolas" w:hAnsi="Consolas" w:cs="宋体"/>
          <w:b/>
          <w:bCs/>
          <w:color w:val="000000"/>
          <w:kern w:val="0"/>
          <w:sz w:val="24"/>
        </w:rPr>
      </w:pPr>
      <w:r w:rsidRPr="002147A7">
        <w:rPr>
          <w:rFonts w:ascii="Consolas" w:hAnsi="Consolas" w:cs="宋体"/>
          <w:b/>
          <w:bCs/>
          <w:color w:val="0000FF"/>
          <w:kern w:val="0"/>
          <w:sz w:val="24"/>
        </w:rPr>
        <w:t>public</w:t>
      </w:r>
      <w:r w:rsidRPr="002147A7">
        <w:rPr>
          <w:rFonts w:ascii="Consolas" w:hAnsi="Consolas" w:cs="宋体"/>
          <w:b/>
          <w:bCs/>
          <w:color w:val="000000"/>
          <w:kern w:val="0"/>
          <w:sz w:val="24"/>
        </w:rPr>
        <w:t xml:space="preserve"> </w:t>
      </w:r>
      <w:r w:rsidRPr="002147A7">
        <w:rPr>
          <w:rFonts w:ascii="Consolas" w:hAnsi="Consolas" w:cs="宋体"/>
          <w:b/>
          <w:bCs/>
          <w:color w:val="0000FF"/>
          <w:kern w:val="0"/>
          <w:sz w:val="24"/>
        </w:rPr>
        <w:t>class</w:t>
      </w:r>
      <w:r w:rsidRPr="002147A7">
        <w:rPr>
          <w:rFonts w:ascii="Consolas" w:hAnsi="Consolas" w:cs="宋体"/>
          <w:b/>
          <w:bCs/>
          <w:color w:val="000000"/>
          <w:kern w:val="0"/>
          <w:sz w:val="24"/>
        </w:rPr>
        <w:t xml:space="preserve"> </w:t>
      </w:r>
      <w:proofErr w:type="spellStart"/>
      <w:r w:rsidRPr="002147A7">
        <w:rPr>
          <w:rFonts w:ascii="Consolas" w:hAnsi="Consolas" w:cs="宋体"/>
          <w:b/>
          <w:bCs/>
          <w:color w:val="267F99"/>
          <w:kern w:val="0"/>
          <w:sz w:val="24"/>
        </w:rPr>
        <w:t>NiceSkip</w:t>
      </w:r>
      <w:proofErr w:type="spellEnd"/>
      <w:r w:rsidRPr="002147A7">
        <w:rPr>
          <w:rFonts w:ascii="Consolas" w:hAnsi="Consolas" w:cs="宋体"/>
          <w:b/>
          <w:bCs/>
          <w:color w:val="000000"/>
          <w:kern w:val="0"/>
          <w:sz w:val="24"/>
        </w:rPr>
        <w:t xml:space="preserve"> </w:t>
      </w:r>
      <w:r w:rsidRPr="002147A7">
        <w:rPr>
          <w:rFonts w:ascii="Consolas" w:hAnsi="Consolas" w:cs="宋体"/>
          <w:b/>
          <w:bCs/>
          <w:color w:val="0000FF"/>
          <w:kern w:val="0"/>
          <w:sz w:val="24"/>
        </w:rPr>
        <w:t>extends</w:t>
      </w:r>
      <w:r w:rsidRPr="002147A7">
        <w:rPr>
          <w:rFonts w:ascii="Consolas" w:hAnsi="Consolas" w:cs="宋体"/>
          <w:b/>
          <w:bCs/>
          <w:color w:val="000000"/>
          <w:kern w:val="0"/>
          <w:sz w:val="24"/>
        </w:rPr>
        <w:t xml:space="preserve"> </w:t>
      </w:r>
      <w:proofErr w:type="spellStart"/>
      <w:r w:rsidRPr="002147A7">
        <w:rPr>
          <w:rFonts w:ascii="Consolas" w:hAnsi="Consolas" w:cs="宋体"/>
          <w:b/>
          <w:bCs/>
          <w:color w:val="267F99"/>
          <w:kern w:val="0"/>
          <w:sz w:val="24"/>
        </w:rPr>
        <w:t>JFrame</w:t>
      </w:r>
      <w:proofErr w:type="spellEnd"/>
      <w:r w:rsidRPr="002147A7">
        <w:rPr>
          <w:rFonts w:ascii="Consolas" w:hAnsi="Consolas" w:cs="宋体"/>
          <w:b/>
          <w:bCs/>
          <w:color w:val="000000"/>
          <w:kern w:val="0"/>
          <w:sz w:val="24"/>
        </w:rPr>
        <w:t xml:space="preserve"> </w:t>
      </w:r>
      <w:r w:rsidRPr="002147A7">
        <w:rPr>
          <w:rFonts w:ascii="Consolas" w:hAnsi="Consolas" w:cs="宋体"/>
          <w:b/>
          <w:bCs/>
          <w:color w:val="0000FF"/>
          <w:kern w:val="0"/>
          <w:sz w:val="24"/>
        </w:rPr>
        <w:t>implements</w:t>
      </w:r>
      <w:r w:rsidRPr="002147A7">
        <w:rPr>
          <w:rFonts w:ascii="Consolas" w:hAnsi="Consolas" w:cs="宋体"/>
          <w:b/>
          <w:bCs/>
          <w:color w:val="000000"/>
          <w:kern w:val="0"/>
          <w:sz w:val="24"/>
        </w:rPr>
        <w:t xml:space="preserve"> </w:t>
      </w:r>
      <w:proofErr w:type="spellStart"/>
      <w:proofErr w:type="gramStart"/>
      <w:r w:rsidRPr="002147A7">
        <w:rPr>
          <w:rFonts w:ascii="Consolas" w:hAnsi="Consolas" w:cs="宋体"/>
          <w:b/>
          <w:bCs/>
          <w:color w:val="267F99"/>
          <w:kern w:val="0"/>
          <w:sz w:val="24"/>
        </w:rPr>
        <w:t>ActionListener</w:t>
      </w:r>
      <w:proofErr w:type="spellEnd"/>
      <w:r w:rsidRPr="002147A7">
        <w:rPr>
          <w:rFonts w:ascii="Consolas" w:hAnsi="Consolas" w:cs="宋体"/>
          <w:b/>
          <w:bCs/>
          <w:color w:val="000000"/>
          <w:kern w:val="0"/>
          <w:sz w:val="24"/>
        </w:rPr>
        <w:t>{</w:t>
      </w:r>
      <w:proofErr w:type="gramEnd"/>
    </w:p>
    <w:p w:rsidR="002147A7" w:rsidRPr="002147A7" w:rsidRDefault="002147A7" w:rsidP="00016BCA">
      <w:pPr>
        <w:widowControl/>
        <w:shd w:val="clear" w:color="auto" w:fill="FFFFFF"/>
        <w:jc w:val="left"/>
        <w:rPr>
          <w:rFonts w:ascii="Consolas" w:hAnsi="Consolas" w:cs="宋体"/>
          <w:b/>
          <w:bCs/>
          <w:color w:val="000000"/>
          <w:kern w:val="0"/>
          <w:sz w:val="24"/>
        </w:rPr>
      </w:pPr>
      <w:r w:rsidRPr="002147A7">
        <w:rPr>
          <w:rFonts w:ascii="Consolas" w:hAnsi="Consolas" w:cs="宋体"/>
          <w:b/>
          <w:bCs/>
          <w:color w:val="000000"/>
          <w:kern w:val="0"/>
          <w:sz w:val="24"/>
        </w:rPr>
        <w:t xml:space="preserve"> </w:t>
      </w:r>
      <w:r w:rsidR="00453F11">
        <w:rPr>
          <w:rFonts w:ascii="Consolas" w:hAnsi="Consolas" w:cs="宋体"/>
          <w:b/>
          <w:bCs/>
          <w:color w:val="000000"/>
          <w:kern w:val="0"/>
          <w:sz w:val="24"/>
        </w:rPr>
        <w:tab/>
      </w:r>
      <w:proofErr w:type="spellStart"/>
      <w:r w:rsidRPr="002147A7">
        <w:rPr>
          <w:rFonts w:ascii="Consolas" w:hAnsi="Consolas" w:cs="宋体"/>
          <w:b/>
          <w:bCs/>
          <w:color w:val="267F99"/>
          <w:kern w:val="0"/>
          <w:sz w:val="24"/>
        </w:rPr>
        <w:t>NicePanel</w:t>
      </w:r>
      <w:proofErr w:type="spellEnd"/>
      <w:r w:rsidRPr="002147A7">
        <w:rPr>
          <w:rFonts w:ascii="Consolas" w:hAnsi="Consolas" w:cs="宋体"/>
          <w:b/>
          <w:bCs/>
          <w:color w:val="000000"/>
          <w:kern w:val="0"/>
          <w:sz w:val="24"/>
        </w:rPr>
        <w:t xml:space="preserve"> </w:t>
      </w:r>
      <w:r w:rsidRPr="002147A7">
        <w:rPr>
          <w:rFonts w:ascii="Consolas" w:hAnsi="Consolas" w:cs="宋体"/>
          <w:b/>
          <w:bCs/>
          <w:color w:val="001080"/>
          <w:kern w:val="0"/>
          <w:sz w:val="24"/>
        </w:rPr>
        <w:t>NP</w:t>
      </w:r>
      <w:r w:rsidRPr="002147A7">
        <w:rPr>
          <w:rFonts w:ascii="Consolas" w:hAnsi="Consolas" w:cs="宋体"/>
          <w:b/>
          <w:bCs/>
          <w:color w:val="000000"/>
          <w:kern w:val="0"/>
          <w:sz w:val="24"/>
        </w:rPr>
        <w:t>;</w:t>
      </w:r>
    </w:p>
    <w:p w:rsidR="002147A7" w:rsidRPr="002147A7" w:rsidRDefault="002147A7" w:rsidP="00016BCA">
      <w:pPr>
        <w:widowControl/>
        <w:shd w:val="clear" w:color="auto" w:fill="FFFFFF"/>
        <w:ind w:firstLine="420"/>
        <w:jc w:val="left"/>
        <w:rPr>
          <w:rFonts w:ascii="Consolas" w:hAnsi="Consolas" w:cs="宋体"/>
          <w:b/>
          <w:bCs/>
          <w:color w:val="000000"/>
          <w:kern w:val="0"/>
          <w:sz w:val="24"/>
        </w:rPr>
      </w:pPr>
      <w:r w:rsidRPr="002147A7">
        <w:rPr>
          <w:rFonts w:ascii="Consolas" w:hAnsi="Consolas" w:cs="宋体"/>
          <w:b/>
          <w:bCs/>
          <w:color w:val="267F99"/>
          <w:kern w:val="0"/>
          <w:sz w:val="24"/>
        </w:rPr>
        <w:t>void</w:t>
      </w:r>
      <w:r w:rsidRPr="002147A7">
        <w:rPr>
          <w:rFonts w:ascii="Consolas" w:hAnsi="Consolas" w:cs="宋体"/>
          <w:b/>
          <w:bCs/>
          <w:color w:val="000000"/>
          <w:kern w:val="0"/>
          <w:sz w:val="24"/>
        </w:rPr>
        <w:t xml:space="preserve"> </w:t>
      </w:r>
      <w:proofErr w:type="gramStart"/>
      <w:r w:rsidRPr="002147A7">
        <w:rPr>
          <w:rFonts w:ascii="Consolas" w:hAnsi="Consolas" w:cs="宋体"/>
          <w:b/>
          <w:bCs/>
          <w:color w:val="795E26"/>
          <w:kern w:val="0"/>
          <w:sz w:val="24"/>
        </w:rPr>
        <w:t>Skip</w:t>
      </w:r>
      <w:r w:rsidRPr="002147A7">
        <w:rPr>
          <w:rFonts w:ascii="Consolas" w:hAnsi="Consolas" w:cs="宋体"/>
          <w:b/>
          <w:bCs/>
          <w:color w:val="000000"/>
          <w:kern w:val="0"/>
          <w:sz w:val="24"/>
        </w:rPr>
        <w:t>(</w:t>
      </w:r>
      <w:proofErr w:type="spellStart"/>
      <w:proofErr w:type="gramEnd"/>
      <w:r w:rsidRPr="002147A7">
        <w:rPr>
          <w:rFonts w:ascii="Consolas" w:hAnsi="Consolas" w:cs="宋体"/>
          <w:b/>
          <w:bCs/>
          <w:color w:val="267F99"/>
          <w:kern w:val="0"/>
          <w:sz w:val="24"/>
        </w:rPr>
        <w:t>NicePanel</w:t>
      </w:r>
      <w:proofErr w:type="spellEnd"/>
      <w:r w:rsidRPr="002147A7">
        <w:rPr>
          <w:rFonts w:ascii="Consolas" w:hAnsi="Consolas" w:cs="宋体"/>
          <w:b/>
          <w:bCs/>
          <w:color w:val="000000"/>
          <w:kern w:val="0"/>
          <w:sz w:val="24"/>
        </w:rPr>
        <w:t xml:space="preserve"> </w:t>
      </w:r>
      <w:r w:rsidRPr="002147A7">
        <w:rPr>
          <w:rFonts w:ascii="Consolas" w:hAnsi="Consolas" w:cs="宋体"/>
          <w:b/>
          <w:bCs/>
          <w:color w:val="001080"/>
          <w:kern w:val="0"/>
          <w:sz w:val="24"/>
        </w:rPr>
        <w:t>NP</w:t>
      </w:r>
      <w:r w:rsidRPr="002147A7">
        <w:rPr>
          <w:rFonts w:ascii="Consolas" w:hAnsi="Consolas" w:cs="宋体"/>
          <w:b/>
          <w:bCs/>
          <w:color w:val="000000"/>
          <w:kern w:val="0"/>
          <w:sz w:val="24"/>
        </w:rPr>
        <w:t>){</w:t>
      </w:r>
      <w:r w:rsidRPr="00D3704A">
        <w:rPr>
          <w:rFonts w:ascii="Consolas" w:hAnsi="Consolas" w:cs="宋体" w:hint="eastAsia"/>
          <w:b/>
          <w:bCs/>
          <w:color w:val="000000"/>
          <w:kern w:val="0"/>
          <w:sz w:val="24"/>
        </w:rPr>
        <w:t>}</w:t>
      </w:r>
    </w:p>
    <w:p w:rsidR="006A0CC3" w:rsidRPr="00D3704A" w:rsidRDefault="002147A7" w:rsidP="00016BCA">
      <w:pPr>
        <w:widowControl/>
        <w:shd w:val="clear" w:color="auto" w:fill="FFFFFF"/>
        <w:ind w:firstLine="420"/>
        <w:jc w:val="left"/>
        <w:rPr>
          <w:rFonts w:ascii="Consolas" w:hAnsi="Consolas" w:cs="宋体"/>
          <w:b/>
          <w:bCs/>
          <w:color w:val="000000"/>
          <w:kern w:val="0"/>
          <w:sz w:val="24"/>
        </w:rPr>
      </w:pPr>
      <w:r w:rsidRPr="002147A7">
        <w:rPr>
          <w:rFonts w:ascii="Consolas" w:hAnsi="Consolas" w:cs="宋体"/>
          <w:b/>
          <w:bCs/>
          <w:color w:val="0000FF"/>
          <w:kern w:val="0"/>
          <w:sz w:val="24"/>
        </w:rPr>
        <w:t>public</w:t>
      </w:r>
      <w:r w:rsidRPr="002147A7">
        <w:rPr>
          <w:rFonts w:ascii="Consolas" w:hAnsi="Consolas" w:cs="宋体"/>
          <w:b/>
          <w:bCs/>
          <w:color w:val="000000"/>
          <w:kern w:val="0"/>
          <w:sz w:val="24"/>
        </w:rPr>
        <w:t xml:space="preserve"> </w:t>
      </w:r>
      <w:r w:rsidRPr="002147A7">
        <w:rPr>
          <w:rFonts w:ascii="Consolas" w:hAnsi="Consolas" w:cs="宋体"/>
          <w:b/>
          <w:bCs/>
          <w:color w:val="267F99"/>
          <w:kern w:val="0"/>
          <w:sz w:val="24"/>
        </w:rPr>
        <w:t>void</w:t>
      </w:r>
      <w:r w:rsidRPr="002147A7">
        <w:rPr>
          <w:rFonts w:ascii="Consolas" w:hAnsi="Consolas" w:cs="宋体"/>
          <w:b/>
          <w:bCs/>
          <w:color w:val="000000"/>
          <w:kern w:val="0"/>
          <w:sz w:val="24"/>
        </w:rPr>
        <w:t xml:space="preserve"> </w:t>
      </w:r>
      <w:proofErr w:type="spellStart"/>
      <w:proofErr w:type="gramStart"/>
      <w:r w:rsidRPr="002147A7">
        <w:rPr>
          <w:rFonts w:ascii="Consolas" w:hAnsi="Consolas" w:cs="宋体"/>
          <w:b/>
          <w:bCs/>
          <w:color w:val="795E26"/>
          <w:kern w:val="0"/>
          <w:sz w:val="24"/>
        </w:rPr>
        <w:t>actionPerformed</w:t>
      </w:r>
      <w:proofErr w:type="spellEnd"/>
      <w:r w:rsidRPr="002147A7">
        <w:rPr>
          <w:rFonts w:ascii="Consolas" w:hAnsi="Consolas" w:cs="宋体"/>
          <w:b/>
          <w:bCs/>
          <w:color w:val="000000"/>
          <w:kern w:val="0"/>
          <w:sz w:val="24"/>
        </w:rPr>
        <w:t>(</w:t>
      </w:r>
      <w:proofErr w:type="spellStart"/>
      <w:proofErr w:type="gramEnd"/>
      <w:r w:rsidRPr="002147A7">
        <w:rPr>
          <w:rFonts w:ascii="Consolas" w:hAnsi="Consolas" w:cs="宋体"/>
          <w:b/>
          <w:bCs/>
          <w:color w:val="267F99"/>
          <w:kern w:val="0"/>
          <w:sz w:val="24"/>
        </w:rPr>
        <w:t>ActionEvent</w:t>
      </w:r>
      <w:proofErr w:type="spellEnd"/>
      <w:r w:rsidRPr="002147A7">
        <w:rPr>
          <w:rFonts w:ascii="Consolas" w:hAnsi="Consolas" w:cs="宋体"/>
          <w:b/>
          <w:bCs/>
          <w:color w:val="000000"/>
          <w:kern w:val="0"/>
          <w:sz w:val="24"/>
        </w:rPr>
        <w:t xml:space="preserve"> </w:t>
      </w:r>
      <w:r w:rsidRPr="002147A7">
        <w:rPr>
          <w:rFonts w:ascii="Consolas" w:hAnsi="Consolas" w:cs="宋体"/>
          <w:b/>
          <w:bCs/>
          <w:color w:val="001080"/>
          <w:kern w:val="0"/>
          <w:sz w:val="24"/>
        </w:rPr>
        <w:t>e</w:t>
      </w:r>
      <w:r w:rsidRPr="002147A7">
        <w:rPr>
          <w:rFonts w:ascii="Consolas" w:hAnsi="Consolas" w:cs="宋体"/>
          <w:b/>
          <w:bCs/>
          <w:color w:val="000000"/>
          <w:kern w:val="0"/>
          <w:sz w:val="24"/>
        </w:rPr>
        <w:t>){</w:t>
      </w:r>
      <w:r w:rsidRPr="00D3704A">
        <w:rPr>
          <w:rFonts w:ascii="Consolas" w:hAnsi="Consolas" w:cs="宋体" w:hint="eastAsia"/>
          <w:b/>
          <w:bCs/>
          <w:color w:val="000000"/>
          <w:kern w:val="0"/>
          <w:sz w:val="24"/>
        </w:rPr>
        <w:t>}</w:t>
      </w:r>
    </w:p>
    <w:p w:rsidR="002147A7" w:rsidRPr="00D3704A" w:rsidRDefault="002147A7" w:rsidP="00016BCA">
      <w:pPr>
        <w:widowControl/>
        <w:shd w:val="clear" w:color="auto" w:fill="FFFFFF"/>
        <w:jc w:val="left"/>
        <w:rPr>
          <w:rFonts w:ascii="Consolas" w:hAnsi="Consolas" w:cs="宋体"/>
          <w:b/>
          <w:bCs/>
          <w:color w:val="000000"/>
          <w:kern w:val="0"/>
          <w:sz w:val="24"/>
        </w:rPr>
      </w:pPr>
      <w:r w:rsidRPr="00D3704A">
        <w:rPr>
          <w:rFonts w:ascii="Consolas" w:hAnsi="Consolas" w:cs="宋体" w:hint="eastAsia"/>
          <w:b/>
          <w:bCs/>
          <w:color w:val="000000"/>
          <w:kern w:val="0"/>
          <w:sz w:val="24"/>
        </w:rPr>
        <w:t>}</w:t>
      </w:r>
    </w:p>
    <w:p w:rsidR="006A0CC3" w:rsidRPr="00453F11" w:rsidRDefault="00453F11" w:rsidP="00016BCA">
      <w:pPr>
        <w:spacing w:line="360" w:lineRule="auto"/>
        <w:ind w:firstLineChars="200" w:firstLine="480"/>
        <w:rPr>
          <w:bCs/>
          <w:sz w:val="24"/>
        </w:rPr>
      </w:pPr>
      <w:proofErr w:type="spellStart"/>
      <w:r>
        <w:rPr>
          <w:rFonts w:hint="eastAsia"/>
          <w:bCs/>
          <w:sz w:val="24"/>
        </w:rPr>
        <w:t>NicePanel</w:t>
      </w:r>
      <w:proofErr w:type="spellEnd"/>
      <w:r>
        <w:rPr>
          <w:rFonts w:hint="eastAsia"/>
          <w:bCs/>
          <w:sz w:val="24"/>
        </w:rPr>
        <w:t>类，组合了</w:t>
      </w:r>
      <w:proofErr w:type="spellStart"/>
      <w:r>
        <w:rPr>
          <w:rFonts w:hint="eastAsia"/>
          <w:bCs/>
          <w:sz w:val="24"/>
        </w:rPr>
        <w:t>NiceBase</w:t>
      </w:r>
      <w:proofErr w:type="spellEnd"/>
      <w:r>
        <w:rPr>
          <w:rFonts w:hint="eastAsia"/>
          <w:bCs/>
          <w:sz w:val="24"/>
        </w:rPr>
        <w:t>和</w:t>
      </w:r>
      <w:proofErr w:type="spellStart"/>
      <w:r>
        <w:rPr>
          <w:rFonts w:hint="eastAsia"/>
          <w:bCs/>
          <w:sz w:val="24"/>
        </w:rPr>
        <w:t>NiceLabels</w:t>
      </w:r>
      <w:proofErr w:type="spellEnd"/>
      <w:r>
        <w:rPr>
          <w:rFonts w:hint="eastAsia"/>
          <w:bCs/>
          <w:sz w:val="24"/>
        </w:rPr>
        <w:t>，负责日历的绘制与刷新，在标签上显示日期、节日、占卜。</w:t>
      </w:r>
    </w:p>
    <w:p w:rsidR="00417D81" w:rsidRPr="00016BCA" w:rsidRDefault="002147A7" w:rsidP="00016BCA">
      <w:pPr>
        <w:widowControl/>
        <w:shd w:val="clear" w:color="auto" w:fill="FFFFFF"/>
        <w:jc w:val="left"/>
        <w:rPr>
          <w:rFonts w:ascii="Consolas" w:hAnsi="Consolas" w:cs="宋体"/>
          <w:b/>
          <w:bCs/>
          <w:color w:val="000000"/>
          <w:kern w:val="0"/>
          <w:sz w:val="24"/>
        </w:rPr>
      </w:pPr>
      <w:r w:rsidRPr="00016BCA">
        <w:rPr>
          <w:rFonts w:ascii="Consolas" w:hAnsi="Consolas" w:cs="宋体"/>
          <w:b/>
          <w:bCs/>
          <w:color w:val="0000FF"/>
          <w:kern w:val="0"/>
          <w:sz w:val="24"/>
        </w:rPr>
        <w:t>public</w:t>
      </w:r>
      <w:r w:rsidRPr="00016BCA">
        <w:rPr>
          <w:rFonts w:ascii="Consolas" w:hAnsi="Consolas" w:cs="宋体"/>
          <w:b/>
          <w:bCs/>
          <w:color w:val="000000"/>
          <w:kern w:val="0"/>
          <w:sz w:val="24"/>
        </w:rPr>
        <w:t xml:space="preserve"> </w:t>
      </w:r>
      <w:r w:rsidRPr="00016BCA">
        <w:rPr>
          <w:rFonts w:ascii="Consolas" w:hAnsi="Consolas" w:cs="宋体"/>
          <w:b/>
          <w:bCs/>
          <w:color w:val="0000FF"/>
          <w:kern w:val="0"/>
          <w:sz w:val="24"/>
        </w:rPr>
        <w:t>class</w:t>
      </w:r>
      <w:r w:rsidRPr="00016BCA">
        <w:rPr>
          <w:rFonts w:ascii="Consolas" w:hAnsi="Consolas" w:cs="宋体"/>
          <w:b/>
          <w:bCs/>
          <w:color w:val="000000"/>
          <w:kern w:val="0"/>
          <w:sz w:val="24"/>
        </w:rPr>
        <w:t xml:space="preserve"> </w:t>
      </w:r>
      <w:proofErr w:type="spellStart"/>
      <w:r w:rsidRPr="00016BCA">
        <w:rPr>
          <w:rFonts w:ascii="Consolas" w:hAnsi="Consolas" w:cs="宋体"/>
          <w:b/>
          <w:bCs/>
          <w:color w:val="267F99"/>
          <w:kern w:val="0"/>
          <w:sz w:val="24"/>
        </w:rPr>
        <w:t>NicePanel</w:t>
      </w:r>
      <w:proofErr w:type="spellEnd"/>
      <w:r w:rsidRPr="00016BCA">
        <w:rPr>
          <w:rFonts w:ascii="Consolas" w:hAnsi="Consolas" w:cs="宋体"/>
          <w:b/>
          <w:bCs/>
          <w:color w:val="000000"/>
          <w:kern w:val="0"/>
          <w:sz w:val="24"/>
        </w:rPr>
        <w:t xml:space="preserve"> </w:t>
      </w:r>
      <w:r w:rsidRPr="00016BCA">
        <w:rPr>
          <w:rFonts w:ascii="Consolas" w:hAnsi="Consolas" w:cs="宋体"/>
          <w:b/>
          <w:bCs/>
          <w:color w:val="0000FF"/>
          <w:kern w:val="0"/>
          <w:sz w:val="24"/>
        </w:rPr>
        <w:t>extends</w:t>
      </w:r>
      <w:r w:rsidRPr="00016BCA">
        <w:rPr>
          <w:rFonts w:ascii="Consolas" w:hAnsi="Consolas" w:cs="宋体"/>
          <w:b/>
          <w:bCs/>
          <w:color w:val="000000"/>
          <w:kern w:val="0"/>
          <w:sz w:val="24"/>
        </w:rPr>
        <w:t xml:space="preserve"> </w:t>
      </w:r>
      <w:proofErr w:type="spellStart"/>
      <w:r w:rsidRPr="00016BCA">
        <w:rPr>
          <w:rFonts w:ascii="Consolas" w:hAnsi="Consolas" w:cs="宋体"/>
          <w:b/>
          <w:bCs/>
          <w:color w:val="267F99"/>
          <w:kern w:val="0"/>
          <w:sz w:val="24"/>
        </w:rPr>
        <w:t>JPanel</w:t>
      </w:r>
      <w:proofErr w:type="spellEnd"/>
      <w:r w:rsidRPr="00016BCA">
        <w:rPr>
          <w:rFonts w:ascii="Consolas" w:hAnsi="Consolas" w:cs="宋体"/>
          <w:b/>
          <w:bCs/>
          <w:color w:val="000000"/>
          <w:kern w:val="0"/>
          <w:sz w:val="24"/>
        </w:rPr>
        <w:t xml:space="preserve"> </w:t>
      </w:r>
      <w:r w:rsidRPr="00016BCA">
        <w:rPr>
          <w:rFonts w:ascii="Consolas" w:hAnsi="Consolas" w:cs="宋体"/>
          <w:b/>
          <w:bCs/>
          <w:color w:val="0000FF"/>
          <w:kern w:val="0"/>
          <w:sz w:val="24"/>
        </w:rPr>
        <w:t>implements</w:t>
      </w:r>
      <w:r w:rsidRPr="00016BCA">
        <w:rPr>
          <w:rFonts w:ascii="Consolas" w:hAnsi="Consolas" w:cs="宋体"/>
          <w:b/>
          <w:bCs/>
          <w:color w:val="000000"/>
          <w:kern w:val="0"/>
          <w:sz w:val="24"/>
        </w:rPr>
        <w:t xml:space="preserve"> </w:t>
      </w:r>
      <w:proofErr w:type="spellStart"/>
      <w:r w:rsidRPr="00016BCA">
        <w:rPr>
          <w:rFonts w:ascii="Consolas" w:hAnsi="Consolas" w:cs="宋体"/>
          <w:b/>
          <w:bCs/>
          <w:color w:val="267F99"/>
          <w:kern w:val="0"/>
          <w:sz w:val="24"/>
        </w:rPr>
        <w:t>ActionListener</w:t>
      </w:r>
      <w:proofErr w:type="spellEnd"/>
      <w:r w:rsidRPr="00016BCA">
        <w:rPr>
          <w:rFonts w:ascii="Consolas" w:hAnsi="Consolas" w:cs="宋体"/>
          <w:b/>
          <w:bCs/>
          <w:color w:val="000000"/>
          <w:kern w:val="0"/>
          <w:sz w:val="24"/>
        </w:rPr>
        <w:t xml:space="preserve"> {</w:t>
      </w:r>
    </w:p>
    <w:p w:rsidR="002147A7" w:rsidRPr="00016BCA" w:rsidRDefault="002147A7" w:rsidP="00016BCA">
      <w:pPr>
        <w:widowControl/>
        <w:shd w:val="clear" w:color="auto" w:fill="FFFFFF"/>
        <w:jc w:val="left"/>
        <w:rPr>
          <w:rFonts w:ascii="Consolas" w:hAnsi="Consolas" w:cs="宋体"/>
          <w:b/>
          <w:bCs/>
          <w:color w:val="000000"/>
          <w:kern w:val="0"/>
          <w:sz w:val="24"/>
        </w:rPr>
      </w:pPr>
      <w:r w:rsidRPr="00016BCA">
        <w:rPr>
          <w:rFonts w:ascii="Consolas" w:hAnsi="Consolas" w:cs="宋体"/>
          <w:b/>
          <w:bCs/>
          <w:color w:val="000000"/>
          <w:kern w:val="0"/>
          <w:sz w:val="24"/>
        </w:rPr>
        <w:t xml:space="preserve">   </w:t>
      </w:r>
      <w:proofErr w:type="spellStart"/>
      <w:r w:rsidRPr="00016BCA">
        <w:rPr>
          <w:rFonts w:ascii="Consolas" w:hAnsi="Consolas" w:cs="宋体"/>
          <w:b/>
          <w:bCs/>
          <w:color w:val="267F99"/>
          <w:kern w:val="0"/>
          <w:sz w:val="24"/>
        </w:rPr>
        <w:t>NiceBase</w:t>
      </w:r>
      <w:proofErr w:type="spellEnd"/>
      <w:r w:rsidRPr="00016BCA">
        <w:rPr>
          <w:rFonts w:ascii="Consolas" w:hAnsi="Consolas" w:cs="宋体"/>
          <w:b/>
          <w:bCs/>
          <w:color w:val="000000"/>
          <w:kern w:val="0"/>
          <w:sz w:val="24"/>
        </w:rPr>
        <w:t xml:space="preserve"> </w:t>
      </w:r>
      <w:r w:rsidRPr="00016BCA">
        <w:rPr>
          <w:rFonts w:ascii="Consolas" w:hAnsi="Consolas" w:cs="宋体"/>
          <w:b/>
          <w:bCs/>
          <w:color w:val="001080"/>
          <w:kern w:val="0"/>
          <w:sz w:val="24"/>
        </w:rPr>
        <w:t>NB</w:t>
      </w:r>
      <w:r w:rsidRPr="00016BCA">
        <w:rPr>
          <w:rFonts w:ascii="Consolas" w:hAnsi="Consolas" w:cs="宋体"/>
          <w:b/>
          <w:bCs/>
          <w:color w:val="000000"/>
          <w:kern w:val="0"/>
          <w:sz w:val="24"/>
        </w:rPr>
        <w:t>;</w:t>
      </w:r>
    </w:p>
    <w:p w:rsidR="002147A7" w:rsidRPr="00016BCA" w:rsidRDefault="002147A7" w:rsidP="00016BCA">
      <w:pPr>
        <w:widowControl/>
        <w:shd w:val="clear" w:color="auto" w:fill="FFFFFF"/>
        <w:jc w:val="left"/>
        <w:rPr>
          <w:rFonts w:ascii="Consolas" w:hAnsi="Consolas" w:cs="宋体"/>
          <w:b/>
          <w:bCs/>
          <w:color w:val="000000"/>
          <w:kern w:val="0"/>
          <w:sz w:val="24"/>
        </w:rPr>
      </w:pPr>
      <w:r w:rsidRPr="00016BCA">
        <w:rPr>
          <w:rFonts w:ascii="Consolas" w:hAnsi="Consolas" w:cs="宋体"/>
          <w:b/>
          <w:bCs/>
          <w:color w:val="000000"/>
          <w:kern w:val="0"/>
          <w:sz w:val="24"/>
        </w:rPr>
        <w:t xml:space="preserve">   </w:t>
      </w:r>
      <w:proofErr w:type="spellStart"/>
      <w:r w:rsidRPr="00016BCA">
        <w:rPr>
          <w:rFonts w:ascii="Consolas" w:hAnsi="Consolas" w:cs="宋体"/>
          <w:b/>
          <w:bCs/>
          <w:color w:val="267F99"/>
          <w:kern w:val="0"/>
          <w:sz w:val="24"/>
        </w:rPr>
        <w:t>NiceLabels</w:t>
      </w:r>
      <w:proofErr w:type="spellEnd"/>
      <w:r w:rsidRPr="00016BCA">
        <w:rPr>
          <w:rFonts w:ascii="Consolas" w:hAnsi="Consolas" w:cs="宋体"/>
          <w:b/>
          <w:bCs/>
          <w:color w:val="000000"/>
          <w:kern w:val="0"/>
          <w:sz w:val="24"/>
        </w:rPr>
        <w:t xml:space="preserve"> </w:t>
      </w:r>
      <w:r w:rsidRPr="00016BCA">
        <w:rPr>
          <w:rFonts w:ascii="Consolas" w:hAnsi="Consolas" w:cs="宋体"/>
          <w:b/>
          <w:bCs/>
          <w:color w:val="001080"/>
          <w:kern w:val="0"/>
          <w:sz w:val="24"/>
        </w:rPr>
        <w:t>NL</w:t>
      </w:r>
      <w:r w:rsidRPr="00016BCA">
        <w:rPr>
          <w:rFonts w:ascii="Consolas" w:hAnsi="Consolas" w:cs="宋体"/>
          <w:b/>
          <w:bCs/>
          <w:color w:val="000000"/>
          <w:kern w:val="0"/>
          <w:sz w:val="24"/>
        </w:rPr>
        <w:t>;</w:t>
      </w:r>
    </w:p>
    <w:p w:rsidR="002147A7" w:rsidRPr="00016BCA" w:rsidRDefault="002147A7" w:rsidP="00016BCA">
      <w:pPr>
        <w:widowControl/>
        <w:shd w:val="clear" w:color="auto" w:fill="FFFFFF"/>
        <w:ind w:firstLine="420"/>
        <w:jc w:val="left"/>
        <w:rPr>
          <w:rFonts w:ascii="Consolas" w:hAnsi="Consolas" w:cs="宋体"/>
          <w:b/>
          <w:bCs/>
          <w:color w:val="000000"/>
          <w:kern w:val="0"/>
          <w:sz w:val="24"/>
        </w:rPr>
      </w:pPr>
      <w:r w:rsidRPr="00016BCA">
        <w:rPr>
          <w:rFonts w:ascii="Consolas" w:hAnsi="Consolas" w:cs="宋体"/>
          <w:b/>
          <w:bCs/>
          <w:color w:val="267F99"/>
          <w:kern w:val="0"/>
          <w:sz w:val="24"/>
        </w:rPr>
        <w:t>void</w:t>
      </w:r>
      <w:r w:rsidRPr="00016BCA">
        <w:rPr>
          <w:rFonts w:ascii="Consolas" w:hAnsi="Consolas" w:cs="宋体"/>
          <w:b/>
          <w:bCs/>
          <w:color w:val="000000"/>
          <w:kern w:val="0"/>
          <w:sz w:val="24"/>
        </w:rPr>
        <w:t xml:space="preserve"> </w:t>
      </w:r>
      <w:proofErr w:type="gramStart"/>
      <w:r w:rsidRPr="00016BCA">
        <w:rPr>
          <w:rFonts w:ascii="Consolas" w:hAnsi="Consolas" w:cs="宋体"/>
          <w:b/>
          <w:bCs/>
          <w:color w:val="795E26"/>
          <w:kern w:val="0"/>
          <w:sz w:val="24"/>
        </w:rPr>
        <w:t>refresh</w:t>
      </w:r>
      <w:r w:rsidRPr="00016BCA">
        <w:rPr>
          <w:rFonts w:ascii="Consolas" w:hAnsi="Consolas" w:cs="宋体"/>
          <w:b/>
          <w:bCs/>
          <w:color w:val="000000"/>
          <w:kern w:val="0"/>
          <w:sz w:val="24"/>
        </w:rPr>
        <w:t>(</w:t>
      </w:r>
      <w:proofErr w:type="gramEnd"/>
      <w:r w:rsidRPr="00016BCA">
        <w:rPr>
          <w:rFonts w:ascii="Consolas" w:hAnsi="Consolas" w:cs="宋体"/>
          <w:b/>
          <w:bCs/>
          <w:color w:val="000000"/>
          <w:kern w:val="0"/>
          <w:sz w:val="24"/>
        </w:rPr>
        <w:t>){</w:t>
      </w:r>
      <w:r w:rsidRPr="00016BCA">
        <w:rPr>
          <w:rFonts w:ascii="Consolas" w:hAnsi="Consolas" w:cs="宋体" w:hint="eastAsia"/>
          <w:b/>
          <w:bCs/>
          <w:color w:val="000000"/>
          <w:kern w:val="0"/>
          <w:sz w:val="24"/>
        </w:rPr>
        <w:t>}</w:t>
      </w:r>
    </w:p>
    <w:p w:rsidR="002147A7" w:rsidRPr="00016BCA" w:rsidRDefault="002147A7" w:rsidP="00016BCA">
      <w:pPr>
        <w:widowControl/>
        <w:shd w:val="clear" w:color="auto" w:fill="FFFFFF"/>
        <w:ind w:firstLine="420"/>
        <w:jc w:val="left"/>
        <w:rPr>
          <w:rFonts w:ascii="Consolas" w:hAnsi="Consolas" w:cs="宋体"/>
          <w:b/>
          <w:bCs/>
          <w:color w:val="000000"/>
          <w:kern w:val="0"/>
          <w:sz w:val="24"/>
        </w:rPr>
      </w:pPr>
      <w:r w:rsidRPr="00016BCA">
        <w:rPr>
          <w:rFonts w:ascii="Consolas" w:hAnsi="Consolas" w:cs="宋体"/>
          <w:b/>
          <w:bCs/>
          <w:color w:val="0000FF"/>
          <w:kern w:val="0"/>
          <w:sz w:val="24"/>
        </w:rPr>
        <w:t>public</w:t>
      </w:r>
      <w:r w:rsidRPr="00016BCA">
        <w:rPr>
          <w:rFonts w:ascii="Consolas" w:hAnsi="Consolas" w:cs="宋体"/>
          <w:b/>
          <w:bCs/>
          <w:color w:val="000000"/>
          <w:kern w:val="0"/>
          <w:sz w:val="24"/>
        </w:rPr>
        <w:t xml:space="preserve"> </w:t>
      </w:r>
      <w:r w:rsidRPr="00016BCA">
        <w:rPr>
          <w:rFonts w:ascii="Consolas" w:hAnsi="Consolas" w:cs="宋体"/>
          <w:b/>
          <w:bCs/>
          <w:color w:val="267F99"/>
          <w:kern w:val="0"/>
          <w:sz w:val="24"/>
        </w:rPr>
        <w:t>void</w:t>
      </w:r>
      <w:r w:rsidRPr="00016BCA">
        <w:rPr>
          <w:rFonts w:ascii="Consolas" w:hAnsi="Consolas" w:cs="宋体"/>
          <w:b/>
          <w:bCs/>
          <w:color w:val="000000"/>
          <w:kern w:val="0"/>
          <w:sz w:val="24"/>
        </w:rPr>
        <w:t xml:space="preserve"> </w:t>
      </w:r>
      <w:proofErr w:type="spellStart"/>
      <w:proofErr w:type="gramStart"/>
      <w:r w:rsidRPr="00016BCA">
        <w:rPr>
          <w:rFonts w:ascii="Consolas" w:hAnsi="Consolas" w:cs="宋体"/>
          <w:b/>
          <w:bCs/>
          <w:color w:val="795E26"/>
          <w:kern w:val="0"/>
          <w:sz w:val="24"/>
        </w:rPr>
        <w:t>actionPerformed</w:t>
      </w:r>
      <w:proofErr w:type="spellEnd"/>
      <w:r w:rsidRPr="00016BCA">
        <w:rPr>
          <w:rFonts w:ascii="Consolas" w:hAnsi="Consolas" w:cs="宋体"/>
          <w:b/>
          <w:bCs/>
          <w:color w:val="000000"/>
          <w:kern w:val="0"/>
          <w:sz w:val="24"/>
        </w:rPr>
        <w:t>(</w:t>
      </w:r>
      <w:proofErr w:type="spellStart"/>
      <w:proofErr w:type="gramEnd"/>
      <w:r w:rsidRPr="00016BCA">
        <w:rPr>
          <w:rFonts w:ascii="Consolas" w:hAnsi="Consolas" w:cs="宋体"/>
          <w:b/>
          <w:bCs/>
          <w:color w:val="267F99"/>
          <w:kern w:val="0"/>
          <w:sz w:val="24"/>
        </w:rPr>
        <w:t>ActionEvent</w:t>
      </w:r>
      <w:proofErr w:type="spellEnd"/>
      <w:r w:rsidRPr="00016BCA">
        <w:rPr>
          <w:rFonts w:ascii="Consolas" w:hAnsi="Consolas" w:cs="宋体"/>
          <w:b/>
          <w:bCs/>
          <w:color w:val="000000"/>
          <w:kern w:val="0"/>
          <w:sz w:val="24"/>
        </w:rPr>
        <w:t xml:space="preserve"> </w:t>
      </w:r>
      <w:r w:rsidRPr="00016BCA">
        <w:rPr>
          <w:rFonts w:ascii="Consolas" w:hAnsi="Consolas" w:cs="宋体"/>
          <w:b/>
          <w:bCs/>
          <w:color w:val="001080"/>
          <w:kern w:val="0"/>
          <w:sz w:val="24"/>
        </w:rPr>
        <w:t>e</w:t>
      </w:r>
      <w:r w:rsidRPr="00016BCA">
        <w:rPr>
          <w:rFonts w:ascii="Consolas" w:hAnsi="Consolas" w:cs="宋体"/>
          <w:b/>
          <w:bCs/>
          <w:color w:val="000000"/>
          <w:kern w:val="0"/>
          <w:sz w:val="24"/>
        </w:rPr>
        <w:t>) {</w:t>
      </w:r>
      <w:r w:rsidRPr="00016BCA">
        <w:rPr>
          <w:rFonts w:ascii="Consolas" w:hAnsi="Consolas" w:cs="宋体" w:hint="eastAsia"/>
          <w:b/>
          <w:bCs/>
          <w:color w:val="000000"/>
          <w:kern w:val="0"/>
          <w:sz w:val="24"/>
        </w:rPr>
        <w:t>}</w:t>
      </w:r>
    </w:p>
    <w:p w:rsidR="002147A7" w:rsidRPr="00016BCA" w:rsidRDefault="002147A7" w:rsidP="00016BCA">
      <w:pPr>
        <w:widowControl/>
        <w:shd w:val="clear" w:color="auto" w:fill="FFFFFF"/>
        <w:jc w:val="left"/>
        <w:rPr>
          <w:rFonts w:ascii="Consolas" w:hAnsi="Consolas" w:cs="宋体"/>
          <w:b/>
          <w:bCs/>
          <w:color w:val="000000"/>
          <w:kern w:val="0"/>
          <w:sz w:val="24"/>
        </w:rPr>
      </w:pPr>
      <w:r w:rsidRPr="00016BCA">
        <w:rPr>
          <w:rFonts w:ascii="Consolas" w:hAnsi="Consolas" w:cs="宋体" w:hint="eastAsia"/>
          <w:b/>
          <w:bCs/>
          <w:color w:val="000000"/>
          <w:kern w:val="0"/>
          <w:sz w:val="24"/>
        </w:rPr>
        <w:lastRenderedPageBreak/>
        <w:t>}</w:t>
      </w:r>
    </w:p>
    <w:p w:rsidR="006A0CC3" w:rsidRPr="00D3704A" w:rsidRDefault="00453F11">
      <w:pPr>
        <w:spacing w:line="360" w:lineRule="auto"/>
        <w:ind w:firstLineChars="200" w:firstLine="480"/>
        <w:rPr>
          <w:bCs/>
          <w:sz w:val="24"/>
        </w:rPr>
      </w:pPr>
      <w:proofErr w:type="spellStart"/>
      <w:r>
        <w:rPr>
          <w:rFonts w:hint="eastAsia"/>
          <w:bCs/>
          <w:sz w:val="24"/>
        </w:rPr>
        <w:t>NiceBase</w:t>
      </w:r>
      <w:proofErr w:type="spellEnd"/>
      <w:r>
        <w:rPr>
          <w:rFonts w:hint="eastAsia"/>
          <w:bCs/>
          <w:sz w:val="24"/>
        </w:rPr>
        <w:t>类，提供日历的计算方法，接收指定的年份和月份，并返回一个当月日历的数组。</w:t>
      </w:r>
    </w:p>
    <w:p w:rsidR="00417D81" w:rsidRPr="00417D81" w:rsidRDefault="00417D81" w:rsidP="00016BCA">
      <w:pPr>
        <w:widowControl/>
        <w:shd w:val="clear" w:color="auto" w:fill="FFFFFF"/>
        <w:jc w:val="left"/>
        <w:rPr>
          <w:rFonts w:ascii="Consolas" w:hAnsi="Consolas" w:cs="宋体"/>
          <w:b/>
          <w:bCs/>
          <w:color w:val="000000"/>
          <w:kern w:val="0"/>
          <w:sz w:val="24"/>
        </w:rPr>
      </w:pPr>
      <w:r w:rsidRPr="00417D81">
        <w:rPr>
          <w:rFonts w:ascii="Consolas" w:hAnsi="Consolas" w:cs="宋体"/>
          <w:b/>
          <w:bCs/>
          <w:color w:val="0000FF"/>
          <w:kern w:val="0"/>
          <w:sz w:val="24"/>
        </w:rPr>
        <w:t>public</w:t>
      </w:r>
      <w:r w:rsidRPr="00417D81">
        <w:rPr>
          <w:rFonts w:ascii="Consolas" w:hAnsi="Consolas" w:cs="宋体"/>
          <w:b/>
          <w:bCs/>
          <w:color w:val="000000"/>
          <w:kern w:val="0"/>
          <w:sz w:val="24"/>
        </w:rPr>
        <w:t xml:space="preserve"> </w:t>
      </w:r>
      <w:r w:rsidRPr="00417D81">
        <w:rPr>
          <w:rFonts w:ascii="Consolas" w:hAnsi="Consolas" w:cs="宋体"/>
          <w:b/>
          <w:bCs/>
          <w:color w:val="0000FF"/>
          <w:kern w:val="0"/>
          <w:sz w:val="24"/>
        </w:rPr>
        <w:t>class</w:t>
      </w:r>
      <w:r w:rsidRPr="00417D81">
        <w:rPr>
          <w:rFonts w:ascii="Consolas" w:hAnsi="Consolas" w:cs="宋体"/>
          <w:b/>
          <w:bCs/>
          <w:color w:val="000000"/>
          <w:kern w:val="0"/>
          <w:sz w:val="24"/>
        </w:rPr>
        <w:t xml:space="preserve"> </w:t>
      </w:r>
      <w:proofErr w:type="spellStart"/>
      <w:proofErr w:type="gramStart"/>
      <w:r w:rsidRPr="00417D81">
        <w:rPr>
          <w:rFonts w:ascii="Consolas" w:hAnsi="Consolas" w:cs="宋体"/>
          <w:b/>
          <w:bCs/>
          <w:color w:val="267F99"/>
          <w:kern w:val="0"/>
          <w:sz w:val="24"/>
        </w:rPr>
        <w:t>NiceBase</w:t>
      </w:r>
      <w:proofErr w:type="spellEnd"/>
      <w:r w:rsidRPr="00417D81">
        <w:rPr>
          <w:rFonts w:ascii="Consolas" w:hAnsi="Consolas" w:cs="宋体"/>
          <w:b/>
          <w:bCs/>
          <w:color w:val="000000"/>
          <w:kern w:val="0"/>
          <w:sz w:val="24"/>
        </w:rPr>
        <w:t>{</w:t>
      </w:r>
      <w:proofErr w:type="gramEnd"/>
    </w:p>
    <w:p w:rsidR="00417D81" w:rsidRPr="00417D81" w:rsidRDefault="00417D81" w:rsidP="00016BCA">
      <w:pPr>
        <w:widowControl/>
        <w:shd w:val="clear" w:color="auto" w:fill="FFFFFF"/>
        <w:jc w:val="left"/>
        <w:rPr>
          <w:rFonts w:ascii="Consolas" w:hAnsi="Consolas" w:cs="宋体"/>
          <w:b/>
          <w:bCs/>
          <w:color w:val="000000"/>
          <w:kern w:val="0"/>
          <w:sz w:val="24"/>
        </w:rPr>
      </w:pPr>
      <w:r w:rsidRPr="00417D81">
        <w:rPr>
          <w:rFonts w:ascii="Consolas" w:hAnsi="Consolas" w:cs="宋体"/>
          <w:b/>
          <w:bCs/>
          <w:color w:val="000000"/>
          <w:kern w:val="0"/>
          <w:sz w:val="24"/>
        </w:rPr>
        <w:t xml:space="preserve">   </w:t>
      </w:r>
      <w:r w:rsidR="00E06F94">
        <w:rPr>
          <w:rFonts w:ascii="Consolas" w:hAnsi="Consolas" w:cs="宋体"/>
          <w:b/>
          <w:bCs/>
          <w:color w:val="000000"/>
          <w:kern w:val="0"/>
          <w:sz w:val="24"/>
        </w:rPr>
        <w:t>//</w:t>
      </w:r>
      <w:r w:rsidRPr="00417D81">
        <w:rPr>
          <w:rFonts w:ascii="Consolas" w:hAnsi="Consolas" w:cs="宋体"/>
          <w:b/>
          <w:bCs/>
          <w:color w:val="267F99"/>
          <w:kern w:val="0"/>
          <w:sz w:val="24"/>
        </w:rPr>
        <w:t>String</w:t>
      </w:r>
      <w:r w:rsidRPr="00417D81">
        <w:rPr>
          <w:rFonts w:ascii="Consolas" w:hAnsi="Consolas" w:cs="宋体"/>
          <w:b/>
          <w:bCs/>
          <w:color w:val="000000"/>
          <w:kern w:val="0"/>
          <w:sz w:val="24"/>
        </w:rPr>
        <w:t xml:space="preserve"> </w:t>
      </w:r>
      <w:proofErr w:type="gramStart"/>
      <w:r w:rsidRPr="00417D81">
        <w:rPr>
          <w:rFonts w:ascii="Consolas" w:hAnsi="Consolas" w:cs="宋体"/>
          <w:b/>
          <w:bCs/>
          <w:color w:val="001080"/>
          <w:kern w:val="0"/>
          <w:sz w:val="24"/>
        </w:rPr>
        <w:t>day</w:t>
      </w:r>
      <w:r w:rsidRPr="00417D81">
        <w:rPr>
          <w:rFonts w:ascii="Consolas" w:hAnsi="Consolas" w:cs="宋体"/>
          <w:b/>
          <w:bCs/>
          <w:color w:val="000000"/>
          <w:kern w:val="0"/>
          <w:sz w:val="24"/>
        </w:rPr>
        <w:t>[</w:t>
      </w:r>
      <w:proofErr w:type="gramEnd"/>
      <w:r w:rsidRPr="00417D81">
        <w:rPr>
          <w:rFonts w:ascii="Consolas" w:hAnsi="Consolas" w:cs="宋体"/>
          <w:b/>
          <w:bCs/>
          <w:color w:val="000000"/>
          <w:kern w:val="0"/>
          <w:sz w:val="24"/>
        </w:rPr>
        <w:t>];</w:t>
      </w:r>
    </w:p>
    <w:p w:rsidR="00417D81" w:rsidRPr="00417D81" w:rsidRDefault="00417D81" w:rsidP="00016BCA">
      <w:pPr>
        <w:widowControl/>
        <w:shd w:val="clear" w:color="auto" w:fill="FFFFFF"/>
        <w:jc w:val="left"/>
        <w:rPr>
          <w:rFonts w:ascii="Consolas" w:hAnsi="Consolas" w:cs="宋体"/>
          <w:b/>
          <w:bCs/>
          <w:color w:val="000000"/>
          <w:kern w:val="0"/>
          <w:sz w:val="24"/>
        </w:rPr>
      </w:pPr>
      <w:r w:rsidRPr="00417D81">
        <w:rPr>
          <w:rFonts w:ascii="Consolas" w:hAnsi="Consolas" w:cs="宋体"/>
          <w:b/>
          <w:bCs/>
          <w:color w:val="000000"/>
          <w:kern w:val="0"/>
          <w:sz w:val="24"/>
        </w:rPr>
        <w:t xml:space="preserve">   </w:t>
      </w:r>
      <w:proofErr w:type="spellStart"/>
      <w:r w:rsidR="00E06F94">
        <w:rPr>
          <w:rFonts w:ascii="Consolas" w:hAnsi="Consolas" w:cs="宋体"/>
          <w:b/>
          <w:bCs/>
          <w:color w:val="000000"/>
          <w:kern w:val="0"/>
          <w:sz w:val="24"/>
        </w:rPr>
        <w:t>p</w:t>
      </w:r>
      <w:r w:rsidR="00E06F94">
        <w:rPr>
          <w:rFonts w:ascii="Consolas" w:hAnsi="Consolas" w:cs="宋体" w:hint="eastAsia"/>
          <w:b/>
          <w:bCs/>
          <w:color w:val="000000"/>
          <w:kern w:val="0"/>
          <w:sz w:val="24"/>
        </w:rPr>
        <w:t>ricate</w:t>
      </w:r>
      <w:proofErr w:type="spellEnd"/>
      <w:r w:rsidR="00E06F94">
        <w:rPr>
          <w:rFonts w:ascii="Consolas" w:hAnsi="Consolas" w:cs="宋体"/>
          <w:b/>
          <w:bCs/>
          <w:color w:val="000000"/>
          <w:kern w:val="0"/>
          <w:sz w:val="24"/>
        </w:rPr>
        <w:t xml:space="preserve"> </w:t>
      </w:r>
      <w:proofErr w:type="spellStart"/>
      <w:r w:rsidRPr="00417D81">
        <w:rPr>
          <w:rFonts w:ascii="Consolas" w:hAnsi="Consolas" w:cs="宋体"/>
          <w:b/>
          <w:bCs/>
          <w:color w:val="267F99"/>
          <w:kern w:val="0"/>
          <w:sz w:val="24"/>
        </w:rPr>
        <w:t>int</w:t>
      </w:r>
      <w:proofErr w:type="spellEnd"/>
      <w:r w:rsidRPr="00417D81">
        <w:rPr>
          <w:rFonts w:ascii="Consolas" w:hAnsi="Consolas" w:cs="宋体"/>
          <w:b/>
          <w:bCs/>
          <w:color w:val="000000"/>
          <w:kern w:val="0"/>
          <w:sz w:val="24"/>
        </w:rPr>
        <w:t xml:space="preserve"> </w:t>
      </w:r>
      <w:r w:rsidRPr="00417D81">
        <w:rPr>
          <w:rFonts w:ascii="Consolas" w:hAnsi="Consolas" w:cs="宋体"/>
          <w:b/>
          <w:bCs/>
          <w:color w:val="001080"/>
          <w:kern w:val="0"/>
          <w:sz w:val="24"/>
        </w:rPr>
        <w:t>year</w:t>
      </w:r>
      <w:r w:rsidRPr="00417D81">
        <w:rPr>
          <w:rFonts w:ascii="Consolas" w:hAnsi="Consolas" w:cs="宋体"/>
          <w:b/>
          <w:bCs/>
          <w:color w:val="000000"/>
          <w:kern w:val="0"/>
          <w:sz w:val="24"/>
        </w:rPr>
        <w:t>;</w:t>
      </w:r>
    </w:p>
    <w:p w:rsidR="00417D81" w:rsidRPr="00417D81" w:rsidRDefault="00417D81" w:rsidP="00016BCA">
      <w:pPr>
        <w:widowControl/>
        <w:shd w:val="clear" w:color="auto" w:fill="FFFFFF"/>
        <w:jc w:val="left"/>
        <w:rPr>
          <w:rFonts w:ascii="Consolas" w:hAnsi="Consolas" w:cs="宋体"/>
          <w:b/>
          <w:bCs/>
          <w:color w:val="000000"/>
          <w:kern w:val="0"/>
          <w:sz w:val="24"/>
        </w:rPr>
      </w:pPr>
      <w:r w:rsidRPr="00417D81">
        <w:rPr>
          <w:rFonts w:ascii="Consolas" w:hAnsi="Consolas" w:cs="宋体"/>
          <w:b/>
          <w:bCs/>
          <w:color w:val="000000"/>
          <w:kern w:val="0"/>
          <w:sz w:val="24"/>
        </w:rPr>
        <w:t xml:space="preserve">   </w:t>
      </w:r>
      <w:r w:rsidR="00E06F94">
        <w:rPr>
          <w:rFonts w:ascii="Consolas" w:hAnsi="Consolas" w:cs="宋体"/>
          <w:b/>
          <w:bCs/>
          <w:color w:val="000000"/>
          <w:kern w:val="0"/>
          <w:sz w:val="24"/>
        </w:rPr>
        <w:t xml:space="preserve">private </w:t>
      </w:r>
      <w:proofErr w:type="spellStart"/>
      <w:r w:rsidRPr="00417D81">
        <w:rPr>
          <w:rFonts w:ascii="Consolas" w:hAnsi="Consolas" w:cs="宋体"/>
          <w:b/>
          <w:bCs/>
          <w:color w:val="267F99"/>
          <w:kern w:val="0"/>
          <w:sz w:val="24"/>
        </w:rPr>
        <w:t>int</w:t>
      </w:r>
      <w:proofErr w:type="spellEnd"/>
      <w:r w:rsidRPr="00417D81">
        <w:rPr>
          <w:rFonts w:ascii="Consolas" w:hAnsi="Consolas" w:cs="宋体"/>
          <w:b/>
          <w:bCs/>
          <w:color w:val="000000"/>
          <w:kern w:val="0"/>
          <w:sz w:val="24"/>
        </w:rPr>
        <w:t xml:space="preserve"> </w:t>
      </w:r>
      <w:r w:rsidRPr="00417D81">
        <w:rPr>
          <w:rFonts w:ascii="Consolas" w:hAnsi="Consolas" w:cs="宋体"/>
          <w:b/>
          <w:bCs/>
          <w:color w:val="001080"/>
          <w:kern w:val="0"/>
          <w:sz w:val="24"/>
        </w:rPr>
        <w:t>month</w:t>
      </w:r>
      <w:r w:rsidRPr="00417D81">
        <w:rPr>
          <w:rFonts w:ascii="Consolas" w:hAnsi="Consolas" w:cs="宋体"/>
          <w:b/>
          <w:bCs/>
          <w:color w:val="000000"/>
          <w:kern w:val="0"/>
          <w:sz w:val="24"/>
        </w:rPr>
        <w:t>;</w:t>
      </w:r>
    </w:p>
    <w:p w:rsidR="00417D81" w:rsidRPr="00417D81" w:rsidRDefault="00417D81" w:rsidP="00016BCA">
      <w:pPr>
        <w:widowControl/>
        <w:shd w:val="clear" w:color="auto" w:fill="FFFFFF"/>
        <w:ind w:firstLine="420"/>
        <w:jc w:val="left"/>
        <w:rPr>
          <w:rFonts w:ascii="Consolas" w:hAnsi="Consolas" w:cs="宋体"/>
          <w:b/>
          <w:bCs/>
          <w:color w:val="000000"/>
          <w:kern w:val="0"/>
          <w:sz w:val="24"/>
        </w:rPr>
      </w:pPr>
      <w:r w:rsidRPr="00417D81">
        <w:rPr>
          <w:rFonts w:ascii="Consolas" w:hAnsi="Consolas" w:cs="宋体"/>
          <w:b/>
          <w:bCs/>
          <w:color w:val="0000FF"/>
          <w:kern w:val="0"/>
          <w:sz w:val="24"/>
        </w:rPr>
        <w:t>public</w:t>
      </w:r>
      <w:r w:rsidRPr="00417D81">
        <w:rPr>
          <w:rFonts w:ascii="Consolas" w:hAnsi="Consolas" w:cs="宋体"/>
          <w:b/>
          <w:bCs/>
          <w:color w:val="000000"/>
          <w:kern w:val="0"/>
          <w:sz w:val="24"/>
        </w:rPr>
        <w:t xml:space="preserve"> </w:t>
      </w:r>
      <w:r w:rsidRPr="00417D81">
        <w:rPr>
          <w:rFonts w:ascii="Consolas" w:hAnsi="Consolas" w:cs="宋体"/>
          <w:b/>
          <w:bCs/>
          <w:color w:val="267F99"/>
          <w:kern w:val="0"/>
          <w:sz w:val="24"/>
        </w:rPr>
        <w:t>void</w:t>
      </w:r>
      <w:r w:rsidRPr="00417D81">
        <w:rPr>
          <w:rFonts w:ascii="Consolas" w:hAnsi="Consolas" w:cs="宋体"/>
          <w:b/>
          <w:bCs/>
          <w:color w:val="000000"/>
          <w:kern w:val="0"/>
          <w:sz w:val="24"/>
        </w:rPr>
        <w:t xml:space="preserve"> </w:t>
      </w:r>
      <w:proofErr w:type="spellStart"/>
      <w:proofErr w:type="gramStart"/>
      <w:r w:rsidRPr="00417D81">
        <w:rPr>
          <w:rFonts w:ascii="Consolas" w:hAnsi="Consolas" w:cs="宋体"/>
          <w:b/>
          <w:bCs/>
          <w:color w:val="795E26"/>
          <w:kern w:val="0"/>
          <w:sz w:val="24"/>
        </w:rPr>
        <w:t>setYear</w:t>
      </w:r>
      <w:proofErr w:type="spellEnd"/>
      <w:r w:rsidRPr="00417D81">
        <w:rPr>
          <w:rFonts w:ascii="Consolas" w:hAnsi="Consolas" w:cs="宋体"/>
          <w:b/>
          <w:bCs/>
          <w:color w:val="000000"/>
          <w:kern w:val="0"/>
          <w:sz w:val="24"/>
        </w:rPr>
        <w:t>(</w:t>
      </w:r>
      <w:proofErr w:type="spellStart"/>
      <w:proofErr w:type="gramEnd"/>
      <w:r w:rsidRPr="00417D81">
        <w:rPr>
          <w:rFonts w:ascii="Consolas" w:hAnsi="Consolas" w:cs="宋体"/>
          <w:b/>
          <w:bCs/>
          <w:color w:val="267F99"/>
          <w:kern w:val="0"/>
          <w:sz w:val="24"/>
        </w:rPr>
        <w:t>int</w:t>
      </w:r>
      <w:proofErr w:type="spellEnd"/>
      <w:r w:rsidRPr="00417D81">
        <w:rPr>
          <w:rFonts w:ascii="Consolas" w:hAnsi="Consolas" w:cs="宋体"/>
          <w:b/>
          <w:bCs/>
          <w:color w:val="000000"/>
          <w:kern w:val="0"/>
          <w:sz w:val="24"/>
        </w:rPr>
        <w:t xml:space="preserve"> </w:t>
      </w:r>
      <w:r w:rsidRPr="00417D81">
        <w:rPr>
          <w:rFonts w:ascii="Consolas" w:hAnsi="Consolas" w:cs="宋体"/>
          <w:b/>
          <w:bCs/>
          <w:color w:val="001080"/>
          <w:kern w:val="0"/>
          <w:sz w:val="24"/>
        </w:rPr>
        <w:t>year</w:t>
      </w:r>
      <w:r w:rsidRPr="00417D81">
        <w:rPr>
          <w:rFonts w:ascii="Consolas" w:hAnsi="Consolas" w:cs="宋体"/>
          <w:b/>
          <w:bCs/>
          <w:color w:val="000000"/>
          <w:kern w:val="0"/>
          <w:sz w:val="24"/>
        </w:rPr>
        <w:t>){</w:t>
      </w:r>
      <w:r w:rsidRPr="00D3704A">
        <w:rPr>
          <w:rFonts w:ascii="Consolas" w:hAnsi="Consolas" w:cs="宋体" w:hint="eastAsia"/>
          <w:b/>
          <w:bCs/>
          <w:color w:val="000000"/>
          <w:kern w:val="0"/>
          <w:sz w:val="24"/>
        </w:rPr>
        <w:t>}</w:t>
      </w:r>
      <w:r w:rsidRPr="00417D81">
        <w:rPr>
          <w:rFonts w:ascii="Consolas" w:hAnsi="Consolas" w:cs="宋体"/>
          <w:b/>
          <w:bCs/>
          <w:color w:val="000000"/>
          <w:kern w:val="0"/>
          <w:sz w:val="24"/>
        </w:rPr>
        <w:t xml:space="preserve"> </w:t>
      </w:r>
    </w:p>
    <w:p w:rsidR="00417D81" w:rsidRPr="00417D81" w:rsidRDefault="00417D81" w:rsidP="00016BCA">
      <w:pPr>
        <w:widowControl/>
        <w:shd w:val="clear" w:color="auto" w:fill="FFFFFF"/>
        <w:ind w:firstLine="420"/>
        <w:jc w:val="left"/>
        <w:rPr>
          <w:rFonts w:ascii="Consolas" w:hAnsi="Consolas" w:cs="宋体"/>
          <w:b/>
          <w:bCs/>
          <w:color w:val="000000"/>
          <w:kern w:val="0"/>
          <w:sz w:val="24"/>
        </w:rPr>
      </w:pPr>
      <w:r w:rsidRPr="00417D81">
        <w:rPr>
          <w:rFonts w:ascii="Consolas" w:hAnsi="Consolas" w:cs="宋体"/>
          <w:b/>
          <w:bCs/>
          <w:color w:val="0000FF"/>
          <w:kern w:val="0"/>
          <w:sz w:val="24"/>
        </w:rPr>
        <w:t>public</w:t>
      </w:r>
      <w:r w:rsidRPr="00417D81">
        <w:rPr>
          <w:rFonts w:ascii="Consolas" w:hAnsi="Consolas" w:cs="宋体"/>
          <w:b/>
          <w:bCs/>
          <w:color w:val="000000"/>
          <w:kern w:val="0"/>
          <w:sz w:val="24"/>
        </w:rPr>
        <w:t xml:space="preserve"> </w:t>
      </w:r>
      <w:proofErr w:type="spellStart"/>
      <w:r w:rsidRPr="00417D81">
        <w:rPr>
          <w:rFonts w:ascii="Consolas" w:hAnsi="Consolas" w:cs="宋体"/>
          <w:b/>
          <w:bCs/>
          <w:color w:val="267F99"/>
          <w:kern w:val="0"/>
          <w:sz w:val="24"/>
        </w:rPr>
        <w:t>int</w:t>
      </w:r>
      <w:proofErr w:type="spellEnd"/>
      <w:r w:rsidRPr="00417D81">
        <w:rPr>
          <w:rFonts w:ascii="Consolas" w:hAnsi="Consolas" w:cs="宋体"/>
          <w:b/>
          <w:bCs/>
          <w:color w:val="000000"/>
          <w:kern w:val="0"/>
          <w:sz w:val="24"/>
        </w:rPr>
        <w:t xml:space="preserve"> </w:t>
      </w:r>
      <w:proofErr w:type="spellStart"/>
      <w:proofErr w:type="gramStart"/>
      <w:r w:rsidRPr="00417D81">
        <w:rPr>
          <w:rFonts w:ascii="Consolas" w:hAnsi="Consolas" w:cs="宋体"/>
          <w:b/>
          <w:bCs/>
          <w:color w:val="795E26"/>
          <w:kern w:val="0"/>
          <w:sz w:val="24"/>
        </w:rPr>
        <w:t>getYear</w:t>
      </w:r>
      <w:proofErr w:type="spellEnd"/>
      <w:r w:rsidRPr="00417D81">
        <w:rPr>
          <w:rFonts w:ascii="Consolas" w:hAnsi="Consolas" w:cs="宋体"/>
          <w:b/>
          <w:bCs/>
          <w:color w:val="000000"/>
          <w:kern w:val="0"/>
          <w:sz w:val="24"/>
        </w:rPr>
        <w:t>(</w:t>
      </w:r>
      <w:proofErr w:type="gramEnd"/>
      <w:r w:rsidRPr="00417D81">
        <w:rPr>
          <w:rFonts w:ascii="Consolas" w:hAnsi="Consolas" w:cs="宋体"/>
          <w:b/>
          <w:bCs/>
          <w:color w:val="000000"/>
          <w:kern w:val="0"/>
          <w:sz w:val="24"/>
        </w:rPr>
        <w:t>){</w:t>
      </w:r>
      <w:r w:rsidRPr="00D3704A">
        <w:rPr>
          <w:rFonts w:ascii="Consolas" w:hAnsi="Consolas" w:cs="宋体" w:hint="eastAsia"/>
          <w:b/>
          <w:bCs/>
          <w:color w:val="000000"/>
          <w:kern w:val="0"/>
          <w:sz w:val="24"/>
        </w:rPr>
        <w:t>}</w:t>
      </w:r>
    </w:p>
    <w:p w:rsidR="00417D81" w:rsidRPr="00417D81" w:rsidRDefault="00417D81" w:rsidP="00016BCA">
      <w:pPr>
        <w:widowControl/>
        <w:shd w:val="clear" w:color="auto" w:fill="FFFFFF"/>
        <w:ind w:firstLine="420"/>
        <w:jc w:val="left"/>
        <w:rPr>
          <w:rFonts w:ascii="Consolas" w:hAnsi="Consolas" w:cs="宋体"/>
          <w:b/>
          <w:bCs/>
          <w:color w:val="000000"/>
          <w:kern w:val="0"/>
          <w:sz w:val="24"/>
        </w:rPr>
      </w:pPr>
      <w:r w:rsidRPr="00417D81">
        <w:rPr>
          <w:rFonts w:ascii="Consolas" w:hAnsi="Consolas" w:cs="宋体"/>
          <w:b/>
          <w:bCs/>
          <w:color w:val="0000FF"/>
          <w:kern w:val="0"/>
          <w:sz w:val="24"/>
        </w:rPr>
        <w:t>public</w:t>
      </w:r>
      <w:r w:rsidRPr="00417D81">
        <w:rPr>
          <w:rFonts w:ascii="Consolas" w:hAnsi="Consolas" w:cs="宋体"/>
          <w:b/>
          <w:bCs/>
          <w:color w:val="000000"/>
          <w:kern w:val="0"/>
          <w:sz w:val="24"/>
        </w:rPr>
        <w:t xml:space="preserve"> </w:t>
      </w:r>
      <w:r w:rsidRPr="00417D81">
        <w:rPr>
          <w:rFonts w:ascii="Consolas" w:hAnsi="Consolas" w:cs="宋体"/>
          <w:b/>
          <w:bCs/>
          <w:color w:val="267F99"/>
          <w:kern w:val="0"/>
          <w:sz w:val="24"/>
        </w:rPr>
        <w:t>void</w:t>
      </w:r>
      <w:r w:rsidRPr="00417D81">
        <w:rPr>
          <w:rFonts w:ascii="Consolas" w:hAnsi="Consolas" w:cs="宋体"/>
          <w:b/>
          <w:bCs/>
          <w:color w:val="000000"/>
          <w:kern w:val="0"/>
          <w:sz w:val="24"/>
        </w:rPr>
        <w:t xml:space="preserve"> </w:t>
      </w:r>
      <w:proofErr w:type="spellStart"/>
      <w:proofErr w:type="gramStart"/>
      <w:r w:rsidRPr="00417D81">
        <w:rPr>
          <w:rFonts w:ascii="Consolas" w:hAnsi="Consolas" w:cs="宋体"/>
          <w:b/>
          <w:bCs/>
          <w:color w:val="795E26"/>
          <w:kern w:val="0"/>
          <w:sz w:val="24"/>
        </w:rPr>
        <w:t>setMonth</w:t>
      </w:r>
      <w:proofErr w:type="spellEnd"/>
      <w:r w:rsidRPr="00417D81">
        <w:rPr>
          <w:rFonts w:ascii="Consolas" w:hAnsi="Consolas" w:cs="宋体"/>
          <w:b/>
          <w:bCs/>
          <w:color w:val="000000"/>
          <w:kern w:val="0"/>
          <w:sz w:val="24"/>
        </w:rPr>
        <w:t>(</w:t>
      </w:r>
      <w:proofErr w:type="spellStart"/>
      <w:proofErr w:type="gramEnd"/>
      <w:r w:rsidRPr="00417D81">
        <w:rPr>
          <w:rFonts w:ascii="Consolas" w:hAnsi="Consolas" w:cs="宋体"/>
          <w:b/>
          <w:bCs/>
          <w:color w:val="267F99"/>
          <w:kern w:val="0"/>
          <w:sz w:val="24"/>
        </w:rPr>
        <w:t>int</w:t>
      </w:r>
      <w:proofErr w:type="spellEnd"/>
      <w:r w:rsidRPr="00417D81">
        <w:rPr>
          <w:rFonts w:ascii="Consolas" w:hAnsi="Consolas" w:cs="宋体"/>
          <w:b/>
          <w:bCs/>
          <w:color w:val="000000"/>
          <w:kern w:val="0"/>
          <w:sz w:val="24"/>
        </w:rPr>
        <w:t xml:space="preserve"> </w:t>
      </w:r>
      <w:r w:rsidRPr="00417D81">
        <w:rPr>
          <w:rFonts w:ascii="Consolas" w:hAnsi="Consolas" w:cs="宋体"/>
          <w:b/>
          <w:bCs/>
          <w:color w:val="001080"/>
          <w:kern w:val="0"/>
          <w:sz w:val="24"/>
        </w:rPr>
        <w:t>month</w:t>
      </w:r>
      <w:r w:rsidRPr="00417D81">
        <w:rPr>
          <w:rFonts w:ascii="Consolas" w:hAnsi="Consolas" w:cs="宋体"/>
          <w:b/>
          <w:bCs/>
          <w:color w:val="000000"/>
          <w:kern w:val="0"/>
          <w:sz w:val="24"/>
        </w:rPr>
        <w:t>){</w:t>
      </w:r>
      <w:r w:rsidRPr="00D3704A">
        <w:rPr>
          <w:rFonts w:ascii="Consolas" w:hAnsi="Consolas" w:cs="宋体" w:hint="eastAsia"/>
          <w:b/>
          <w:bCs/>
          <w:color w:val="000000"/>
          <w:kern w:val="0"/>
          <w:sz w:val="24"/>
        </w:rPr>
        <w:t>}</w:t>
      </w:r>
    </w:p>
    <w:p w:rsidR="00417D81" w:rsidRPr="00417D81" w:rsidRDefault="00417D81" w:rsidP="00016BCA">
      <w:pPr>
        <w:widowControl/>
        <w:shd w:val="clear" w:color="auto" w:fill="FFFFFF"/>
        <w:ind w:firstLine="420"/>
        <w:jc w:val="left"/>
        <w:rPr>
          <w:rFonts w:ascii="Consolas" w:hAnsi="Consolas" w:cs="宋体"/>
          <w:b/>
          <w:bCs/>
          <w:color w:val="000000"/>
          <w:kern w:val="0"/>
          <w:sz w:val="24"/>
        </w:rPr>
      </w:pPr>
      <w:r w:rsidRPr="00417D81">
        <w:rPr>
          <w:rFonts w:ascii="Consolas" w:hAnsi="Consolas" w:cs="宋体"/>
          <w:b/>
          <w:bCs/>
          <w:color w:val="0000FF"/>
          <w:kern w:val="0"/>
          <w:sz w:val="24"/>
        </w:rPr>
        <w:t>public</w:t>
      </w:r>
      <w:r w:rsidRPr="00417D81">
        <w:rPr>
          <w:rFonts w:ascii="Consolas" w:hAnsi="Consolas" w:cs="宋体"/>
          <w:b/>
          <w:bCs/>
          <w:color w:val="000000"/>
          <w:kern w:val="0"/>
          <w:sz w:val="24"/>
        </w:rPr>
        <w:t xml:space="preserve"> </w:t>
      </w:r>
      <w:proofErr w:type="spellStart"/>
      <w:r w:rsidRPr="00417D81">
        <w:rPr>
          <w:rFonts w:ascii="Consolas" w:hAnsi="Consolas" w:cs="宋体"/>
          <w:b/>
          <w:bCs/>
          <w:color w:val="267F99"/>
          <w:kern w:val="0"/>
          <w:sz w:val="24"/>
        </w:rPr>
        <w:t>int</w:t>
      </w:r>
      <w:proofErr w:type="spellEnd"/>
      <w:r w:rsidRPr="00417D81">
        <w:rPr>
          <w:rFonts w:ascii="Consolas" w:hAnsi="Consolas" w:cs="宋体"/>
          <w:b/>
          <w:bCs/>
          <w:color w:val="000000"/>
          <w:kern w:val="0"/>
          <w:sz w:val="24"/>
        </w:rPr>
        <w:t xml:space="preserve"> </w:t>
      </w:r>
      <w:proofErr w:type="spellStart"/>
      <w:proofErr w:type="gramStart"/>
      <w:r w:rsidRPr="00417D81">
        <w:rPr>
          <w:rFonts w:ascii="Consolas" w:hAnsi="Consolas" w:cs="宋体"/>
          <w:b/>
          <w:bCs/>
          <w:color w:val="795E26"/>
          <w:kern w:val="0"/>
          <w:sz w:val="24"/>
        </w:rPr>
        <w:t>getMonth</w:t>
      </w:r>
      <w:proofErr w:type="spellEnd"/>
      <w:r w:rsidRPr="00417D81">
        <w:rPr>
          <w:rFonts w:ascii="Consolas" w:hAnsi="Consolas" w:cs="宋体"/>
          <w:b/>
          <w:bCs/>
          <w:color w:val="000000"/>
          <w:kern w:val="0"/>
          <w:sz w:val="24"/>
        </w:rPr>
        <w:t>(</w:t>
      </w:r>
      <w:proofErr w:type="gramEnd"/>
      <w:r w:rsidRPr="00417D81">
        <w:rPr>
          <w:rFonts w:ascii="Consolas" w:hAnsi="Consolas" w:cs="宋体"/>
          <w:b/>
          <w:bCs/>
          <w:color w:val="000000"/>
          <w:kern w:val="0"/>
          <w:sz w:val="24"/>
        </w:rPr>
        <w:t>){</w:t>
      </w:r>
      <w:r w:rsidRPr="00D3704A">
        <w:rPr>
          <w:rFonts w:ascii="Consolas" w:hAnsi="Consolas" w:cs="宋体" w:hint="eastAsia"/>
          <w:b/>
          <w:bCs/>
          <w:color w:val="000000"/>
          <w:kern w:val="0"/>
          <w:sz w:val="24"/>
        </w:rPr>
        <w:t>}</w:t>
      </w:r>
      <w:r w:rsidRPr="00417D81">
        <w:rPr>
          <w:rFonts w:ascii="Consolas" w:hAnsi="Consolas" w:cs="宋体"/>
          <w:b/>
          <w:bCs/>
          <w:color w:val="000000"/>
          <w:kern w:val="0"/>
          <w:sz w:val="24"/>
        </w:rPr>
        <w:t xml:space="preserve">  </w:t>
      </w:r>
    </w:p>
    <w:p w:rsidR="002147A7" w:rsidRPr="00D3704A" w:rsidRDefault="00417D81" w:rsidP="00016BCA">
      <w:pPr>
        <w:widowControl/>
        <w:shd w:val="clear" w:color="auto" w:fill="FFFFFF"/>
        <w:ind w:firstLine="420"/>
        <w:jc w:val="left"/>
        <w:rPr>
          <w:rFonts w:ascii="Consolas" w:hAnsi="Consolas" w:cs="宋体"/>
          <w:b/>
          <w:bCs/>
          <w:color w:val="000000"/>
          <w:kern w:val="0"/>
          <w:sz w:val="24"/>
        </w:rPr>
      </w:pPr>
      <w:r w:rsidRPr="00417D81">
        <w:rPr>
          <w:rFonts w:ascii="Consolas" w:hAnsi="Consolas" w:cs="宋体"/>
          <w:b/>
          <w:bCs/>
          <w:color w:val="0000FF"/>
          <w:kern w:val="0"/>
          <w:sz w:val="24"/>
        </w:rPr>
        <w:t>public</w:t>
      </w:r>
      <w:r w:rsidRPr="00417D81">
        <w:rPr>
          <w:rFonts w:ascii="Consolas" w:hAnsi="Consolas" w:cs="宋体"/>
          <w:b/>
          <w:bCs/>
          <w:color w:val="000000"/>
          <w:kern w:val="0"/>
          <w:sz w:val="24"/>
        </w:rPr>
        <w:t xml:space="preserve"> </w:t>
      </w:r>
      <w:proofErr w:type="gramStart"/>
      <w:r w:rsidRPr="00417D81">
        <w:rPr>
          <w:rFonts w:ascii="Consolas" w:hAnsi="Consolas" w:cs="宋体"/>
          <w:b/>
          <w:bCs/>
          <w:color w:val="267F99"/>
          <w:kern w:val="0"/>
          <w:sz w:val="24"/>
        </w:rPr>
        <w:t>String</w:t>
      </w:r>
      <w:r w:rsidRPr="00417D81">
        <w:rPr>
          <w:rFonts w:ascii="Consolas" w:hAnsi="Consolas" w:cs="宋体"/>
          <w:b/>
          <w:bCs/>
          <w:color w:val="000000"/>
          <w:kern w:val="0"/>
          <w:sz w:val="24"/>
        </w:rPr>
        <w:t>[</w:t>
      </w:r>
      <w:proofErr w:type="gramEnd"/>
      <w:r w:rsidRPr="00417D81">
        <w:rPr>
          <w:rFonts w:ascii="Consolas" w:hAnsi="Consolas" w:cs="宋体"/>
          <w:b/>
          <w:bCs/>
          <w:color w:val="000000"/>
          <w:kern w:val="0"/>
          <w:sz w:val="24"/>
        </w:rPr>
        <w:t xml:space="preserve">] </w:t>
      </w:r>
      <w:proofErr w:type="spellStart"/>
      <w:r w:rsidRPr="00417D81">
        <w:rPr>
          <w:rFonts w:ascii="Consolas" w:hAnsi="Consolas" w:cs="宋体"/>
          <w:b/>
          <w:bCs/>
          <w:color w:val="795E26"/>
          <w:kern w:val="0"/>
          <w:sz w:val="24"/>
        </w:rPr>
        <w:t>getCalendar</w:t>
      </w:r>
      <w:proofErr w:type="spellEnd"/>
      <w:r w:rsidRPr="00D3704A">
        <w:rPr>
          <w:rFonts w:ascii="Consolas" w:hAnsi="Consolas" w:cs="宋体"/>
          <w:b/>
          <w:bCs/>
          <w:color w:val="000000"/>
          <w:kern w:val="0"/>
          <w:sz w:val="24"/>
        </w:rPr>
        <w:t>(){</w:t>
      </w:r>
      <w:r w:rsidRPr="00D3704A">
        <w:rPr>
          <w:rFonts w:ascii="Consolas" w:hAnsi="Consolas" w:cs="宋体" w:hint="eastAsia"/>
          <w:b/>
          <w:bCs/>
          <w:color w:val="000000"/>
          <w:kern w:val="0"/>
          <w:sz w:val="24"/>
        </w:rPr>
        <w:t>}</w:t>
      </w:r>
    </w:p>
    <w:p w:rsidR="002147A7" w:rsidRPr="006E48BB" w:rsidRDefault="00417D81" w:rsidP="00016BCA">
      <w:pPr>
        <w:widowControl/>
        <w:shd w:val="clear" w:color="auto" w:fill="FFFFFF"/>
        <w:jc w:val="left"/>
        <w:rPr>
          <w:rFonts w:ascii="Consolas" w:hAnsi="Consolas" w:cs="宋体"/>
          <w:b/>
          <w:bCs/>
          <w:color w:val="000000"/>
          <w:kern w:val="0"/>
          <w:sz w:val="24"/>
        </w:rPr>
      </w:pPr>
      <w:r w:rsidRPr="00D3704A">
        <w:rPr>
          <w:rFonts w:ascii="Consolas" w:hAnsi="Consolas" w:cs="宋体" w:hint="eastAsia"/>
          <w:b/>
          <w:bCs/>
          <w:color w:val="000000"/>
          <w:kern w:val="0"/>
          <w:sz w:val="24"/>
        </w:rPr>
        <w:t>}</w:t>
      </w:r>
    </w:p>
    <w:p w:rsidR="002147A7" w:rsidRPr="00D3704A" w:rsidRDefault="00453F11">
      <w:pPr>
        <w:spacing w:line="360" w:lineRule="auto"/>
        <w:ind w:firstLineChars="200" w:firstLine="480"/>
        <w:rPr>
          <w:bCs/>
          <w:sz w:val="24"/>
        </w:rPr>
      </w:pPr>
      <w:proofErr w:type="spellStart"/>
      <w:r>
        <w:rPr>
          <w:rFonts w:hint="eastAsia"/>
          <w:bCs/>
          <w:sz w:val="24"/>
        </w:rPr>
        <w:t>NiceLabels</w:t>
      </w:r>
      <w:proofErr w:type="spellEnd"/>
      <w:r>
        <w:rPr>
          <w:rFonts w:hint="eastAsia"/>
          <w:bCs/>
          <w:sz w:val="24"/>
        </w:rPr>
        <w:t>类，包含三个标签，</w:t>
      </w:r>
      <w:r w:rsidR="004B1EF5">
        <w:rPr>
          <w:rFonts w:hint="eastAsia"/>
          <w:bCs/>
          <w:sz w:val="24"/>
        </w:rPr>
        <w:t>用来显示节日、占卜、闹钟。</w:t>
      </w:r>
    </w:p>
    <w:p w:rsidR="00D3704A" w:rsidRPr="00D3704A" w:rsidRDefault="00D3704A" w:rsidP="00016BCA">
      <w:pPr>
        <w:widowControl/>
        <w:shd w:val="clear" w:color="auto" w:fill="FFFFFF"/>
        <w:jc w:val="left"/>
        <w:rPr>
          <w:rFonts w:ascii="Consolas" w:hAnsi="Consolas" w:cs="宋体"/>
          <w:b/>
          <w:bCs/>
          <w:color w:val="000000"/>
          <w:kern w:val="0"/>
          <w:sz w:val="24"/>
        </w:rPr>
      </w:pPr>
      <w:r w:rsidRPr="00D3704A">
        <w:rPr>
          <w:rFonts w:ascii="Consolas" w:hAnsi="Consolas" w:cs="宋体"/>
          <w:b/>
          <w:bCs/>
          <w:color w:val="0000FF"/>
          <w:kern w:val="0"/>
          <w:sz w:val="24"/>
        </w:rPr>
        <w:t>public</w:t>
      </w:r>
      <w:r w:rsidRPr="00D3704A">
        <w:rPr>
          <w:rFonts w:ascii="Consolas" w:hAnsi="Consolas" w:cs="宋体"/>
          <w:b/>
          <w:bCs/>
          <w:color w:val="000000"/>
          <w:kern w:val="0"/>
          <w:sz w:val="24"/>
        </w:rPr>
        <w:t xml:space="preserve"> </w:t>
      </w:r>
      <w:r w:rsidRPr="00D3704A">
        <w:rPr>
          <w:rFonts w:ascii="Consolas" w:hAnsi="Consolas" w:cs="宋体"/>
          <w:b/>
          <w:bCs/>
          <w:color w:val="0000FF"/>
          <w:kern w:val="0"/>
          <w:sz w:val="24"/>
        </w:rPr>
        <w:t>class</w:t>
      </w:r>
      <w:r w:rsidRPr="00D3704A">
        <w:rPr>
          <w:rFonts w:ascii="Consolas" w:hAnsi="Consolas" w:cs="宋体"/>
          <w:b/>
          <w:bCs/>
          <w:color w:val="000000"/>
          <w:kern w:val="0"/>
          <w:sz w:val="24"/>
        </w:rPr>
        <w:t xml:space="preserve"> </w:t>
      </w:r>
      <w:proofErr w:type="spellStart"/>
      <w:r w:rsidRPr="00D3704A">
        <w:rPr>
          <w:rFonts w:ascii="Consolas" w:hAnsi="Consolas" w:cs="宋体"/>
          <w:b/>
          <w:bCs/>
          <w:color w:val="267F99"/>
          <w:kern w:val="0"/>
          <w:sz w:val="24"/>
        </w:rPr>
        <w:t>NiceLabels</w:t>
      </w:r>
      <w:proofErr w:type="spellEnd"/>
      <w:r w:rsidRPr="00D3704A">
        <w:rPr>
          <w:rFonts w:ascii="Consolas" w:hAnsi="Consolas" w:cs="宋体"/>
          <w:b/>
          <w:bCs/>
          <w:color w:val="000000"/>
          <w:kern w:val="0"/>
          <w:sz w:val="24"/>
        </w:rPr>
        <w:t xml:space="preserve"> </w:t>
      </w:r>
      <w:r w:rsidRPr="00D3704A">
        <w:rPr>
          <w:rFonts w:ascii="Consolas" w:hAnsi="Consolas" w:cs="宋体"/>
          <w:b/>
          <w:bCs/>
          <w:color w:val="0000FF"/>
          <w:kern w:val="0"/>
          <w:sz w:val="24"/>
        </w:rPr>
        <w:t>extends</w:t>
      </w:r>
      <w:r w:rsidRPr="00D3704A">
        <w:rPr>
          <w:rFonts w:ascii="Consolas" w:hAnsi="Consolas" w:cs="宋体"/>
          <w:b/>
          <w:bCs/>
          <w:color w:val="000000"/>
          <w:kern w:val="0"/>
          <w:sz w:val="24"/>
        </w:rPr>
        <w:t xml:space="preserve"> </w:t>
      </w:r>
      <w:proofErr w:type="spellStart"/>
      <w:proofErr w:type="gramStart"/>
      <w:r w:rsidRPr="00D3704A">
        <w:rPr>
          <w:rFonts w:ascii="Consolas" w:hAnsi="Consolas" w:cs="宋体"/>
          <w:b/>
          <w:bCs/>
          <w:color w:val="267F99"/>
          <w:kern w:val="0"/>
          <w:sz w:val="24"/>
        </w:rPr>
        <w:t>JPanel</w:t>
      </w:r>
      <w:proofErr w:type="spellEnd"/>
      <w:r w:rsidRPr="00D3704A">
        <w:rPr>
          <w:rFonts w:ascii="Consolas" w:hAnsi="Consolas" w:cs="宋体"/>
          <w:b/>
          <w:bCs/>
          <w:color w:val="000000"/>
          <w:kern w:val="0"/>
          <w:sz w:val="24"/>
        </w:rPr>
        <w:t>{</w:t>
      </w:r>
      <w:proofErr w:type="gramEnd"/>
      <w:r w:rsidRPr="00D3704A">
        <w:rPr>
          <w:rFonts w:ascii="Consolas" w:hAnsi="Consolas" w:cs="宋体"/>
          <w:b/>
          <w:bCs/>
          <w:color w:val="000000"/>
          <w:kern w:val="0"/>
          <w:sz w:val="24"/>
        </w:rPr>
        <w:t xml:space="preserve"> </w:t>
      </w:r>
    </w:p>
    <w:p w:rsidR="00D3704A" w:rsidRPr="00D3704A" w:rsidRDefault="00D3704A" w:rsidP="00016BCA">
      <w:pPr>
        <w:widowControl/>
        <w:shd w:val="clear" w:color="auto" w:fill="FFFFFF"/>
        <w:jc w:val="left"/>
        <w:rPr>
          <w:rFonts w:ascii="Consolas" w:hAnsi="Consolas" w:cs="宋体"/>
          <w:b/>
          <w:bCs/>
          <w:color w:val="000000"/>
          <w:kern w:val="0"/>
          <w:sz w:val="24"/>
        </w:rPr>
      </w:pPr>
      <w:r w:rsidRPr="00D3704A">
        <w:rPr>
          <w:rFonts w:ascii="Consolas" w:hAnsi="Consolas" w:cs="宋体"/>
          <w:b/>
          <w:bCs/>
          <w:color w:val="000000"/>
          <w:kern w:val="0"/>
          <w:sz w:val="24"/>
        </w:rPr>
        <w:t xml:space="preserve">   </w:t>
      </w:r>
      <w:r w:rsidRPr="00D3704A">
        <w:rPr>
          <w:rFonts w:ascii="Consolas" w:hAnsi="Consolas" w:cs="宋体"/>
          <w:b/>
          <w:bCs/>
          <w:color w:val="267F99"/>
          <w:kern w:val="0"/>
          <w:sz w:val="24"/>
        </w:rPr>
        <w:t>Color</w:t>
      </w:r>
      <w:r w:rsidRPr="00D3704A">
        <w:rPr>
          <w:rFonts w:ascii="Consolas" w:hAnsi="Consolas" w:cs="宋体"/>
          <w:b/>
          <w:bCs/>
          <w:color w:val="000000"/>
          <w:kern w:val="0"/>
          <w:sz w:val="24"/>
        </w:rPr>
        <w:t xml:space="preserve"> </w:t>
      </w:r>
      <w:r w:rsidRPr="00D3704A">
        <w:rPr>
          <w:rFonts w:ascii="Consolas" w:hAnsi="Consolas" w:cs="宋体"/>
          <w:b/>
          <w:bCs/>
          <w:color w:val="001080"/>
          <w:kern w:val="0"/>
          <w:sz w:val="24"/>
        </w:rPr>
        <w:t>C</w:t>
      </w:r>
      <w:r w:rsidRPr="00D3704A">
        <w:rPr>
          <w:rFonts w:ascii="Consolas" w:hAnsi="Consolas" w:cs="宋体"/>
          <w:b/>
          <w:bCs/>
          <w:color w:val="000000"/>
          <w:kern w:val="0"/>
          <w:sz w:val="24"/>
        </w:rPr>
        <w:t>;</w:t>
      </w:r>
    </w:p>
    <w:p w:rsidR="00D3704A" w:rsidRPr="00D3704A" w:rsidRDefault="00D3704A" w:rsidP="00016BCA">
      <w:pPr>
        <w:widowControl/>
        <w:shd w:val="clear" w:color="auto" w:fill="FFFFFF"/>
        <w:ind w:firstLine="420"/>
        <w:jc w:val="left"/>
        <w:rPr>
          <w:rFonts w:ascii="Consolas" w:hAnsi="Consolas" w:cs="宋体"/>
          <w:b/>
          <w:bCs/>
          <w:color w:val="000000"/>
          <w:kern w:val="0"/>
          <w:sz w:val="24"/>
        </w:rPr>
      </w:pPr>
      <w:r w:rsidRPr="00D3704A">
        <w:rPr>
          <w:rFonts w:ascii="Consolas" w:hAnsi="Consolas" w:cs="宋体"/>
          <w:b/>
          <w:bCs/>
          <w:color w:val="267F99"/>
          <w:kern w:val="0"/>
          <w:sz w:val="24"/>
        </w:rPr>
        <w:t>Random</w:t>
      </w:r>
      <w:r w:rsidRPr="00D3704A">
        <w:rPr>
          <w:rFonts w:ascii="Consolas" w:hAnsi="Consolas" w:cs="宋体"/>
          <w:b/>
          <w:bCs/>
          <w:color w:val="000000"/>
          <w:kern w:val="0"/>
          <w:sz w:val="24"/>
        </w:rPr>
        <w:t xml:space="preserve"> </w:t>
      </w:r>
      <w:r w:rsidRPr="00D3704A">
        <w:rPr>
          <w:rFonts w:ascii="Consolas" w:hAnsi="Consolas" w:cs="宋体"/>
          <w:b/>
          <w:bCs/>
          <w:color w:val="001080"/>
          <w:kern w:val="0"/>
          <w:sz w:val="24"/>
        </w:rPr>
        <w:t>R</w:t>
      </w:r>
      <w:r w:rsidRPr="00D3704A">
        <w:rPr>
          <w:rFonts w:ascii="Consolas" w:hAnsi="Consolas" w:cs="宋体"/>
          <w:b/>
          <w:bCs/>
          <w:color w:val="000000"/>
          <w:kern w:val="0"/>
          <w:sz w:val="24"/>
        </w:rPr>
        <w:t>;</w:t>
      </w:r>
    </w:p>
    <w:p w:rsidR="00D3704A" w:rsidRPr="00D3704A" w:rsidRDefault="00D3704A" w:rsidP="00016BCA">
      <w:pPr>
        <w:widowControl/>
        <w:shd w:val="clear" w:color="auto" w:fill="FFFFFF"/>
        <w:ind w:firstLine="420"/>
        <w:jc w:val="left"/>
        <w:rPr>
          <w:rFonts w:ascii="Consolas" w:hAnsi="Consolas" w:cs="宋体"/>
          <w:b/>
          <w:bCs/>
          <w:color w:val="000000"/>
          <w:kern w:val="0"/>
          <w:sz w:val="24"/>
        </w:rPr>
      </w:pPr>
      <w:r w:rsidRPr="00D3704A">
        <w:rPr>
          <w:rFonts w:ascii="Consolas" w:hAnsi="Consolas" w:cs="宋体"/>
          <w:b/>
          <w:bCs/>
          <w:color w:val="267F99"/>
          <w:kern w:val="0"/>
          <w:sz w:val="24"/>
        </w:rPr>
        <w:t>String</w:t>
      </w:r>
      <w:r w:rsidRPr="00D3704A">
        <w:rPr>
          <w:rFonts w:ascii="Consolas" w:hAnsi="Consolas" w:cs="宋体"/>
          <w:b/>
          <w:bCs/>
          <w:color w:val="000000"/>
          <w:kern w:val="0"/>
          <w:sz w:val="24"/>
        </w:rPr>
        <w:t xml:space="preserve"> </w:t>
      </w:r>
      <w:proofErr w:type="spellStart"/>
      <w:proofErr w:type="gramStart"/>
      <w:r w:rsidRPr="00D3704A">
        <w:rPr>
          <w:rFonts w:ascii="Consolas" w:hAnsi="Consolas" w:cs="宋体"/>
          <w:b/>
          <w:bCs/>
          <w:color w:val="795E26"/>
          <w:kern w:val="0"/>
          <w:sz w:val="24"/>
        </w:rPr>
        <w:t>getTips</w:t>
      </w:r>
      <w:proofErr w:type="spellEnd"/>
      <w:r w:rsidRPr="00D3704A">
        <w:rPr>
          <w:rFonts w:ascii="Consolas" w:hAnsi="Consolas" w:cs="宋体"/>
          <w:b/>
          <w:bCs/>
          <w:color w:val="000000"/>
          <w:kern w:val="0"/>
          <w:sz w:val="24"/>
        </w:rPr>
        <w:t>(</w:t>
      </w:r>
      <w:proofErr w:type="gramEnd"/>
      <w:r w:rsidRPr="00D3704A">
        <w:rPr>
          <w:rFonts w:ascii="Consolas" w:hAnsi="Consolas" w:cs="宋体"/>
          <w:b/>
          <w:bCs/>
          <w:color w:val="000000"/>
          <w:kern w:val="0"/>
          <w:sz w:val="24"/>
        </w:rPr>
        <w:t>){</w:t>
      </w:r>
      <w:r w:rsidRPr="00D3704A">
        <w:rPr>
          <w:rFonts w:ascii="Consolas" w:hAnsi="Consolas" w:cs="宋体" w:hint="eastAsia"/>
          <w:b/>
          <w:bCs/>
          <w:color w:val="000000"/>
          <w:kern w:val="0"/>
          <w:sz w:val="24"/>
        </w:rPr>
        <w:t>}</w:t>
      </w:r>
    </w:p>
    <w:p w:rsidR="00D3704A" w:rsidRPr="00D3704A" w:rsidRDefault="00D3704A" w:rsidP="00016BCA">
      <w:pPr>
        <w:widowControl/>
        <w:shd w:val="clear" w:color="auto" w:fill="FFFFFF"/>
        <w:ind w:firstLine="420"/>
        <w:jc w:val="left"/>
        <w:rPr>
          <w:rFonts w:ascii="Consolas" w:hAnsi="Consolas" w:cs="宋体"/>
          <w:b/>
          <w:bCs/>
          <w:color w:val="000000"/>
          <w:kern w:val="0"/>
          <w:sz w:val="24"/>
        </w:rPr>
      </w:pPr>
      <w:r w:rsidRPr="00D3704A">
        <w:rPr>
          <w:rFonts w:ascii="Consolas" w:hAnsi="Consolas" w:cs="宋体"/>
          <w:b/>
          <w:bCs/>
          <w:color w:val="267F99"/>
          <w:kern w:val="0"/>
          <w:sz w:val="24"/>
        </w:rPr>
        <w:t>void</w:t>
      </w:r>
      <w:r w:rsidRPr="00D3704A">
        <w:rPr>
          <w:rFonts w:ascii="Consolas" w:hAnsi="Consolas" w:cs="宋体"/>
          <w:b/>
          <w:bCs/>
          <w:color w:val="000000"/>
          <w:kern w:val="0"/>
          <w:sz w:val="24"/>
        </w:rPr>
        <w:t xml:space="preserve"> </w:t>
      </w:r>
      <w:proofErr w:type="spellStart"/>
      <w:proofErr w:type="gramStart"/>
      <w:r w:rsidRPr="00D3704A">
        <w:rPr>
          <w:rFonts w:ascii="Consolas" w:hAnsi="Consolas" w:cs="宋体"/>
          <w:b/>
          <w:bCs/>
          <w:color w:val="795E26"/>
          <w:kern w:val="0"/>
          <w:sz w:val="24"/>
        </w:rPr>
        <w:t>getRemind</w:t>
      </w:r>
      <w:proofErr w:type="spellEnd"/>
      <w:r w:rsidRPr="00D3704A">
        <w:rPr>
          <w:rFonts w:ascii="Consolas" w:hAnsi="Consolas" w:cs="宋体"/>
          <w:b/>
          <w:bCs/>
          <w:color w:val="000000"/>
          <w:kern w:val="0"/>
          <w:sz w:val="24"/>
        </w:rPr>
        <w:t>(</w:t>
      </w:r>
      <w:proofErr w:type="spellStart"/>
      <w:proofErr w:type="gramEnd"/>
      <w:r w:rsidRPr="00D3704A">
        <w:rPr>
          <w:rFonts w:ascii="Consolas" w:hAnsi="Consolas" w:cs="宋体"/>
          <w:b/>
          <w:bCs/>
          <w:color w:val="267F99"/>
          <w:kern w:val="0"/>
          <w:sz w:val="24"/>
        </w:rPr>
        <w:t>int</w:t>
      </w:r>
      <w:proofErr w:type="spellEnd"/>
      <w:r w:rsidRPr="00D3704A">
        <w:rPr>
          <w:rFonts w:ascii="Consolas" w:hAnsi="Consolas" w:cs="宋体"/>
          <w:b/>
          <w:bCs/>
          <w:color w:val="000000"/>
          <w:kern w:val="0"/>
          <w:sz w:val="24"/>
        </w:rPr>
        <w:t xml:space="preserve"> </w:t>
      </w:r>
      <w:proofErr w:type="spellStart"/>
      <w:r w:rsidRPr="00D3704A">
        <w:rPr>
          <w:rFonts w:ascii="Consolas" w:hAnsi="Consolas" w:cs="宋体"/>
          <w:b/>
          <w:bCs/>
          <w:color w:val="001080"/>
          <w:kern w:val="0"/>
          <w:sz w:val="24"/>
        </w:rPr>
        <w:t>num</w:t>
      </w:r>
      <w:proofErr w:type="spellEnd"/>
      <w:r w:rsidRPr="00D3704A">
        <w:rPr>
          <w:rFonts w:ascii="Consolas" w:hAnsi="Consolas" w:cs="宋体"/>
          <w:b/>
          <w:bCs/>
          <w:color w:val="000000"/>
          <w:kern w:val="0"/>
          <w:sz w:val="24"/>
        </w:rPr>
        <w:t>){</w:t>
      </w:r>
      <w:r w:rsidRPr="00D3704A">
        <w:rPr>
          <w:rFonts w:ascii="Consolas" w:hAnsi="Consolas" w:cs="宋体" w:hint="eastAsia"/>
          <w:b/>
          <w:bCs/>
          <w:color w:val="000000"/>
          <w:kern w:val="0"/>
          <w:sz w:val="24"/>
        </w:rPr>
        <w:t>}</w:t>
      </w:r>
    </w:p>
    <w:p w:rsidR="00D3704A" w:rsidRPr="00D3704A" w:rsidRDefault="00D3704A" w:rsidP="00016BCA">
      <w:pPr>
        <w:widowControl/>
        <w:shd w:val="clear" w:color="auto" w:fill="FFFFFF"/>
        <w:jc w:val="left"/>
        <w:rPr>
          <w:rFonts w:ascii="Consolas" w:hAnsi="Consolas" w:cs="宋体"/>
          <w:b/>
          <w:bCs/>
          <w:color w:val="000000"/>
          <w:kern w:val="0"/>
          <w:sz w:val="24"/>
        </w:rPr>
      </w:pPr>
      <w:r w:rsidRPr="00D3704A">
        <w:rPr>
          <w:rFonts w:ascii="Consolas" w:hAnsi="Consolas" w:cs="宋体" w:hint="eastAsia"/>
          <w:b/>
          <w:bCs/>
          <w:color w:val="000000"/>
          <w:kern w:val="0"/>
          <w:sz w:val="24"/>
        </w:rPr>
        <w:t>}</w:t>
      </w:r>
    </w:p>
    <w:p w:rsidR="00D3704A" w:rsidRPr="004B1EF5" w:rsidRDefault="004B1EF5" w:rsidP="00016BCA">
      <w:pPr>
        <w:widowControl/>
        <w:shd w:val="clear" w:color="auto" w:fill="FFFFFF"/>
        <w:spacing w:line="360" w:lineRule="auto"/>
        <w:ind w:firstLine="539"/>
        <w:jc w:val="left"/>
        <w:rPr>
          <w:rFonts w:ascii="宋体" w:hAnsi="宋体" w:cs="宋体"/>
          <w:bCs/>
          <w:color w:val="000000"/>
          <w:kern w:val="0"/>
          <w:sz w:val="24"/>
        </w:rPr>
      </w:pPr>
      <w:proofErr w:type="spellStart"/>
      <w:r>
        <w:rPr>
          <w:rFonts w:ascii="宋体" w:hAnsi="宋体" w:cs="宋体" w:hint="eastAsia"/>
          <w:bCs/>
          <w:color w:val="000000"/>
          <w:kern w:val="0"/>
          <w:sz w:val="24"/>
        </w:rPr>
        <w:t>N</w:t>
      </w:r>
      <w:r w:rsidRPr="004B1EF5">
        <w:rPr>
          <w:rFonts w:ascii="宋体" w:hAnsi="宋体" w:cs="宋体" w:hint="eastAsia"/>
          <w:bCs/>
          <w:color w:val="000000"/>
          <w:kern w:val="0"/>
          <w:sz w:val="24"/>
        </w:rPr>
        <w:t>iceAlarm</w:t>
      </w:r>
      <w:proofErr w:type="spellEnd"/>
      <w:r w:rsidRPr="004B1EF5">
        <w:rPr>
          <w:rFonts w:ascii="宋体" w:hAnsi="宋体" w:cs="宋体" w:hint="eastAsia"/>
          <w:bCs/>
          <w:color w:val="000000"/>
          <w:kern w:val="0"/>
          <w:sz w:val="24"/>
        </w:rPr>
        <w:t>类，继承</w:t>
      </w:r>
      <w:proofErr w:type="spellStart"/>
      <w:r w:rsidRPr="004B1EF5">
        <w:rPr>
          <w:rFonts w:ascii="宋体" w:hAnsi="宋体" w:cs="宋体" w:hint="eastAsia"/>
          <w:bCs/>
          <w:color w:val="000000"/>
          <w:kern w:val="0"/>
          <w:sz w:val="24"/>
        </w:rPr>
        <w:t>JFramen</w:t>
      </w:r>
      <w:proofErr w:type="spellEnd"/>
      <w:r w:rsidRPr="004B1EF5">
        <w:rPr>
          <w:rFonts w:ascii="宋体" w:hAnsi="宋体" w:cs="宋体" w:hint="eastAsia"/>
          <w:bCs/>
          <w:color w:val="000000"/>
          <w:kern w:val="0"/>
          <w:sz w:val="24"/>
        </w:rPr>
        <w:t>类，是一个弹出窗口，接收</w:t>
      </w:r>
      <w:proofErr w:type="spellStart"/>
      <w:r w:rsidRPr="004B1EF5">
        <w:rPr>
          <w:rFonts w:ascii="宋体" w:hAnsi="宋体" w:cs="宋体" w:hint="eastAsia"/>
          <w:bCs/>
          <w:color w:val="000000"/>
          <w:kern w:val="0"/>
          <w:sz w:val="24"/>
        </w:rPr>
        <w:t>TextField</w:t>
      </w:r>
      <w:proofErr w:type="spellEnd"/>
      <w:r w:rsidRPr="004B1EF5">
        <w:rPr>
          <w:rFonts w:ascii="宋体" w:hAnsi="宋体" w:cs="宋体" w:hint="eastAsia"/>
          <w:bCs/>
          <w:color w:val="000000"/>
          <w:kern w:val="0"/>
          <w:sz w:val="24"/>
        </w:rPr>
        <w:t>输入的时间，并调用</w:t>
      </w:r>
      <w:proofErr w:type="spellStart"/>
      <w:r w:rsidRPr="004B1EF5">
        <w:rPr>
          <w:rFonts w:ascii="宋体" w:hAnsi="宋体" w:cs="宋体" w:hint="eastAsia"/>
          <w:bCs/>
          <w:color w:val="000000"/>
          <w:kern w:val="0"/>
          <w:sz w:val="24"/>
        </w:rPr>
        <w:t>NiceTimer</w:t>
      </w:r>
      <w:proofErr w:type="spellEnd"/>
      <w:r w:rsidRPr="004B1EF5">
        <w:rPr>
          <w:rFonts w:ascii="宋体" w:hAnsi="宋体" w:cs="宋体" w:hint="eastAsia"/>
          <w:bCs/>
          <w:color w:val="000000"/>
          <w:kern w:val="0"/>
          <w:sz w:val="24"/>
        </w:rPr>
        <w:t>类计时。</w:t>
      </w:r>
    </w:p>
    <w:p w:rsidR="00D3704A" w:rsidRPr="00D3704A" w:rsidRDefault="00D3704A" w:rsidP="00016BCA">
      <w:pPr>
        <w:widowControl/>
        <w:shd w:val="clear" w:color="auto" w:fill="FFFFFF"/>
        <w:jc w:val="left"/>
        <w:rPr>
          <w:rFonts w:ascii="Consolas" w:hAnsi="Consolas" w:cs="宋体"/>
          <w:b/>
          <w:bCs/>
          <w:color w:val="000000"/>
          <w:kern w:val="0"/>
          <w:sz w:val="24"/>
        </w:rPr>
      </w:pPr>
      <w:r w:rsidRPr="00D3704A">
        <w:rPr>
          <w:rFonts w:ascii="Consolas" w:hAnsi="Consolas" w:cs="宋体"/>
          <w:b/>
          <w:bCs/>
          <w:color w:val="0000FF"/>
          <w:kern w:val="0"/>
          <w:sz w:val="24"/>
        </w:rPr>
        <w:t>public</w:t>
      </w:r>
      <w:r w:rsidRPr="00D3704A">
        <w:rPr>
          <w:rFonts w:ascii="Consolas" w:hAnsi="Consolas" w:cs="宋体"/>
          <w:b/>
          <w:bCs/>
          <w:color w:val="000000"/>
          <w:kern w:val="0"/>
          <w:sz w:val="24"/>
        </w:rPr>
        <w:t xml:space="preserve"> </w:t>
      </w:r>
      <w:r w:rsidRPr="00D3704A">
        <w:rPr>
          <w:rFonts w:ascii="Consolas" w:hAnsi="Consolas" w:cs="宋体"/>
          <w:b/>
          <w:bCs/>
          <w:color w:val="0000FF"/>
          <w:kern w:val="0"/>
          <w:sz w:val="24"/>
        </w:rPr>
        <w:t>class</w:t>
      </w:r>
      <w:r w:rsidRPr="00D3704A">
        <w:rPr>
          <w:rFonts w:ascii="Consolas" w:hAnsi="Consolas" w:cs="宋体"/>
          <w:b/>
          <w:bCs/>
          <w:color w:val="000000"/>
          <w:kern w:val="0"/>
          <w:sz w:val="24"/>
        </w:rPr>
        <w:t xml:space="preserve"> </w:t>
      </w:r>
      <w:proofErr w:type="spellStart"/>
      <w:r w:rsidRPr="00D3704A">
        <w:rPr>
          <w:rFonts w:ascii="Consolas" w:hAnsi="Consolas" w:cs="宋体"/>
          <w:b/>
          <w:bCs/>
          <w:color w:val="267F99"/>
          <w:kern w:val="0"/>
          <w:sz w:val="24"/>
        </w:rPr>
        <w:t>NiceAlarm</w:t>
      </w:r>
      <w:proofErr w:type="spellEnd"/>
      <w:r w:rsidRPr="00D3704A">
        <w:rPr>
          <w:rFonts w:ascii="Consolas" w:hAnsi="Consolas" w:cs="宋体"/>
          <w:b/>
          <w:bCs/>
          <w:color w:val="000000"/>
          <w:kern w:val="0"/>
          <w:sz w:val="24"/>
        </w:rPr>
        <w:t xml:space="preserve"> </w:t>
      </w:r>
      <w:r w:rsidRPr="00D3704A">
        <w:rPr>
          <w:rFonts w:ascii="Consolas" w:hAnsi="Consolas" w:cs="宋体"/>
          <w:b/>
          <w:bCs/>
          <w:color w:val="0000FF"/>
          <w:kern w:val="0"/>
          <w:sz w:val="24"/>
        </w:rPr>
        <w:t>extends</w:t>
      </w:r>
      <w:r w:rsidRPr="00D3704A">
        <w:rPr>
          <w:rFonts w:ascii="Consolas" w:hAnsi="Consolas" w:cs="宋体"/>
          <w:b/>
          <w:bCs/>
          <w:color w:val="000000"/>
          <w:kern w:val="0"/>
          <w:sz w:val="24"/>
        </w:rPr>
        <w:t xml:space="preserve"> </w:t>
      </w:r>
      <w:proofErr w:type="spellStart"/>
      <w:r w:rsidRPr="00D3704A">
        <w:rPr>
          <w:rFonts w:ascii="Consolas" w:hAnsi="Consolas" w:cs="宋体"/>
          <w:b/>
          <w:bCs/>
          <w:color w:val="267F99"/>
          <w:kern w:val="0"/>
          <w:sz w:val="24"/>
        </w:rPr>
        <w:t>JFrame</w:t>
      </w:r>
      <w:proofErr w:type="spellEnd"/>
      <w:r w:rsidRPr="00D3704A">
        <w:rPr>
          <w:rFonts w:ascii="Consolas" w:hAnsi="Consolas" w:cs="宋体"/>
          <w:b/>
          <w:bCs/>
          <w:color w:val="000000"/>
          <w:kern w:val="0"/>
          <w:sz w:val="24"/>
        </w:rPr>
        <w:t xml:space="preserve"> </w:t>
      </w:r>
      <w:r w:rsidRPr="00D3704A">
        <w:rPr>
          <w:rFonts w:ascii="Consolas" w:hAnsi="Consolas" w:cs="宋体"/>
          <w:b/>
          <w:bCs/>
          <w:color w:val="0000FF"/>
          <w:kern w:val="0"/>
          <w:sz w:val="24"/>
        </w:rPr>
        <w:t>implements</w:t>
      </w:r>
      <w:r w:rsidRPr="00D3704A">
        <w:rPr>
          <w:rFonts w:ascii="Consolas" w:hAnsi="Consolas" w:cs="宋体"/>
          <w:b/>
          <w:bCs/>
          <w:color w:val="000000"/>
          <w:kern w:val="0"/>
          <w:sz w:val="24"/>
        </w:rPr>
        <w:t xml:space="preserve"> </w:t>
      </w:r>
      <w:proofErr w:type="spellStart"/>
      <w:proofErr w:type="gramStart"/>
      <w:r w:rsidRPr="00D3704A">
        <w:rPr>
          <w:rFonts w:ascii="Consolas" w:hAnsi="Consolas" w:cs="宋体"/>
          <w:b/>
          <w:bCs/>
          <w:color w:val="267F99"/>
          <w:kern w:val="0"/>
          <w:sz w:val="24"/>
        </w:rPr>
        <w:t>ActionListener</w:t>
      </w:r>
      <w:proofErr w:type="spellEnd"/>
      <w:r w:rsidRPr="00D3704A">
        <w:rPr>
          <w:rFonts w:ascii="Consolas" w:hAnsi="Consolas" w:cs="宋体"/>
          <w:b/>
          <w:bCs/>
          <w:color w:val="000000"/>
          <w:kern w:val="0"/>
          <w:sz w:val="24"/>
        </w:rPr>
        <w:t>{</w:t>
      </w:r>
      <w:proofErr w:type="gramEnd"/>
    </w:p>
    <w:p w:rsidR="00D3704A" w:rsidRPr="00D3704A" w:rsidRDefault="00D3704A" w:rsidP="00016BCA">
      <w:pPr>
        <w:widowControl/>
        <w:shd w:val="clear" w:color="auto" w:fill="FFFFFF"/>
        <w:ind w:firstLine="420"/>
        <w:jc w:val="left"/>
        <w:rPr>
          <w:rFonts w:ascii="Consolas" w:hAnsi="Consolas" w:cs="宋体"/>
          <w:b/>
          <w:bCs/>
          <w:color w:val="000000"/>
          <w:kern w:val="0"/>
          <w:sz w:val="24"/>
        </w:rPr>
      </w:pPr>
      <w:proofErr w:type="spellStart"/>
      <w:r w:rsidRPr="00D3704A">
        <w:rPr>
          <w:rFonts w:ascii="Consolas" w:hAnsi="Consolas" w:cs="宋体"/>
          <w:b/>
          <w:bCs/>
          <w:color w:val="267F99"/>
          <w:kern w:val="0"/>
          <w:sz w:val="24"/>
        </w:rPr>
        <w:t>NiceLabels</w:t>
      </w:r>
      <w:proofErr w:type="spellEnd"/>
      <w:r w:rsidRPr="00D3704A">
        <w:rPr>
          <w:rFonts w:ascii="Consolas" w:hAnsi="Consolas" w:cs="宋体"/>
          <w:b/>
          <w:bCs/>
          <w:color w:val="000000"/>
          <w:kern w:val="0"/>
          <w:sz w:val="24"/>
        </w:rPr>
        <w:t xml:space="preserve"> </w:t>
      </w:r>
      <w:r w:rsidRPr="00D3704A">
        <w:rPr>
          <w:rFonts w:ascii="Consolas" w:hAnsi="Consolas" w:cs="宋体"/>
          <w:b/>
          <w:bCs/>
          <w:color w:val="001080"/>
          <w:kern w:val="0"/>
          <w:sz w:val="24"/>
        </w:rPr>
        <w:t>NL</w:t>
      </w:r>
      <w:r w:rsidRPr="00D3704A">
        <w:rPr>
          <w:rFonts w:ascii="Consolas" w:hAnsi="Consolas" w:cs="宋体"/>
          <w:b/>
          <w:bCs/>
          <w:color w:val="000000"/>
          <w:kern w:val="0"/>
          <w:sz w:val="24"/>
        </w:rPr>
        <w:t>;</w:t>
      </w:r>
    </w:p>
    <w:p w:rsidR="00D3704A" w:rsidRPr="00D3704A" w:rsidRDefault="00D3704A" w:rsidP="00016BCA">
      <w:pPr>
        <w:widowControl/>
        <w:shd w:val="clear" w:color="auto" w:fill="FFFFFF"/>
        <w:jc w:val="left"/>
        <w:rPr>
          <w:rFonts w:ascii="Consolas" w:hAnsi="Consolas" w:cs="宋体"/>
          <w:b/>
          <w:bCs/>
          <w:color w:val="000000"/>
          <w:kern w:val="0"/>
          <w:sz w:val="24"/>
        </w:rPr>
      </w:pPr>
      <w:r w:rsidRPr="00D3704A">
        <w:rPr>
          <w:rFonts w:ascii="Consolas" w:hAnsi="Consolas" w:cs="宋体" w:hint="eastAsia"/>
          <w:b/>
          <w:bCs/>
          <w:color w:val="000000"/>
          <w:kern w:val="0"/>
          <w:sz w:val="24"/>
        </w:rPr>
        <w:t>}</w:t>
      </w:r>
    </w:p>
    <w:p w:rsidR="002147A7" w:rsidRPr="004B1EF5" w:rsidRDefault="004B1EF5">
      <w:pPr>
        <w:spacing w:line="360" w:lineRule="auto"/>
        <w:ind w:firstLineChars="200" w:firstLine="480"/>
        <w:rPr>
          <w:bCs/>
          <w:sz w:val="24"/>
        </w:rPr>
      </w:pPr>
      <w:proofErr w:type="spellStart"/>
      <w:r>
        <w:rPr>
          <w:rFonts w:hint="eastAsia"/>
          <w:bCs/>
          <w:sz w:val="24"/>
        </w:rPr>
        <w:t>NiceTimer</w:t>
      </w:r>
      <w:proofErr w:type="spellEnd"/>
      <w:r>
        <w:rPr>
          <w:rFonts w:hint="eastAsia"/>
          <w:bCs/>
          <w:sz w:val="24"/>
        </w:rPr>
        <w:t>类，接收时间，根据系统当前时间进行倒计时。</w:t>
      </w:r>
    </w:p>
    <w:p w:rsidR="00D3704A" w:rsidRPr="00D3704A" w:rsidRDefault="00D3704A" w:rsidP="00016BCA">
      <w:pPr>
        <w:widowControl/>
        <w:shd w:val="clear" w:color="auto" w:fill="FFFFFF"/>
        <w:jc w:val="left"/>
        <w:rPr>
          <w:rFonts w:ascii="Consolas" w:hAnsi="Consolas" w:cs="宋体"/>
          <w:b/>
          <w:bCs/>
          <w:color w:val="000000"/>
          <w:kern w:val="0"/>
          <w:sz w:val="24"/>
        </w:rPr>
      </w:pPr>
      <w:r w:rsidRPr="00D3704A">
        <w:rPr>
          <w:rFonts w:ascii="Consolas" w:hAnsi="Consolas" w:cs="宋体"/>
          <w:b/>
          <w:bCs/>
          <w:color w:val="0000FF"/>
          <w:kern w:val="0"/>
          <w:sz w:val="24"/>
        </w:rPr>
        <w:t>Public</w:t>
      </w:r>
      <w:r w:rsidRPr="00D3704A">
        <w:rPr>
          <w:rFonts w:ascii="Consolas" w:hAnsi="Consolas" w:cs="宋体"/>
          <w:b/>
          <w:bCs/>
          <w:color w:val="000000"/>
          <w:kern w:val="0"/>
          <w:sz w:val="24"/>
        </w:rPr>
        <w:t xml:space="preserve"> </w:t>
      </w:r>
      <w:r w:rsidRPr="00D3704A">
        <w:rPr>
          <w:rFonts w:ascii="Consolas" w:hAnsi="Consolas" w:cs="宋体"/>
          <w:b/>
          <w:bCs/>
          <w:color w:val="0000FF"/>
          <w:kern w:val="0"/>
          <w:sz w:val="24"/>
        </w:rPr>
        <w:t>class</w:t>
      </w:r>
      <w:r w:rsidR="004B1EF5">
        <w:rPr>
          <w:rFonts w:ascii="Consolas" w:hAnsi="Consolas" w:cs="宋体"/>
          <w:b/>
          <w:bCs/>
          <w:color w:val="0000FF"/>
          <w:kern w:val="0"/>
          <w:sz w:val="24"/>
        </w:rPr>
        <w:t xml:space="preserve"> </w:t>
      </w:r>
      <w:proofErr w:type="spellStart"/>
      <w:proofErr w:type="gramStart"/>
      <w:r w:rsidRPr="00D3704A">
        <w:rPr>
          <w:rFonts w:ascii="Consolas" w:hAnsi="Consolas" w:cs="宋体"/>
          <w:b/>
          <w:bCs/>
          <w:color w:val="267F99"/>
          <w:kern w:val="0"/>
          <w:sz w:val="24"/>
        </w:rPr>
        <w:t>NiceTimer</w:t>
      </w:r>
      <w:proofErr w:type="spellEnd"/>
      <w:r w:rsidRPr="00D3704A">
        <w:rPr>
          <w:rFonts w:ascii="Consolas" w:hAnsi="Consolas" w:cs="宋体"/>
          <w:b/>
          <w:bCs/>
          <w:color w:val="000000"/>
          <w:kern w:val="0"/>
          <w:sz w:val="24"/>
        </w:rPr>
        <w:t>{</w:t>
      </w:r>
      <w:proofErr w:type="gramEnd"/>
    </w:p>
    <w:p w:rsidR="00D3704A" w:rsidRPr="00D3704A" w:rsidRDefault="00D3704A" w:rsidP="00016BCA">
      <w:pPr>
        <w:widowControl/>
        <w:shd w:val="clear" w:color="auto" w:fill="FFFFFF"/>
        <w:jc w:val="left"/>
        <w:rPr>
          <w:rFonts w:ascii="Consolas" w:hAnsi="Consolas" w:cs="宋体"/>
          <w:b/>
          <w:bCs/>
          <w:color w:val="000000"/>
          <w:kern w:val="0"/>
          <w:sz w:val="24"/>
        </w:rPr>
      </w:pPr>
      <w:r w:rsidRPr="00D3704A">
        <w:rPr>
          <w:rFonts w:ascii="Consolas" w:hAnsi="Consolas" w:cs="宋体"/>
          <w:b/>
          <w:bCs/>
          <w:color w:val="000000"/>
          <w:kern w:val="0"/>
          <w:sz w:val="24"/>
        </w:rPr>
        <w:t xml:space="preserve">   </w:t>
      </w:r>
      <w:proofErr w:type="spellStart"/>
      <w:r w:rsidRPr="00D3704A">
        <w:rPr>
          <w:rFonts w:ascii="Consolas" w:hAnsi="Consolas" w:cs="宋体"/>
          <w:b/>
          <w:bCs/>
          <w:color w:val="267F99"/>
          <w:kern w:val="0"/>
          <w:sz w:val="24"/>
        </w:rPr>
        <w:t>NiceLabels</w:t>
      </w:r>
      <w:proofErr w:type="spellEnd"/>
      <w:r w:rsidRPr="00D3704A">
        <w:rPr>
          <w:rFonts w:ascii="Consolas" w:hAnsi="Consolas" w:cs="宋体"/>
          <w:b/>
          <w:bCs/>
          <w:color w:val="000000"/>
          <w:kern w:val="0"/>
          <w:sz w:val="24"/>
        </w:rPr>
        <w:t xml:space="preserve"> </w:t>
      </w:r>
      <w:r w:rsidRPr="00D3704A">
        <w:rPr>
          <w:rFonts w:ascii="Consolas" w:hAnsi="Consolas" w:cs="宋体"/>
          <w:b/>
          <w:bCs/>
          <w:color w:val="001080"/>
          <w:kern w:val="0"/>
          <w:sz w:val="24"/>
        </w:rPr>
        <w:t>NL</w:t>
      </w:r>
      <w:r w:rsidRPr="00D3704A">
        <w:rPr>
          <w:rFonts w:ascii="Consolas" w:hAnsi="Consolas" w:cs="宋体"/>
          <w:b/>
          <w:bCs/>
          <w:color w:val="000000"/>
          <w:kern w:val="0"/>
          <w:sz w:val="24"/>
        </w:rPr>
        <w:t xml:space="preserve">; </w:t>
      </w:r>
    </w:p>
    <w:p w:rsidR="00D3704A" w:rsidRPr="00D3704A" w:rsidRDefault="00D3704A" w:rsidP="00016BCA">
      <w:pPr>
        <w:widowControl/>
        <w:shd w:val="clear" w:color="auto" w:fill="FFFFFF"/>
        <w:jc w:val="left"/>
        <w:rPr>
          <w:rFonts w:ascii="Consolas" w:hAnsi="Consolas" w:cs="宋体"/>
          <w:b/>
          <w:bCs/>
          <w:color w:val="000000"/>
          <w:kern w:val="0"/>
          <w:sz w:val="24"/>
        </w:rPr>
      </w:pPr>
      <w:r w:rsidRPr="00D3704A">
        <w:rPr>
          <w:rFonts w:ascii="Consolas" w:hAnsi="Consolas" w:cs="宋体"/>
          <w:b/>
          <w:bCs/>
          <w:color w:val="000000"/>
          <w:kern w:val="0"/>
          <w:sz w:val="24"/>
        </w:rPr>
        <w:t xml:space="preserve">   </w:t>
      </w:r>
      <w:proofErr w:type="spellStart"/>
      <w:r w:rsidRPr="00D3704A">
        <w:rPr>
          <w:rFonts w:ascii="Consolas" w:hAnsi="Consolas" w:cs="宋体"/>
          <w:b/>
          <w:bCs/>
          <w:color w:val="267F99"/>
          <w:kern w:val="0"/>
          <w:sz w:val="24"/>
        </w:rPr>
        <w:t>int</w:t>
      </w:r>
      <w:proofErr w:type="spellEnd"/>
      <w:r w:rsidRPr="00D3704A">
        <w:rPr>
          <w:rFonts w:ascii="Consolas" w:hAnsi="Consolas" w:cs="宋体"/>
          <w:b/>
          <w:bCs/>
          <w:color w:val="000000"/>
          <w:kern w:val="0"/>
          <w:sz w:val="24"/>
        </w:rPr>
        <w:t xml:space="preserve"> </w:t>
      </w:r>
      <w:proofErr w:type="spellStart"/>
      <w:r w:rsidRPr="00D3704A">
        <w:rPr>
          <w:rFonts w:ascii="Consolas" w:hAnsi="Consolas" w:cs="宋体"/>
          <w:b/>
          <w:bCs/>
          <w:color w:val="001080"/>
          <w:kern w:val="0"/>
          <w:sz w:val="24"/>
        </w:rPr>
        <w:t>goalHour</w:t>
      </w:r>
      <w:proofErr w:type="spellEnd"/>
      <w:r w:rsidRPr="00D3704A">
        <w:rPr>
          <w:rFonts w:ascii="Consolas" w:hAnsi="Consolas" w:cs="宋体"/>
          <w:b/>
          <w:bCs/>
          <w:color w:val="000000"/>
          <w:kern w:val="0"/>
          <w:sz w:val="24"/>
        </w:rPr>
        <w:t>;</w:t>
      </w:r>
    </w:p>
    <w:p w:rsidR="00D3704A" w:rsidRPr="00D3704A" w:rsidRDefault="00D3704A" w:rsidP="00016BCA">
      <w:pPr>
        <w:widowControl/>
        <w:shd w:val="clear" w:color="auto" w:fill="FFFFFF"/>
        <w:jc w:val="left"/>
        <w:rPr>
          <w:rFonts w:ascii="Consolas" w:hAnsi="Consolas" w:cs="宋体"/>
          <w:b/>
          <w:bCs/>
          <w:color w:val="000000"/>
          <w:kern w:val="0"/>
          <w:sz w:val="24"/>
        </w:rPr>
      </w:pPr>
      <w:r w:rsidRPr="00D3704A">
        <w:rPr>
          <w:rFonts w:ascii="Consolas" w:hAnsi="Consolas" w:cs="宋体"/>
          <w:b/>
          <w:bCs/>
          <w:color w:val="000000"/>
          <w:kern w:val="0"/>
          <w:sz w:val="24"/>
        </w:rPr>
        <w:t xml:space="preserve">   </w:t>
      </w:r>
      <w:proofErr w:type="spellStart"/>
      <w:r w:rsidRPr="00D3704A">
        <w:rPr>
          <w:rFonts w:ascii="Consolas" w:hAnsi="Consolas" w:cs="宋体"/>
          <w:b/>
          <w:bCs/>
          <w:color w:val="267F99"/>
          <w:kern w:val="0"/>
          <w:sz w:val="24"/>
        </w:rPr>
        <w:t>int</w:t>
      </w:r>
      <w:proofErr w:type="spellEnd"/>
      <w:r w:rsidRPr="00D3704A">
        <w:rPr>
          <w:rFonts w:ascii="Consolas" w:hAnsi="Consolas" w:cs="宋体"/>
          <w:b/>
          <w:bCs/>
          <w:color w:val="000000"/>
          <w:kern w:val="0"/>
          <w:sz w:val="24"/>
        </w:rPr>
        <w:t xml:space="preserve"> </w:t>
      </w:r>
      <w:proofErr w:type="spellStart"/>
      <w:r w:rsidRPr="00D3704A">
        <w:rPr>
          <w:rFonts w:ascii="Consolas" w:hAnsi="Consolas" w:cs="宋体"/>
          <w:b/>
          <w:bCs/>
          <w:color w:val="001080"/>
          <w:kern w:val="0"/>
          <w:sz w:val="24"/>
        </w:rPr>
        <w:t>goalMinute</w:t>
      </w:r>
      <w:proofErr w:type="spellEnd"/>
      <w:r w:rsidRPr="00D3704A">
        <w:rPr>
          <w:rFonts w:ascii="Consolas" w:hAnsi="Consolas" w:cs="宋体"/>
          <w:b/>
          <w:bCs/>
          <w:color w:val="000000"/>
          <w:kern w:val="0"/>
          <w:sz w:val="24"/>
        </w:rPr>
        <w:t>;</w:t>
      </w:r>
    </w:p>
    <w:p w:rsidR="002147A7" w:rsidRPr="00D3704A" w:rsidRDefault="00D3704A" w:rsidP="00016BCA">
      <w:pPr>
        <w:widowControl/>
        <w:shd w:val="clear" w:color="auto" w:fill="FFFFFF"/>
        <w:ind w:firstLine="420"/>
        <w:jc w:val="left"/>
        <w:rPr>
          <w:rFonts w:ascii="Consolas" w:hAnsi="Consolas" w:cs="宋体"/>
          <w:b/>
          <w:bCs/>
          <w:color w:val="000000"/>
          <w:kern w:val="0"/>
          <w:sz w:val="24"/>
        </w:rPr>
      </w:pPr>
      <w:r w:rsidRPr="00D3704A">
        <w:rPr>
          <w:rFonts w:ascii="Consolas" w:hAnsi="Consolas" w:cs="宋体"/>
          <w:b/>
          <w:bCs/>
          <w:color w:val="0000FF"/>
          <w:kern w:val="0"/>
          <w:sz w:val="24"/>
        </w:rPr>
        <w:t>public</w:t>
      </w:r>
      <w:r w:rsidRPr="00D3704A">
        <w:rPr>
          <w:rFonts w:ascii="Consolas" w:hAnsi="Consolas" w:cs="宋体"/>
          <w:b/>
          <w:bCs/>
          <w:color w:val="000000"/>
          <w:kern w:val="0"/>
          <w:sz w:val="24"/>
        </w:rPr>
        <w:t xml:space="preserve"> </w:t>
      </w:r>
      <w:r w:rsidRPr="00D3704A">
        <w:rPr>
          <w:rFonts w:ascii="Consolas" w:hAnsi="Consolas" w:cs="宋体"/>
          <w:b/>
          <w:bCs/>
          <w:color w:val="267F99"/>
          <w:kern w:val="0"/>
          <w:sz w:val="24"/>
        </w:rPr>
        <w:t>void</w:t>
      </w:r>
      <w:r w:rsidRPr="00D3704A">
        <w:rPr>
          <w:rFonts w:ascii="Consolas" w:hAnsi="Consolas" w:cs="宋体"/>
          <w:b/>
          <w:bCs/>
          <w:color w:val="000000"/>
          <w:kern w:val="0"/>
          <w:sz w:val="24"/>
        </w:rPr>
        <w:t xml:space="preserve"> </w:t>
      </w:r>
      <w:proofErr w:type="gramStart"/>
      <w:r w:rsidRPr="00D3704A">
        <w:rPr>
          <w:rFonts w:ascii="Consolas" w:hAnsi="Consolas" w:cs="宋体"/>
          <w:b/>
          <w:bCs/>
          <w:color w:val="795E26"/>
          <w:kern w:val="0"/>
          <w:sz w:val="24"/>
        </w:rPr>
        <w:t>run</w:t>
      </w:r>
      <w:r w:rsidRPr="00D3704A">
        <w:rPr>
          <w:rFonts w:ascii="Consolas" w:hAnsi="Consolas" w:cs="宋体"/>
          <w:b/>
          <w:bCs/>
          <w:color w:val="000000"/>
          <w:kern w:val="0"/>
          <w:sz w:val="24"/>
        </w:rPr>
        <w:t>(</w:t>
      </w:r>
      <w:proofErr w:type="gramEnd"/>
      <w:r w:rsidRPr="00D3704A">
        <w:rPr>
          <w:rFonts w:ascii="Consolas" w:hAnsi="Consolas" w:cs="宋体"/>
          <w:b/>
          <w:bCs/>
          <w:color w:val="000000"/>
          <w:kern w:val="0"/>
          <w:sz w:val="24"/>
        </w:rPr>
        <w:t>) {</w:t>
      </w:r>
      <w:r w:rsidRPr="00D3704A">
        <w:rPr>
          <w:rFonts w:ascii="Consolas" w:hAnsi="Consolas" w:cs="宋体" w:hint="eastAsia"/>
          <w:b/>
          <w:bCs/>
          <w:color w:val="000000"/>
          <w:kern w:val="0"/>
          <w:sz w:val="24"/>
        </w:rPr>
        <w:t>}</w:t>
      </w:r>
    </w:p>
    <w:p w:rsidR="002147A7" w:rsidRPr="006E48BB" w:rsidRDefault="00D3704A" w:rsidP="00016BCA">
      <w:pPr>
        <w:widowControl/>
        <w:shd w:val="clear" w:color="auto" w:fill="FFFFFF"/>
        <w:jc w:val="left"/>
        <w:rPr>
          <w:rFonts w:ascii="Consolas" w:hAnsi="Consolas" w:cs="宋体"/>
          <w:b/>
          <w:bCs/>
          <w:color w:val="000000"/>
          <w:kern w:val="0"/>
          <w:sz w:val="24"/>
        </w:rPr>
      </w:pPr>
      <w:r w:rsidRPr="00D3704A">
        <w:rPr>
          <w:rFonts w:ascii="Consolas" w:hAnsi="Consolas" w:cs="宋体"/>
          <w:b/>
          <w:bCs/>
          <w:color w:val="000000"/>
          <w:kern w:val="0"/>
          <w:sz w:val="24"/>
        </w:rPr>
        <w:t>}</w:t>
      </w:r>
    </w:p>
    <w:p w:rsidR="00007015" w:rsidRDefault="00E06F94" w:rsidP="006E48BB">
      <w:pPr>
        <w:spacing w:line="360" w:lineRule="auto"/>
        <w:ind w:firstLineChars="200" w:firstLine="480"/>
        <w:rPr>
          <w:bCs/>
          <w:sz w:val="24"/>
        </w:rPr>
      </w:pPr>
      <w:r>
        <w:rPr>
          <w:rFonts w:hint="eastAsia"/>
          <w:bCs/>
          <w:sz w:val="24"/>
        </w:rPr>
        <w:t>根据需求分析，能够得出需要哪些功能、哪些类。定义这些类，构建类之间的组合关系，为之后的详细设计奠定基础。系统中各个类都是一个整体，使用组合的方法，当需要使用某个标签、按钮的时候仅仅去调用即可，降低代码的耦合性。</w:t>
      </w:r>
    </w:p>
    <w:p w:rsidR="004D76BE" w:rsidRDefault="00E06F94" w:rsidP="006E48BB">
      <w:pPr>
        <w:spacing w:line="360" w:lineRule="auto"/>
        <w:ind w:firstLineChars="200" w:firstLine="480"/>
        <w:rPr>
          <w:bCs/>
          <w:sz w:val="24"/>
        </w:rPr>
      </w:pPr>
      <w:r>
        <w:rPr>
          <w:rFonts w:hint="eastAsia"/>
          <w:bCs/>
          <w:sz w:val="24"/>
        </w:rPr>
        <w:t>在使用</w:t>
      </w:r>
      <w:r>
        <w:rPr>
          <w:rFonts w:hint="eastAsia"/>
          <w:bCs/>
          <w:sz w:val="24"/>
        </w:rPr>
        <w:t>Java</w:t>
      </w:r>
      <w:r w:rsidR="00007015">
        <w:rPr>
          <w:rFonts w:hint="eastAsia"/>
          <w:bCs/>
          <w:sz w:val="24"/>
        </w:rPr>
        <w:t>的</w:t>
      </w:r>
      <w:r w:rsidR="00007015">
        <w:rPr>
          <w:rFonts w:hint="eastAsia"/>
          <w:bCs/>
          <w:sz w:val="24"/>
        </w:rPr>
        <w:t>Calendar</w:t>
      </w:r>
      <w:r w:rsidR="00007015">
        <w:rPr>
          <w:rFonts w:hint="eastAsia"/>
          <w:bCs/>
          <w:sz w:val="24"/>
        </w:rPr>
        <w:t>类获取当前日期的时候，需要进行换算。因为国外的星期的第一天是</w:t>
      </w:r>
      <w:r w:rsidR="00007015">
        <w:rPr>
          <w:rFonts w:hint="eastAsia"/>
          <w:bCs/>
          <w:sz w:val="24"/>
        </w:rPr>
        <w:t>Sunday</w:t>
      </w:r>
      <w:r w:rsidR="00007015">
        <w:rPr>
          <w:rFonts w:hint="eastAsia"/>
          <w:bCs/>
          <w:sz w:val="24"/>
        </w:rPr>
        <w:t>，而中国一周的第一天是</w:t>
      </w:r>
      <w:r w:rsidR="00007015">
        <w:rPr>
          <w:rFonts w:hint="eastAsia"/>
          <w:bCs/>
          <w:sz w:val="24"/>
        </w:rPr>
        <w:t>Monday</w:t>
      </w:r>
      <w:r w:rsidR="00007015">
        <w:rPr>
          <w:rFonts w:hint="eastAsia"/>
          <w:bCs/>
          <w:sz w:val="24"/>
        </w:rPr>
        <w:t>，这就是文化差异。为了规避差异，需要将</w:t>
      </w:r>
      <w:proofErr w:type="spellStart"/>
      <w:r w:rsidR="00007015" w:rsidRPr="00007015">
        <w:rPr>
          <w:rFonts w:ascii="Consolas" w:hAnsi="Consolas" w:cs="宋体"/>
          <w:b/>
          <w:bCs/>
          <w:color w:val="001080"/>
          <w:kern w:val="0"/>
          <w:sz w:val="27"/>
          <w:szCs w:val="27"/>
        </w:rPr>
        <w:t>C</w:t>
      </w:r>
      <w:r w:rsidR="00007015">
        <w:rPr>
          <w:rFonts w:ascii="Consolas" w:hAnsi="Consolas" w:cs="宋体"/>
          <w:b/>
          <w:bCs/>
          <w:color w:val="001080"/>
          <w:kern w:val="0"/>
          <w:sz w:val="27"/>
          <w:szCs w:val="27"/>
        </w:rPr>
        <w:t>alendar</w:t>
      </w:r>
      <w:r w:rsidR="00007015" w:rsidRPr="00007015">
        <w:rPr>
          <w:rFonts w:ascii="Consolas" w:hAnsi="Consolas" w:cs="宋体"/>
          <w:b/>
          <w:bCs/>
          <w:color w:val="000000"/>
          <w:kern w:val="0"/>
          <w:sz w:val="27"/>
          <w:szCs w:val="27"/>
        </w:rPr>
        <w:t>.</w:t>
      </w:r>
      <w:r w:rsidR="00007015" w:rsidRPr="00007015">
        <w:rPr>
          <w:rFonts w:ascii="Consolas" w:hAnsi="Consolas" w:cs="宋体"/>
          <w:b/>
          <w:bCs/>
          <w:color w:val="795E26"/>
          <w:kern w:val="0"/>
          <w:sz w:val="27"/>
          <w:szCs w:val="27"/>
        </w:rPr>
        <w:t>get</w:t>
      </w:r>
      <w:proofErr w:type="spellEnd"/>
      <w:r w:rsidR="00007015" w:rsidRPr="00007015">
        <w:rPr>
          <w:rFonts w:ascii="Consolas" w:hAnsi="Consolas" w:cs="宋体"/>
          <w:b/>
          <w:bCs/>
          <w:color w:val="000000"/>
          <w:kern w:val="0"/>
          <w:sz w:val="27"/>
          <w:szCs w:val="27"/>
        </w:rPr>
        <w:t>(</w:t>
      </w:r>
      <w:proofErr w:type="spellStart"/>
      <w:r w:rsidR="00007015" w:rsidRPr="00007015">
        <w:rPr>
          <w:rFonts w:ascii="Consolas" w:hAnsi="Consolas" w:cs="宋体"/>
          <w:b/>
          <w:bCs/>
          <w:color w:val="001080"/>
          <w:kern w:val="0"/>
          <w:sz w:val="27"/>
          <w:szCs w:val="27"/>
        </w:rPr>
        <w:t>Calendar</w:t>
      </w:r>
      <w:r w:rsidR="00007015" w:rsidRPr="00007015">
        <w:rPr>
          <w:rFonts w:ascii="Consolas" w:hAnsi="Consolas" w:cs="宋体"/>
          <w:b/>
          <w:bCs/>
          <w:color w:val="000000"/>
          <w:kern w:val="0"/>
          <w:sz w:val="27"/>
          <w:szCs w:val="27"/>
        </w:rPr>
        <w:t>.</w:t>
      </w:r>
      <w:r w:rsidR="00007015" w:rsidRPr="00007015">
        <w:rPr>
          <w:rFonts w:ascii="Consolas" w:hAnsi="Consolas" w:cs="宋体"/>
          <w:b/>
          <w:bCs/>
          <w:color w:val="001080"/>
          <w:kern w:val="0"/>
          <w:sz w:val="27"/>
          <w:szCs w:val="27"/>
        </w:rPr>
        <w:t>DAY_OF_WEEK</w:t>
      </w:r>
      <w:proofErr w:type="spellEnd"/>
      <w:r w:rsidR="00007015" w:rsidRPr="00007015">
        <w:rPr>
          <w:rFonts w:ascii="Consolas" w:hAnsi="Consolas" w:cs="宋体"/>
          <w:b/>
          <w:bCs/>
          <w:color w:val="000000"/>
          <w:kern w:val="0"/>
          <w:sz w:val="27"/>
          <w:szCs w:val="27"/>
        </w:rPr>
        <w:t>)-</w:t>
      </w:r>
      <w:r w:rsidR="00007015" w:rsidRPr="00007015">
        <w:rPr>
          <w:rFonts w:ascii="Consolas" w:hAnsi="Consolas" w:cs="宋体"/>
          <w:b/>
          <w:bCs/>
          <w:color w:val="09885A"/>
          <w:kern w:val="0"/>
          <w:sz w:val="27"/>
          <w:szCs w:val="27"/>
        </w:rPr>
        <w:t>1</w:t>
      </w:r>
      <w:r w:rsidR="00007015" w:rsidRPr="00007015">
        <w:rPr>
          <w:rFonts w:ascii="Consolas" w:hAnsi="Consolas" w:cs="宋体"/>
          <w:b/>
          <w:bCs/>
          <w:color w:val="000000"/>
          <w:kern w:val="0"/>
          <w:sz w:val="27"/>
          <w:szCs w:val="27"/>
        </w:rPr>
        <w:t>;</w:t>
      </w:r>
      <w:r w:rsidR="00007015">
        <w:rPr>
          <w:rFonts w:hint="eastAsia"/>
          <w:bCs/>
          <w:sz w:val="24"/>
        </w:rPr>
        <w:t>还有时差的问题：</w:t>
      </w:r>
      <w:r w:rsidR="00007015">
        <w:rPr>
          <w:rFonts w:hint="eastAsia"/>
          <w:bCs/>
          <w:sz w:val="24"/>
        </w:rPr>
        <w:lastRenderedPageBreak/>
        <w:t>使用</w:t>
      </w:r>
      <w:proofErr w:type="spellStart"/>
      <w:r w:rsidR="00007015" w:rsidRPr="00007015">
        <w:rPr>
          <w:rFonts w:ascii="Consolas" w:hAnsi="Consolas" w:cs="宋体"/>
          <w:b/>
          <w:bCs/>
          <w:color w:val="001080"/>
          <w:kern w:val="0"/>
          <w:sz w:val="27"/>
          <w:szCs w:val="27"/>
        </w:rPr>
        <w:t>System</w:t>
      </w:r>
      <w:r w:rsidR="00007015" w:rsidRPr="00007015">
        <w:rPr>
          <w:rFonts w:ascii="Consolas" w:hAnsi="Consolas" w:cs="宋体"/>
          <w:b/>
          <w:bCs/>
          <w:color w:val="000000"/>
          <w:kern w:val="0"/>
          <w:sz w:val="27"/>
          <w:szCs w:val="27"/>
        </w:rPr>
        <w:t>.</w:t>
      </w:r>
      <w:r w:rsidR="00007015" w:rsidRPr="00007015">
        <w:rPr>
          <w:rFonts w:ascii="Consolas" w:hAnsi="Consolas" w:cs="宋体"/>
          <w:b/>
          <w:bCs/>
          <w:color w:val="795E26"/>
          <w:kern w:val="0"/>
          <w:sz w:val="27"/>
          <w:szCs w:val="27"/>
        </w:rPr>
        <w:t>currentTimeMillis</w:t>
      </w:r>
      <w:proofErr w:type="spellEnd"/>
      <w:r w:rsidR="00007015" w:rsidRPr="00007015">
        <w:rPr>
          <w:rFonts w:ascii="Consolas" w:hAnsi="Consolas" w:cs="宋体"/>
          <w:b/>
          <w:bCs/>
          <w:color w:val="000000"/>
          <w:kern w:val="0"/>
          <w:sz w:val="27"/>
          <w:szCs w:val="27"/>
        </w:rPr>
        <w:t xml:space="preserve">();  </w:t>
      </w:r>
      <w:r w:rsidR="004D76BE">
        <w:rPr>
          <w:rFonts w:hint="eastAsia"/>
          <w:bCs/>
          <w:sz w:val="24"/>
        </w:rPr>
        <w:t>获取的系统时间解析后得到的时间与我国的时间不一致，这是因为我国所处的时区是东八区，因此需要加上八个时区才可以，这在换算的时候应该考虑到。</w:t>
      </w:r>
    </w:p>
    <w:p w:rsidR="002147A7" w:rsidRDefault="002147A7">
      <w:pPr>
        <w:spacing w:line="360" w:lineRule="auto"/>
        <w:ind w:firstLineChars="200" w:firstLine="480"/>
        <w:rPr>
          <w:bCs/>
          <w:sz w:val="24"/>
        </w:rPr>
      </w:pPr>
    </w:p>
    <w:p w:rsidR="00016BCA" w:rsidRDefault="00016BCA">
      <w:pPr>
        <w:spacing w:line="360" w:lineRule="auto"/>
        <w:ind w:firstLineChars="200" w:firstLine="480"/>
        <w:rPr>
          <w:bCs/>
          <w:sz w:val="24"/>
        </w:rPr>
      </w:pPr>
    </w:p>
    <w:p w:rsidR="00016BCA" w:rsidRDefault="00016BCA">
      <w:pPr>
        <w:spacing w:line="360" w:lineRule="auto"/>
        <w:ind w:firstLineChars="200" w:firstLine="480"/>
        <w:rPr>
          <w:bCs/>
          <w:sz w:val="24"/>
        </w:rPr>
      </w:pPr>
    </w:p>
    <w:p w:rsidR="00016BCA" w:rsidRDefault="00016BCA">
      <w:pPr>
        <w:spacing w:line="360" w:lineRule="auto"/>
        <w:ind w:firstLineChars="200" w:firstLine="480"/>
        <w:rPr>
          <w:bCs/>
          <w:sz w:val="24"/>
        </w:rPr>
      </w:pPr>
    </w:p>
    <w:p w:rsidR="00016BCA" w:rsidRDefault="00016BCA">
      <w:pPr>
        <w:spacing w:line="360" w:lineRule="auto"/>
        <w:ind w:firstLineChars="200" w:firstLine="480"/>
        <w:rPr>
          <w:bCs/>
          <w:sz w:val="24"/>
        </w:rPr>
      </w:pPr>
    </w:p>
    <w:p w:rsidR="00016BCA" w:rsidRDefault="00016BCA">
      <w:pPr>
        <w:spacing w:line="360" w:lineRule="auto"/>
        <w:ind w:firstLineChars="200" w:firstLine="480"/>
        <w:rPr>
          <w:bCs/>
          <w:sz w:val="24"/>
        </w:rPr>
      </w:pPr>
    </w:p>
    <w:p w:rsidR="00EB009B" w:rsidRPr="00580EBD" w:rsidRDefault="00580EBD" w:rsidP="00580EBD">
      <w:pPr>
        <w:pStyle w:val="1"/>
        <w:rPr>
          <w:rFonts w:ascii="黑体" w:eastAsia="黑体" w:hAnsi="黑体"/>
          <w:sz w:val="30"/>
          <w:szCs w:val="30"/>
        </w:rPr>
      </w:pPr>
      <w:bookmarkStart w:id="17" w:name="_Toc11688250"/>
      <w:bookmarkStart w:id="18" w:name="_Toc11763352"/>
      <w:bookmarkStart w:id="19" w:name="_Toc11766697"/>
      <w:r w:rsidRPr="00580EBD">
        <w:rPr>
          <w:rFonts w:ascii="黑体" w:eastAsia="黑体" w:hAnsi="黑体" w:hint="eastAsia"/>
          <w:sz w:val="30"/>
          <w:szCs w:val="30"/>
        </w:rPr>
        <w:t>3</w:t>
      </w:r>
      <w:r w:rsidRPr="00580EBD">
        <w:rPr>
          <w:rFonts w:ascii="黑体" w:eastAsia="黑体" w:hAnsi="黑体"/>
          <w:sz w:val="30"/>
          <w:szCs w:val="30"/>
        </w:rPr>
        <w:t>.</w:t>
      </w:r>
      <w:r w:rsidR="00EB009B" w:rsidRPr="00580EBD">
        <w:rPr>
          <w:rFonts w:ascii="黑体" w:eastAsia="黑体" w:hAnsi="黑体" w:hint="eastAsia"/>
          <w:sz w:val="30"/>
          <w:szCs w:val="30"/>
        </w:rPr>
        <w:t>运行环境</w:t>
      </w:r>
      <w:bookmarkEnd w:id="17"/>
      <w:bookmarkEnd w:id="18"/>
      <w:bookmarkEnd w:id="19"/>
    </w:p>
    <w:p w:rsidR="00EB5BB1" w:rsidRDefault="0009249C" w:rsidP="006E48BB">
      <w:pPr>
        <w:spacing w:line="360" w:lineRule="auto"/>
        <w:jc w:val="left"/>
        <w:rPr>
          <w:rFonts w:ascii="宋体" w:hAnsi="宋体"/>
          <w:sz w:val="24"/>
        </w:rPr>
      </w:pPr>
      <w:r w:rsidRPr="0009249C">
        <w:rPr>
          <w:rFonts w:ascii="宋体" w:hAnsi="宋体"/>
          <w:noProof/>
          <w:sz w:val="24"/>
        </w:rPr>
        <w:drawing>
          <wp:anchor distT="0" distB="0" distL="114300" distR="114300" simplePos="0" relativeHeight="251673600" behindDoc="1" locked="0" layoutInCell="1" allowOverlap="1" wp14:anchorId="45B79A9B" wp14:editId="2FB2F9F0">
            <wp:simplePos x="0" y="0"/>
            <wp:positionH relativeFrom="margin">
              <wp:align>right</wp:align>
            </wp:positionH>
            <wp:positionV relativeFrom="paragraph">
              <wp:posOffset>266032</wp:posOffset>
            </wp:positionV>
            <wp:extent cx="2034486" cy="758223"/>
            <wp:effectExtent l="0" t="0" r="4445" b="381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4486" cy="758223"/>
                    </a:xfrm>
                    <a:prstGeom prst="rect">
                      <a:avLst/>
                    </a:prstGeom>
                  </pic:spPr>
                </pic:pic>
              </a:graphicData>
            </a:graphic>
            <wp14:sizeRelH relativeFrom="margin">
              <wp14:pctWidth>0</wp14:pctWidth>
            </wp14:sizeRelH>
            <wp14:sizeRelV relativeFrom="margin">
              <wp14:pctHeight>0</wp14:pctHeight>
            </wp14:sizeRelV>
          </wp:anchor>
        </w:drawing>
      </w:r>
    </w:p>
    <w:p w:rsidR="00580EBD" w:rsidRPr="004D76BE" w:rsidRDefault="00580EBD" w:rsidP="006E48BB">
      <w:pPr>
        <w:spacing w:line="360" w:lineRule="auto"/>
        <w:jc w:val="left"/>
        <w:rPr>
          <w:rFonts w:ascii="宋体" w:hAnsi="宋体"/>
          <w:sz w:val="24"/>
        </w:rPr>
      </w:pPr>
      <w:r w:rsidRPr="004D76BE">
        <w:rPr>
          <w:rFonts w:ascii="宋体" w:hAnsi="宋体" w:hint="eastAsia"/>
          <w:sz w:val="24"/>
        </w:rPr>
        <w:t>Java</w:t>
      </w:r>
      <w:r w:rsidRPr="004D76BE">
        <w:rPr>
          <w:rFonts w:ascii="宋体" w:hAnsi="宋体"/>
          <w:sz w:val="24"/>
        </w:rPr>
        <w:t xml:space="preserve"> </w:t>
      </w:r>
      <w:r w:rsidRPr="004D76BE">
        <w:rPr>
          <w:rFonts w:ascii="宋体" w:hAnsi="宋体" w:hint="eastAsia"/>
          <w:sz w:val="24"/>
        </w:rPr>
        <w:t>Development</w:t>
      </w:r>
      <w:r w:rsidRPr="004D76BE">
        <w:rPr>
          <w:rFonts w:ascii="宋体" w:hAnsi="宋体"/>
          <w:sz w:val="24"/>
        </w:rPr>
        <w:t xml:space="preserve"> </w:t>
      </w:r>
      <w:r w:rsidRPr="004D76BE">
        <w:rPr>
          <w:rFonts w:ascii="宋体" w:hAnsi="宋体" w:hint="eastAsia"/>
          <w:sz w:val="24"/>
        </w:rPr>
        <w:t>Kit</w:t>
      </w:r>
      <w:r w:rsidRPr="004D76BE">
        <w:rPr>
          <w:rFonts w:ascii="宋体" w:hAnsi="宋体"/>
          <w:sz w:val="24"/>
        </w:rPr>
        <w:t xml:space="preserve"> </w:t>
      </w:r>
      <w:r w:rsidRPr="004D76BE">
        <w:rPr>
          <w:rFonts w:ascii="宋体" w:hAnsi="宋体" w:hint="eastAsia"/>
          <w:sz w:val="24"/>
        </w:rPr>
        <w:t>11</w:t>
      </w:r>
    </w:p>
    <w:p w:rsidR="00580EBD" w:rsidRPr="004D76BE" w:rsidRDefault="00580EBD" w:rsidP="006E48BB">
      <w:pPr>
        <w:spacing w:line="360" w:lineRule="auto"/>
        <w:jc w:val="left"/>
        <w:rPr>
          <w:rFonts w:ascii="宋体" w:hAnsi="宋体"/>
          <w:sz w:val="24"/>
        </w:rPr>
      </w:pPr>
      <w:r w:rsidRPr="004D76BE">
        <w:rPr>
          <w:rFonts w:ascii="宋体" w:hAnsi="宋体" w:hint="eastAsia"/>
          <w:sz w:val="24"/>
        </w:rPr>
        <w:t>Windows</w:t>
      </w:r>
      <w:r w:rsidRPr="004D76BE">
        <w:rPr>
          <w:rFonts w:ascii="宋体" w:hAnsi="宋体"/>
          <w:sz w:val="24"/>
        </w:rPr>
        <w:t xml:space="preserve"> </w:t>
      </w:r>
      <w:r w:rsidRPr="004D76BE">
        <w:rPr>
          <w:rFonts w:ascii="宋体" w:hAnsi="宋体" w:hint="eastAsia"/>
          <w:sz w:val="24"/>
        </w:rPr>
        <w:t>10</w:t>
      </w:r>
    </w:p>
    <w:p w:rsidR="004D76BE" w:rsidRPr="004D76BE" w:rsidRDefault="004D76BE" w:rsidP="006E48BB">
      <w:pPr>
        <w:spacing w:line="360" w:lineRule="auto"/>
        <w:jc w:val="left"/>
        <w:rPr>
          <w:rFonts w:ascii="宋体" w:hAnsi="宋体"/>
          <w:sz w:val="24"/>
        </w:rPr>
      </w:pPr>
      <w:r w:rsidRPr="004D76BE">
        <w:rPr>
          <w:rFonts w:ascii="宋体" w:hAnsi="宋体" w:cs="Arial"/>
          <w:sz w:val="24"/>
          <w:shd w:val="clear" w:color="auto" w:fill="FFFFFF"/>
        </w:rPr>
        <w:t>Intel</w:t>
      </w:r>
      <w:r w:rsidR="00EB5BB1">
        <w:rPr>
          <w:rFonts w:ascii="宋体" w:hAnsi="宋体" w:cs="Arial"/>
          <w:sz w:val="24"/>
          <w:shd w:val="clear" w:color="auto" w:fill="FFFFFF"/>
        </w:rPr>
        <w:t>(R)</w:t>
      </w:r>
      <w:r>
        <w:rPr>
          <w:rFonts w:ascii="宋体" w:hAnsi="宋体" w:cs="Arial"/>
          <w:sz w:val="24"/>
          <w:shd w:val="clear" w:color="auto" w:fill="FFFFFF"/>
        </w:rPr>
        <w:t xml:space="preserve"> </w:t>
      </w:r>
      <w:r>
        <w:rPr>
          <w:rFonts w:ascii="宋体" w:hAnsi="宋体" w:cs="Arial" w:hint="eastAsia"/>
          <w:sz w:val="24"/>
          <w:shd w:val="clear" w:color="auto" w:fill="FFFFFF"/>
        </w:rPr>
        <w:t>Core</w:t>
      </w:r>
      <w:r w:rsidR="000E19EA">
        <w:rPr>
          <w:rFonts w:ascii="宋体" w:hAnsi="宋体" w:cs="Arial" w:hint="eastAsia"/>
          <w:sz w:val="24"/>
          <w:shd w:val="clear" w:color="auto" w:fill="FFFFFF"/>
        </w:rPr>
        <w:t>(</w:t>
      </w:r>
      <w:r w:rsidR="000E19EA">
        <w:rPr>
          <w:rFonts w:ascii="宋体" w:hAnsi="宋体" w:cs="Arial"/>
          <w:sz w:val="24"/>
          <w:shd w:val="clear" w:color="auto" w:fill="FFFFFF"/>
        </w:rPr>
        <w:t>TM)</w:t>
      </w:r>
      <w:r w:rsidRPr="004D76BE">
        <w:rPr>
          <w:rFonts w:ascii="宋体" w:hAnsi="宋体" w:cs="Arial"/>
          <w:sz w:val="24"/>
          <w:shd w:val="clear" w:color="auto" w:fill="FFFFFF"/>
        </w:rPr>
        <w:t>i5</w:t>
      </w:r>
      <w:r w:rsidR="00EB5BB1">
        <w:rPr>
          <w:rFonts w:ascii="宋体" w:hAnsi="宋体" w:cs="Arial"/>
          <w:sz w:val="24"/>
          <w:shd w:val="clear" w:color="auto" w:fill="FFFFFF"/>
        </w:rPr>
        <w:t>-</w:t>
      </w:r>
      <w:r w:rsidRPr="004D76BE">
        <w:rPr>
          <w:rFonts w:ascii="宋体" w:hAnsi="宋体" w:cs="Arial"/>
          <w:sz w:val="24"/>
          <w:shd w:val="clear" w:color="auto" w:fill="FFFFFF"/>
        </w:rPr>
        <w:t>6200U</w:t>
      </w:r>
    </w:p>
    <w:p w:rsidR="004D76BE" w:rsidRPr="004D76BE" w:rsidRDefault="004D76BE" w:rsidP="006E48BB">
      <w:pPr>
        <w:spacing w:line="360" w:lineRule="auto"/>
        <w:jc w:val="left"/>
        <w:rPr>
          <w:rFonts w:ascii="宋体" w:hAnsi="宋体"/>
          <w:sz w:val="24"/>
        </w:rPr>
      </w:pPr>
      <w:r w:rsidRPr="004D76BE">
        <w:rPr>
          <w:rFonts w:ascii="宋体" w:hAnsi="宋体" w:hint="eastAsia"/>
          <w:sz w:val="24"/>
        </w:rPr>
        <w:t>2.5</w:t>
      </w:r>
      <w:r w:rsidR="00EB5BB1">
        <w:rPr>
          <w:rFonts w:ascii="宋体" w:hAnsi="宋体"/>
          <w:sz w:val="24"/>
        </w:rPr>
        <w:t>0</w:t>
      </w:r>
      <w:r w:rsidRPr="004D76BE">
        <w:rPr>
          <w:rFonts w:ascii="宋体" w:hAnsi="宋体" w:hint="eastAsia"/>
          <w:sz w:val="24"/>
        </w:rPr>
        <w:t>GHz</w:t>
      </w:r>
      <w:r w:rsidR="00EB5BB1">
        <w:rPr>
          <w:rFonts w:ascii="宋体" w:hAnsi="宋体"/>
          <w:sz w:val="24"/>
        </w:rPr>
        <w:t xml:space="preserve"> </w:t>
      </w:r>
      <w:r w:rsidR="00EB5BB1">
        <w:rPr>
          <w:rFonts w:ascii="宋体" w:hAnsi="宋体" w:hint="eastAsia"/>
          <w:sz w:val="24"/>
        </w:rPr>
        <w:t>CP</w:t>
      </w:r>
      <w:r w:rsidR="00EB5BB1">
        <w:rPr>
          <w:rFonts w:ascii="宋体" w:hAnsi="宋体"/>
          <w:sz w:val="24"/>
        </w:rPr>
        <w:t>U</w:t>
      </w:r>
      <w:r w:rsidRPr="004D76BE">
        <w:rPr>
          <w:rFonts w:ascii="宋体" w:hAnsi="宋体" w:hint="eastAsia"/>
          <w:sz w:val="24"/>
        </w:rPr>
        <w:t>主频</w:t>
      </w:r>
    </w:p>
    <w:p w:rsidR="004D76BE" w:rsidRPr="004D76BE" w:rsidRDefault="004D76BE" w:rsidP="006E48BB">
      <w:pPr>
        <w:spacing w:line="360" w:lineRule="auto"/>
        <w:jc w:val="left"/>
        <w:rPr>
          <w:rFonts w:ascii="宋体" w:hAnsi="宋体"/>
          <w:sz w:val="24"/>
        </w:rPr>
      </w:pPr>
      <w:r w:rsidRPr="004D76BE">
        <w:rPr>
          <w:rFonts w:ascii="宋体" w:hAnsi="宋体" w:hint="eastAsia"/>
          <w:sz w:val="24"/>
        </w:rPr>
        <w:t>8GB</w:t>
      </w:r>
      <w:r w:rsidR="00EB5BB1">
        <w:rPr>
          <w:rFonts w:ascii="宋体" w:hAnsi="宋体"/>
          <w:sz w:val="24"/>
        </w:rPr>
        <w:t xml:space="preserve"> </w:t>
      </w:r>
      <w:r w:rsidR="00EB5BB1">
        <w:rPr>
          <w:rFonts w:ascii="宋体" w:hAnsi="宋体" w:hint="eastAsia"/>
          <w:sz w:val="24"/>
        </w:rPr>
        <w:t>R</w:t>
      </w:r>
      <w:r w:rsidR="00EB5BB1">
        <w:rPr>
          <w:rFonts w:ascii="宋体" w:hAnsi="宋体"/>
          <w:sz w:val="24"/>
        </w:rPr>
        <w:t>AM</w:t>
      </w:r>
    </w:p>
    <w:p w:rsidR="00580EBD" w:rsidRDefault="004D76BE" w:rsidP="006E48BB">
      <w:pPr>
        <w:spacing w:line="360" w:lineRule="auto"/>
        <w:jc w:val="left"/>
        <w:rPr>
          <w:rFonts w:ascii="宋体" w:hAnsi="宋体"/>
          <w:sz w:val="24"/>
        </w:rPr>
      </w:pPr>
      <w:r w:rsidRPr="004D76BE">
        <w:rPr>
          <w:rFonts w:ascii="宋体" w:hAnsi="宋体" w:hint="eastAsia"/>
          <w:sz w:val="24"/>
        </w:rPr>
        <w:t>256GB</w:t>
      </w:r>
      <w:r>
        <w:rPr>
          <w:rFonts w:ascii="宋体" w:hAnsi="宋体"/>
          <w:sz w:val="24"/>
        </w:rPr>
        <w:t xml:space="preserve"> </w:t>
      </w:r>
      <w:r>
        <w:rPr>
          <w:rFonts w:ascii="宋体" w:hAnsi="宋体" w:hint="eastAsia"/>
          <w:sz w:val="24"/>
        </w:rPr>
        <w:t>SSD</w:t>
      </w:r>
    </w:p>
    <w:p w:rsidR="00016BCA" w:rsidRDefault="00016BCA" w:rsidP="006E48BB">
      <w:pPr>
        <w:spacing w:line="360" w:lineRule="auto"/>
        <w:jc w:val="left"/>
        <w:rPr>
          <w:rFonts w:ascii="宋体" w:hAnsi="宋体"/>
          <w:sz w:val="24"/>
        </w:rPr>
      </w:pPr>
    </w:p>
    <w:p w:rsidR="00016BCA" w:rsidRDefault="00016BCA" w:rsidP="006E48BB">
      <w:pPr>
        <w:spacing w:line="360" w:lineRule="auto"/>
        <w:jc w:val="left"/>
        <w:rPr>
          <w:rFonts w:ascii="宋体" w:hAnsi="宋体"/>
          <w:sz w:val="24"/>
        </w:rPr>
      </w:pPr>
    </w:p>
    <w:p w:rsidR="00016BCA" w:rsidRPr="004D76BE" w:rsidRDefault="00016BCA" w:rsidP="006E48BB">
      <w:pPr>
        <w:spacing w:line="360" w:lineRule="auto"/>
        <w:jc w:val="left"/>
        <w:rPr>
          <w:rFonts w:ascii="宋体" w:hAnsi="宋体"/>
          <w:sz w:val="24"/>
        </w:rPr>
      </w:pPr>
    </w:p>
    <w:p w:rsidR="00EB009B" w:rsidRPr="00580EBD" w:rsidRDefault="0009249C" w:rsidP="00580EBD">
      <w:pPr>
        <w:pStyle w:val="1"/>
        <w:rPr>
          <w:rFonts w:ascii="黑体" w:eastAsia="黑体" w:hAnsi="黑体"/>
          <w:sz w:val="30"/>
          <w:szCs w:val="30"/>
        </w:rPr>
      </w:pPr>
      <w:bookmarkStart w:id="20" w:name="_Toc11688251"/>
      <w:bookmarkStart w:id="21" w:name="_Toc11763353"/>
      <w:bookmarkStart w:id="22" w:name="_Toc11766698"/>
      <w:r w:rsidRPr="0009249C">
        <w:rPr>
          <w:rFonts w:ascii="黑体" w:eastAsia="黑体" w:hAnsi="黑体"/>
          <w:noProof/>
          <w:sz w:val="30"/>
          <w:szCs w:val="30"/>
        </w:rPr>
        <w:drawing>
          <wp:anchor distT="0" distB="0" distL="114300" distR="114300" simplePos="0" relativeHeight="251671552" behindDoc="1" locked="0" layoutInCell="1" allowOverlap="1" wp14:anchorId="320012DE" wp14:editId="47E08C3E">
            <wp:simplePos x="0" y="0"/>
            <wp:positionH relativeFrom="margin">
              <wp:align>right</wp:align>
            </wp:positionH>
            <wp:positionV relativeFrom="paragraph">
              <wp:posOffset>221615</wp:posOffset>
            </wp:positionV>
            <wp:extent cx="1980178" cy="1980178"/>
            <wp:effectExtent l="0" t="0" r="1270" b="127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0178" cy="1980178"/>
                    </a:xfrm>
                    <a:prstGeom prst="rect">
                      <a:avLst/>
                    </a:prstGeom>
                  </pic:spPr>
                </pic:pic>
              </a:graphicData>
            </a:graphic>
            <wp14:sizeRelH relativeFrom="margin">
              <wp14:pctWidth>0</wp14:pctWidth>
            </wp14:sizeRelH>
            <wp14:sizeRelV relativeFrom="margin">
              <wp14:pctHeight>0</wp14:pctHeight>
            </wp14:sizeRelV>
          </wp:anchor>
        </w:drawing>
      </w:r>
      <w:r w:rsidR="00EB009B" w:rsidRPr="00580EBD">
        <w:rPr>
          <w:rFonts w:ascii="黑体" w:eastAsia="黑体" w:hAnsi="黑体" w:hint="eastAsia"/>
          <w:sz w:val="30"/>
          <w:szCs w:val="30"/>
        </w:rPr>
        <w:t>4</w:t>
      </w:r>
      <w:r w:rsidR="00580EBD" w:rsidRPr="00580EBD">
        <w:rPr>
          <w:rFonts w:ascii="黑体" w:eastAsia="黑体" w:hAnsi="黑体"/>
          <w:sz w:val="30"/>
          <w:szCs w:val="30"/>
        </w:rPr>
        <w:t>.</w:t>
      </w:r>
      <w:r w:rsidR="00EB009B" w:rsidRPr="00580EBD">
        <w:rPr>
          <w:rFonts w:ascii="黑体" w:eastAsia="黑体" w:hAnsi="黑体" w:hint="eastAsia"/>
          <w:sz w:val="30"/>
          <w:szCs w:val="30"/>
        </w:rPr>
        <w:t>开发工具和编程语言</w:t>
      </w:r>
      <w:bookmarkEnd w:id="20"/>
      <w:bookmarkEnd w:id="21"/>
      <w:bookmarkEnd w:id="22"/>
    </w:p>
    <w:p w:rsidR="00EB009B" w:rsidRPr="00580EBD" w:rsidRDefault="00580EBD" w:rsidP="00580EBD">
      <w:pPr>
        <w:spacing w:line="360" w:lineRule="auto"/>
        <w:ind w:firstLine="573"/>
        <w:rPr>
          <w:rFonts w:ascii="宋体" w:hAnsi="宋体"/>
          <w:sz w:val="24"/>
        </w:rPr>
      </w:pPr>
      <w:r w:rsidRPr="00580EBD">
        <w:rPr>
          <w:rFonts w:ascii="宋体" w:hAnsi="宋体" w:hint="eastAsia"/>
          <w:sz w:val="24"/>
        </w:rPr>
        <w:t>Visual</w:t>
      </w:r>
      <w:r w:rsidRPr="00580EBD">
        <w:rPr>
          <w:rFonts w:ascii="宋体" w:hAnsi="宋体"/>
          <w:sz w:val="24"/>
        </w:rPr>
        <w:t xml:space="preserve"> Studio Code</w:t>
      </w:r>
    </w:p>
    <w:p w:rsidR="006E48BB" w:rsidRDefault="00580EBD" w:rsidP="006E48BB">
      <w:pPr>
        <w:spacing w:line="360" w:lineRule="auto"/>
        <w:ind w:firstLine="573"/>
        <w:rPr>
          <w:rFonts w:ascii="宋体" w:hAnsi="宋体"/>
          <w:sz w:val="24"/>
        </w:rPr>
      </w:pPr>
      <w:r w:rsidRPr="00580EBD">
        <w:rPr>
          <w:rFonts w:ascii="宋体" w:hAnsi="宋体"/>
          <w:sz w:val="24"/>
        </w:rPr>
        <w:t>Java</w:t>
      </w:r>
    </w:p>
    <w:p w:rsidR="006E48BB" w:rsidRPr="00580EBD" w:rsidRDefault="006E48BB" w:rsidP="006E48BB">
      <w:pPr>
        <w:spacing w:line="360" w:lineRule="auto"/>
        <w:ind w:firstLine="573"/>
        <w:rPr>
          <w:rFonts w:ascii="宋体" w:hAnsi="宋体"/>
          <w:sz w:val="24"/>
        </w:rPr>
      </w:pPr>
    </w:p>
    <w:p w:rsidR="004D76BE" w:rsidRPr="000A1691" w:rsidRDefault="00EB009B" w:rsidP="000A1691">
      <w:pPr>
        <w:pStyle w:val="1"/>
        <w:rPr>
          <w:rFonts w:ascii="黑体" w:eastAsia="黑体" w:hAnsi="黑体"/>
          <w:sz w:val="30"/>
          <w:szCs w:val="30"/>
        </w:rPr>
      </w:pPr>
      <w:bookmarkStart w:id="23" w:name="_Toc11688252"/>
      <w:bookmarkStart w:id="24" w:name="_Toc11763354"/>
      <w:bookmarkStart w:id="25" w:name="_Toc11766699"/>
      <w:r w:rsidRPr="00580EBD">
        <w:rPr>
          <w:rFonts w:ascii="黑体" w:eastAsia="黑体" w:hAnsi="黑体"/>
          <w:sz w:val="30"/>
          <w:szCs w:val="30"/>
        </w:rPr>
        <w:lastRenderedPageBreak/>
        <w:t>5</w:t>
      </w:r>
      <w:r w:rsidR="00580EBD" w:rsidRPr="00580EBD">
        <w:rPr>
          <w:rFonts w:ascii="黑体" w:eastAsia="黑体" w:hAnsi="黑体"/>
          <w:sz w:val="30"/>
          <w:szCs w:val="30"/>
        </w:rPr>
        <w:t>.</w:t>
      </w:r>
      <w:r w:rsidRPr="00580EBD">
        <w:rPr>
          <w:rFonts w:ascii="黑体" w:eastAsia="黑体" w:hAnsi="黑体"/>
          <w:sz w:val="30"/>
          <w:szCs w:val="30"/>
        </w:rPr>
        <w:t>详细设计</w:t>
      </w:r>
      <w:bookmarkEnd w:id="23"/>
      <w:bookmarkEnd w:id="24"/>
      <w:bookmarkEnd w:id="25"/>
    </w:p>
    <w:p w:rsidR="009550E5" w:rsidRPr="009550E5" w:rsidRDefault="009550E5" w:rsidP="009550E5">
      <w:pPr>
        <w:pStyle w:val="af0"/>
        <w:jc w:val="left"/>
        <w:rPr>
          <w:rFonts w:ascii="黑体" w:eastAsia="黑体" w:hAnsi="黑体"/>
          <w:b w:val="0"/>
          <w:color w:val="0000FF"/>
          <w:sz w:val="28"/>
          <w:szCs w:val="28"/>
        </w:rPr>
      </w:pPr>
      <w:bookmarkStart w:id="26" w:name="_Toc11766700"/>
      <w:r>
        <w:rPr>
          <w:noProof/>
        </w:rPr>
        <w:drawing>
          <wp:anchor distT="0" distB="0" distL="114300" distR="114300" simplePos="0" relativeHeight="251648000" behindDoc="1" locked="0" layoutInCell="1" allowOverlap="1" wp14:anchorId="7189709D" wp14:editId="40B232D1">
            <wp:simplePos x="0" y="0"/>
            <wp:positionH relativeFrom="margin">
              <wp:align>center</wp:align>
            </wp:positionH>
            <wp:positionV relativeFrom="paragraph">
              <wp:posOffset>354127</wp:posOffset>
            </wp:positionV>
            <wp:extent cx="4578350" cy="1468120"/>
            <wp:effectExtent l="0" t="0" r="0" b="0"/>
            <wp:wrapNone/>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8350" cy="14681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Ansi="黑体" w:hint="eastAsia"/>
          <w:b w:val="0"/>
          <w:sz w:val="28"/>
          <w:szCs w:val="28"/>
        </w:rPr>
        <w:t>5.1</w:t>
      </w:r>
      <w:r>
        <w:rPr>
          <w:rFonts w:ascii="黑体" w:eastAsia="黑体" w:hAnsi="黑体"/>
          <w:b w:val="0"/>
          <w:sz w:val="28"/>
          <w:szCs w:val="28"/>
        </w:rPr>
        <w:t xml:space="preserve"> </w:t>
      </w:r>
      <w:proofErr w:type="spellStart"/>
      <w:r w:rsidRPr="009550E5">
        <w:rPr>
          <w:rFonts w:ascii="黑体" w:eastAsia="黑体" w:hAnsi="黑体"/>
          <w:b w:val="0"/>
          <w:sz w:val="28"/>
          <w:szCs w:val="28"/>
        </w:rPr>
        <w:t>Nice</w:t>
      </w:r>
      <w:r w:rsidRPr="009550E5">
        <w:rPr>
          <w:rFonts w:ascii="黑体" w:eastAsia="黑体" w:hAnsi="黑体" w:hint="eastAsia"/>
          <w:b w:val="0"/>
          <w:sz w:val="28"/>
          <w:szCs w:val="28"/>
        </w:rPr>
        <w:t>Caelendar</w:t>
      </w:r>
      <w:proofErr w:type="spellEnd"/>
      <w:r w:rsidRPr="009550E5">
        <w:rPr>
          <w:rFonts w:ascii="黑体" w:eastAsia="黑体" w:hAnsi="黑体"/>
          <w:b w:val="0"/>
          <w:sz w:val="28"/>
          <w:szCs w:val="28"/>
        </w:rPr>
        <w:t>类</w:t>
      </w:r>
      <w:bookmarkEnd w:id="26"/>
    </w:p>
    <w:p w:rsidR="004D76BE" w:rsidRDefault="004D76BE">
      <w:pPr>
        <w:spacing w:line="360" w:lineRule="auto"/>
        <w:ind w:firstLineChars="200" w:firstLine="420"/>
        <w:rPr>
          <w:rFonts w:ascii="宋体" w:hAnsi="宋体"/>
          <w:color w:val="0000FF"/>
        </w:rPr>
      </w:pPr>
    </w:p>
    <w:p w:rsidR="004D76BE" w:rsidRDefault="004D76BE">
      <w:pPr>
        <w:spacing w:line="360" w:lineRule="auto"/>
        <w:ind w:firstLineChars="200" w:firstLine="420"/>
        <w:rPr>
          <w:rFonts w:ascii="宋体" w:hAnsi="宋体"/>
          <w:color w:val="0000FF"/>
        </w:rPr>
      </w:pPr>
    </w:p>
    <w:p w:rsidR="004D76BE" w:rsidRDefault="004D76BE">
      <w:pPr>
        <w:spacing w:line="360" w:lineRule="auto"/>
        <w:ind w:firstLineChars="200" w:firstLine="420"/>
        <w:rPr>
          <w:rFonts w:ascii="宋体" w:hAnsi="宋体"/>
          <w:color w:val="0000FF"/>
        </w:rPr>
      </w:pPr>
    </w:p>
    <w:p w:rsidR="004D76BE" w:rsidRDefault="004D76BE" w:rsidP="009550E5">
      <w:pPr>
        <w:spacing w:line="360" w:lineRule="auto"/>
        <w:rPr>
          <w:rFonts w:ascii="宋体" w:hAnsi="宋体"/>
          <w:color w:val="0000FF"/>
        </w:rPr>
      </w:pPr>
    </w:p>
    <w:p w:rsidR="007D541E" w:rsidRPr="00764298" w:rsidRDefault="0012529F" w:rsidP="0012529F">
      <w:pPr>
        <w:spacing w:line="360" w:lineRule="auto"/>
        <w:ind w:firstLineChars="200" w:firstLine="420"/>
        <w:jc w:val="center"/>
        <w:rPr>
          <w:rFonts w:ascii="宋体" w:hAnsi="宋体"/>
          <w:color w:val="000000"/>
        </w:rPr>
      </w:pPr>
      <w:r w:rsidRPr="00764298">
        <w:rPr>
          <w:rFonts w:ascii="宋体" w:hAnsi="宋体" w:hint="eastAsia"/>
          <w:color w:val="000000"/>
        </w:rPr>
        <w:t>图5.1</w:t>
      </w:r>
      <w:r w:rsidRPr="00764298">
        <w:rPr>
          <w:rFonts w:ascii="宋体" w:hAnsi="宋体"/>
          <w:color w:val="000000"/>
        </w:rPr>
        <w:t xml:space="preserve"> </w:t>
      </w:r>
      <w:proofErr w:type="spellStart"/>
      <w:r w:rsidRPr="00764298">
        <w:rPr>
          <w:rFonts w:ascii="宋体" w:hAnsi="宋体" w:hint="eastAsia"/>
          <w:color w:val="000000"/>
        </w:rPr>
        <w:t>NiceClendar</w:t>
      </w:r>
      <w:proofErr w:type="spellEnd"/>
      <w:r w:rsidRPr="00764298">
        <w:rPr>
          <w:rFonts w:ascii="宋体" w:hAnsi="宋体"/>
          <w:color w:val="000000"/>
        </w:rPr>
        <w:t xml:space="preserve"> </w:t>
      </w:r>
      <w:r w:rsidRPr="00764298">
        <w:rPr>
          <w:rFonts w:ascii="宋体" w:hAnsi="宋体" w:hint="eastAsia"/>
          <w:color w:val="000000"/>
        </w:rPr>
        <w:t>UML图</w:t>
      </w:r>
    </w:p>
    <w:p w:rsidR="004D76BE" w:rsidRPr="007D541E" w:rsidRDefault="007D541E" w:rsidP="007D541E">
      <w:pPr>
        <w:spacing w:line="360" w:lineRule="auto"/>
        <w:ind w:firstLineChars="200" w:firstLine="480"/>
        <w:rPr>
          <w:rFonts w:ascii="宋体" w:hAnsi="宋体"/>
          <w:sz w:val="24"/>
        </w:rPr>
      </w:pPr>
      <w:r w:rsidRPr="007D541E">
        <w:rPr>
          <w:rFonts w:ascii="宋体" w:hAnsi="宋体" w:hint="eastAsia"/>
          <w:sz w:val="24"/>
        </w:rPr>
        <w:t>设置窗口属性，提供程序</w:t>
      </w:r>
      <w:r>
        <w:rPr>
          <w:rFonts w:ascii="宋体" w:hAnsi="宋体" w:hint="eastAsia"/>
          <w:sz w:val="24"/>
        </w:rPr>
        <w:t>的</w:t>
      </w:r>
      <w:r w:rsidRPr="007D541E">
        <w:rPr>
          <w:rFonts w:ascii="宋体" w:hAnsi="宋体" w:hint="eastAsia"/>
          <w:sz w:val="24"/>
        </w:rPr>
        <w:t>入口方法</w:t>
      </w:r>
      <w:r w:rsidR="009550E5">
        <w:rPr>
          <w:rFonts w:ascii="宋体" w:hAnsi="宋体" w:hint="eastAsia"/>
          <w:sz w:val="24"/>
        </w:rPr>
        <w:t>。</w:t>
      </w:r>
    </w:p>
    <w:p w:rsidR="004D76BE" w:rsidRPr="004D76BE" w:rsidRDefault="004D76BE" w:rsidP="00016BCA">
      <w:pPr>
        <w:widowControl/>
        <w:shd w:val="clear" w:color="auto" w:fill="FFFFFF"/>
        <w:jc w:val="left"/>
        <w:rPr>
          <w:rFonts w:ascii="Consolas" w:hAnsi="Consolas" w:cs="宋体"/>
          <w:b/>
          <w:bCs/>
          <w:color w:val="000000"/>
          <w:kern w:val="0"/>
          <w:sz w:val="24"/>
        </w:rPr>
      </w:pPr>
      <w:r w:rsidRPr="004D76BE">
        <w:rPr>
          <w:rFonts w:ascii="Consolas" w:hAnsi="Consolas" w:cs="宋体"/>
          <w:b/>
          <w:bCs/>
          <w:color w:val="0000FF"/>
          <w:kern w:val="0"/>
          <w:sz w:val="24"/>
        </w:rPr>
        <w:t>public</w:t>
      </w:r>
      <w:r w:rsidRPr="004D76BE">
        <w:rPr>
          <w:rFonts w:ascii="Consolas" w:hAnsi="Consolas" w:cs="宋体"/>
          <w:b/>
          <w:bCs/>
          <w:color w:val="000000"/>
          <w:kern w:val="0"/>
          <w:sz w:val="24"/>
        </w:rPr>
        <w:t xml:space="preserve"> </w:t>
      </w:r>
      <w:r w:rsidRPr="004D76BE">
        <w:rPr>
          <w:rFonts w:ascii="Consolas" w:hAnsi="Consolas" w:cs="宋体"/>
          <w:b/>
          <w:bCs/>
          <w:color w:val="0000FF"/>
          <w:kern w:val="0"/>
          <w:sz w:val="24"/>
        </w:rPr>
        <w:t>class</w:t>
      </w:r>
      <w:r w:rsidRPr="004D76BE">
        <w:rPr>
          <w:rFonts w:ascii="Consolas" w:hAnsi="Consolas" w:cs="宋体"/>
          <w:b/>
          <w:bCs/>
          <w:color w:val="000000"/>
          <w:kern w:val="0"/>
          <w:sz w:val="24"/>
        </w:rPr>
        <w:t xml:space="preserve"> </w:t>
      </w:r>
      <w:proofErr w:type="spellStart"/>
      <w:proofErr w:type="gramStart"/>
      <w:r w:rsidRPr="004D76BE">
        <w:rPr>
          <w:rFonts w:ascii="Consolas" w:hAnsi="Consolas" w:cs="宋体"/>
          <w:b/>
          <w:bCs/>
          <w:color w:val="267F99"/>
          <w:kern w:val="0"/>
          <w:sz w:val="24"/>
        </w:rPr>
        <w:t>NiceCalendar</w:t>
      </w:r>
      <w:proofErr w:type="spellEnd"/>
      <w:r w:rsidRPr="004D76BE">
        <w:rPr>
          <w:rFonts w:ascii="Consolas" w:hAnsi="Consolas" w:cs="宋体"/>
          <w:b/>
          <w:bCs/>
          <w:color w:val="000000"/>
          <w:kern w:val="0"/>
          <w:sz w:val="24"/>
        </w:rPr>
        <w:t>{</w:t>
      </w:r>
      <w:proofErr w:type="gramEnd"/>
      <w:r w:rsidRPr="004D76BE">
        <w:rPr>
          <w:rFonts w:ascii="Consolas" w:hAnsi="Consolas" w:cs="宋体"/>
          <w:b/>
          <w:bCs/>
          <w:color w:val="000000"/>
          <w:kern w:val="0"/>
          <w:sz w:val="24"/>
        </w:rPr>
        <w:t xml:space="preserve">                                </w:t>
      </w:r>
    </w:p>
    <w:p w:rsidR="004D76BE" w:rsidRPr="004D76BE" w:rsidRDefault="004D76BE" w:rsidP="00016BCA">
      <w:pPr>
        <w:widowControl/>
        <w:shd w:val="clear" w:color="auto" w:fill="FFFFFF"/>
        <w:jc w:val="left"/>
        <w:rPr>
          <w:rFonts w:ascii="Consolas" w:hAnsi="Consolas" w:cs="宋体"/>
          <w:b/>
          <w:bCs/>
          <w:color w:val="000000"/>
          <w:kern w:val="0"/>
          <w:sz w:val="24"/>
        </w:rPr>
      </w:pPr>
      <w:r w:rsidRPr="004D76BE">
        <w:rPr>
          <w:rFonts w:ascii="Consolas" w:hAnsi="Consolas" w:cs="宋体"/>
          <w:b/>
          <w:bCs/>
          <w:color w:val="000000"/>
          <w:kern w:val="0"/>
          <w:sz w:val="24"/>
        </w:rPr>
        <w:t xml:space="preserve">    </w:t>
      </w:r>
      <w:r w:rsidRPr="004D76BE">
        <w:rPr>
          <w:rFonts w:ascii="Consolas" w:hAnsi="Consolas" w:cs="宋体"/>
          <w:b/>
          <w:bCs/>
          <w:color w:val="0000FF"/>
          <w:kern w:val="0"/>
          <w:sz w:val="24"/>
        </w:rPr>
        <w:t>public</w:t>
      </w:r>
      <w:r w:rsidRPr="004D76BE">
        <w:rPr>
          <w:rFonts w:ascii="Consolas" w:hAnsi="Consolas" w:cs="宋体"/>
          <w:b/>
          <w:bCs/>
          <w:color w:val="000000"/>
          <w:kern w:val="0"/>
          <w:sz w:val="24"/>
        </w:rPr>
        <w:t xml:space="preserve"> </w:t>
      </w:r>
      <w:r w:rsidRPr="004D76BE">
        <w:rPr>
          <w:rFonts w:ascii="Consolas" w:hAnsi="Consolas" w:cs="宋体"/>
          <w:b/>
          <w:bCs/>
          <w:color w:val="0000FF"/>
          <w:kern w:val="0"/>
          <w:sz w:val="24"/>
        </w:rPr>
        <w:t>static</w:t>
      </w:r>
      <w:r w:rsidRPr="004D76BE">
        <w:rPr>
          <w:rFonts w:ascii="Consolas" w:hAnsi="Consolas" w:cs="宋体"/>
          <w:b/>
          <w:bCs/>
          <w:color w:val="000000"/>
          <w:kern w:val="0"/>
          <w:sz w:val="24"/>
        </w:rPr>
        <w:t xml:space="preserve"> </w:t>
      </w:r>
      <w:r w:rsidRPr="004D76BE">
        <w:rPr>
          <w:rFonts w:ascii="Consolas" w:hAnsi="Consolas" w:cs="宋体"/>
          <w:b/>
          <w:bCs/>
          <w:color w:val="267F99"/>
          <w:kern w:val="0"/>
          <w:sz w:val="24"/>
        </w:rPr>
        <w:t>void</w:t>
      </w:r>
      <w:r w:rsidRPr="004D76BE">
        <w:rPr>
          <w:rFonts w:ascii="Consolas" w:hAnsi="Consolas" w:cs="宋体"/>
          <w:b/>
          <w:bCs/>
          <w:color w:val="000000"/>
          <w:kern w:val="0"/>
          <w:sz w:val="24"/>
        </w:rPr>
        <w:t xml:space="preserve"> </w:t>
      </w:r>
      <w:r w:rsidRPr="004D76BE">
        <w:rPr>
          <w:rFonts w:ascii="Consolas" w:hAnsi="Consolas" w:cs="宋体"/>
          <w:b/>
          <w:bCs/>
          <w:color w:val="795E26"/>
          <w:kern w:val="0"/>
          <w:sz w:val="24"/>
        </w:rPr>
        <w:t>main</w:t>
      </w:r>
      <w:r w:rsidRPr="004D76BE">
        <w:rPr>
          <w:rFonts w:ascii="Consolas" w:hAnsi="Consolas" w:cs="宋体"/>
          <w:b/>
          <w:bCs/>
          <w:color w:val="000000"/>
          <w:kern w:val="0"/>
          <w:sz w:val="24"/>
        </w:rPr>
        <w:t>(</w:t>
      </w:r>
      <w:r w:rsidRPr="004D76BE">
        <w:rPr>
          <w:rFonts w:ascii="Consolas" w:hAnsi="Consolas" w:cs="宋体"/>
          <w:b/>
          <w:bCs/>
          <w:color w:val="267F99"/>
          <w:kern w:val="0"/>
          <w:sz w:val="24"/>
        </w:rPr>
        <w:t>String</w:t>
      </w:r>
      <w:r w:rsidRPr="004D76BE">
        <w:rPr>
          <w:rFonts w:ascii="Consolas" w:hAnsi="Consolas" w:cs="宋体"/>
          <w:b/>
          <w:bCs/>
          <w:color w:val="000000"/>
          <w:kern w:val="0"/>
          <w:sz w:val="24"/>
        </w:rPr>
        <w:t xml:space="preserve">[] </w:t>
      </w:r>
      <w:proofErr w:type="spellStart"/>
      <w:r w:rsidRPr="004D76BE">
        <w:rPr>
          <w:rFonts w:ascii="Consolas" w:hAnsi="Consolas" w:cs="宋体"/>
          <w:b/>
          <w:bCs/>
          <w:color w:val="001080"/>
          <w:kern w:val="0"/>
          <w:sz w:val="24"/>
        </w:rPr>
        <w:t>args</w:t>
      </w:r>
      <w:proofErr w:type="spellEnd"/>
      <w:r w:rsidRPr="004D76BE">
        <w:rPr>
          <w:rFonts w:ascii="Consolas" w:hAnsi="Consolas" w:cs="宋体"/>
          <w:b/>
          <w:bCs/>
          <w:color w:val="000000"/>
          <w:kern w:val="0"/>
          <w:sz w:val="24"/>
        </w:rPr>
        <w:t>){</w:t>
      </w:r>
      <w:r w:rsidR="007D541E">
        <w:rPr>
          <w:rFonts w:ascii="Consolas" w:hAnsi="Consolas" w:cs="宋体"/>
          <w:b/>
          <w:bCs/>
          <w:color w:val="000000"/>
          <w:kern w:val="0"/>
          <w:sz w:val="24"/>
        </w:rPr>
        <w:t xml:space="preserve"> </w:t>
      </w:r>
      <w:r w:rsidR="007D541E">
        <w:rPr>
          <w:rFonts w:ascii="Consolas" w:hAnsi="Consolas" w:cs="宋体" w:hint="eastAsia"/>
          <w:b/>
          <w:bCs/>
          <w:color w:val="000000"/>
          <w:kern w:val="0"/>
          <w:sz w:val="24"/>
        </w:rPr>
        <w:t>//main</w:t>
      </w:r>
      <w:r w:rsidR="007D541E">
        <w:rPr>
          <w:rFonts w:ascii="Consolas" w:hAnsi="Consolas" w:cs="宋体" w:hint="eastAsia"/>
          <w:b/>
          <w:bCs/>
          <w:color w:val="000000"/>
          <w:kern w:val="0"/>
          <w:sz w:val="24"/>
        </w:rPr>
        <w:t>方法</w:t>
      </w:r>
      <w:r w:rsidR="007D541E">
        <w:rPr>
          <w:rFonts w:ascii="Consolas" w:hAnsi="Consolas" w:cs="宋体" w:hint="eastAsia"/>
          <w:b/>
          <w:bCs/>
          <w:color w:val="000000"/>
          <w:kern w:val="0"/>
          <w:sz w:val="24"/>
        </w:rPr>
        <w:t xml:space="preserve"> //</w:t>
      </w:r>
      <w:r w:rsidR="007D541E">
        <w:rPr>
          <w:rFonts w:ascii="Consolas" w:hAnsi="Consolas" w:cs="宋体" w:hint="eastAsia"/>
          <w:b/>
          <w:bCs/>
          <w:color w:val="000000"/>
          <w:kern w:val="0"/>
          <w:sz w:val="24"/>
        </w:rPr>
        <w:t>程序入口</w:t>
      </w:r>
    </w:p>
    <w:p w:rsidR="004D76BE" w:rsidRPr="004D76BE" w:rsidRDefault="004D76BE" w:rsidP="00016BCA">
      <w:pPr>
        <w:widowControl/>
        <w:shd w:val="clear" w:color="auto" w:fill="FFFFFF"/>
        <w:jc w:val="left"/>
        <w:rPr>
          <w:rFonts w:ascii="Consolas" w:hAnsi="Consolas" w:cs="宋体"/>
          <w:b/>
          <w:bCs/>
          <w:color w:val="000000"/>
          <w:kern w:val="0"/>
          <w:sz w:val="24"/>
        </w:rPr>
      </w:pPr>
      <w:r w:rsidRPr="004D76BE">
        <w:rPr>
          <w:rFonts w:ascii="Consolas" w:hAnsi="Consolas" w:cs="宋体"/>
          <w:b/>
          <w:bCs/>
          <w:color w:val="000000"/>
          <w:kern w:val="0"/>
          <w:sz w:val="24"/>
        </w:rPr>
        <w:t xml:space="preserve">        </w:t>
      </w:r>
      <w:proofErr w:type="spellStart"/>
      <w:r w:rsidRPr="004D76BE">
        <w:rPr>
          <w:rFonts w:ascii="Consolas" w:hAnsi="Consolas" w:cs="宋体"/>
          <w:b/>
          <w:bCs/>
          <w:color w:val="267F99"/>
          <w:kern w:val="0"/>
          <w:sz w:val="24"/>
        </w:rPr>
        <w:t>NiceFrame</w:t>
      </w:r>
      <w:proofErr w:type="spellEnd"/>
      <w:r w:rsidRPr="004D76BE">
        <w:rPr>
          <w:rFonts w:ascii="Consolas" w:hAnsi="Consolas" w:cs="宋体"/>
          <w:b/>
          <w:bCs/>
          <w:color w:val="000000"/>
          <w:kern w:val="0"/>
          <w:sz w:val="24"/>
        </w:rPr>
        <w:t xml:space="preserve"> </w:t>
      </w:r>
      <w:r w:rsidRPr="004D76BE">
        <w:rPr>
          <w:rFonts w:ascii="Consolas" w:hAnsi="Consolas" w:cs="宋体"/>
          <w:b/>
          <w:bCs/>
          <w:color w:val="001080"/>
          <w:kern w:val="0"/>
          <w:sz w:val="24"/>
        </w:rPr>
        <w:t>NF</w:t>
      </w:r>
      <w:r w:rsidRPr="004D76BE">
        <w:rPr>
          <w:rFonts w:ascii="Consolas" w:hAnsi="Consolas" w:cs="宋体"/>
          <w:b/>
          <w:bCs/>
          <w:color w:val="000000"/>
          <w:kern w:val="0"/>
          <w:sz w:val="24"/>
        </w:rPr>
        <w:t xml:space="preserve"> = </w:t>
      </w:r>
      <w:r w:rsidRPr="004D76BE">
        <w:rPr>
          <w:rFonts w:ascii="Consolas" w:hAnsi="Consolas" w:cs="宋体"/>
          <w:b/>
          <w:bCs/>
          <w:color w:val="AF00DB"/>
          <w:kern w:val="0"/>
          <w:sz w:val="24"/>
        </w:rPr>
        <w:t>new</w:t>
      </w:r>
      <w:r w:rsidRPr="004D76BE">
        <w:rPr>
          <w:rFonts w:ascii="Consolas" w:hAnsi="Consolas" w:cs="宋体"/>
          <w:b/>
          <w:bCs/>
          <w:color w:val="000000"/>
          <w:kern w:val="0"/>
          <w:sz w:val="24"/>
        </w:rPr>
        <w:t xml:space="preserve"> </w:t>
      </w:r>
      <w:proofErr w:type="spellStart"/>
      <w:r w:rsidRPr="004D76BE">
        <w:rPr>
          <w:rFonts w:ascii="Consolas" w:hAnsi="Consolas" w:cs="宋体"/>
          <w:b/>
          <w:bCs/>
          <w:color w:val="795E26"/>
          <w:kern w:val="0"/>
          <w:sz w:val="24"/>
        </w:rPr>
        <w:t>NiceFrame</w:t>
      </w:r>
      <w:proofErr w:type="spellEnd"/>
      <w:r w:rsidRPr="004D76BE">
        <w:rPr>
          <w:rFonts w:ascii="Consolas" w:hAnsi="Consolas" w:cs="宋体"/>
          <w:b/>
          <w:bCs/>
          <w:color w:val="000000"/>
          <w:kern w:val="0"/>
          <w:sz w:val="24"/>
        </w:rPr>
        <w:t xml:space="preserve">();       </w:t>
      </w:r>
      <w:r w:rsidRPr="004D76BE">
        <w:rPr>
          <w:rFonts w:ascii="Consolas" w:hAnsi="Consolas" w:cs="宋体"/>
          <w:b/>
          <w:bCs/>
          <w:color w:val="008000"/>
          <w:kern w:val="0"/>
          <w:sz w:val="24"/>
        </w:rPr>
        <w:t>//Window</w:t>
      </w:r>
      <w:r w:rsidR="007D541E">
        <w:rPr>
          <w:rFonts w:ascii="Consolas" w:hAnsi="Consolas" w:cs="宋体" w:hint="eastAsia"/>
          <w:b/>
          <w:bCs/>
          <w:color w:val="008000"/>
          <w:kern w:val="0"/>
          <w:sz w:val="24"/>
        </w:rPr>
        <w:t>//</w:t>
      </w:r>
      <w:r w:rsidR="007D541E">
        <w:rPr>
          <w:rFonts w:ascii="Consolas" w:hAnsi="Consolas" w:cs="宋体" w:hint="eastAsia"/>
          <w:b/>
          <w:bCs/>
          <w:color w:val="008000"/>
          <w:kern w:val="0"/>
          <w:sz w:val="24"/>
        </w:rPr>
        <w:t>组合</w:t>
      </w:r>
    </w:p>
    <w:p w:rsidR="004D76BE" w:rsidRPr="004D76BE" w:rsidRDefault="004D76BE" w:rsidP="00016BCA">
      <w:pPr>
        <w:widowControl/>
        <w:shd w:val="clear" w:color="auto" w:fill="FFFFFF"/>
        <w:jc w:val="left"/>
        <w:rPr>
          <w:rFonts w:ascii="Consolas" w:hAnsi="Consolas" w:cs="宋体"/>
          <w:b/>
          <w:bCs/>
          <w:color w:val="000000"/>
          <w:kern w:val="0"/>
          <w:sz w:val="24"/>
        </w:rPr>
      </w:pPr>
      <w:r w:rsidRPr="004D76BE">
        <w:rPr>
          <w:rFonts w:ascii="Consolas" w:hAnsi="Consolas" w:cs="宋体"/>
          <w:b/>
          <w:bCs/>
          <w:color w:val="000000"/>
          <w:kern w:val="0"/>
          <w:sz w:val="24"/>
        </w:rPr>
        <w:t xml:space="preserve">        </w:t>
      </w:r>
      <w:proofErr w:type="spellStart"/>
      <w:r w:rsidRPr="004D76BE">
        <w:rPr>
          <w:rFonts w:ascii="Consolas" w:hAnsi="Consolas" w:cs="宋体"/>
          <w:b/>
          <w:bCs/>
          <w:color w:val="001080"/>
          <w:kern w:val="0"/>
          <w:sz w:val="24"/>
        </w:rPr>
        <w:t>NF</w:t>
      </w:r>
      <w:r w:rsidRPr="004D76BE">
        <w:rPr>
          <w:rFonts w:ascii="Consolas" w:hAnsi="Consolas" w:cs="宋体"/>
          <w:b/>
          <w:bCs/>
          <w:color w:val="000000"/>
          <w:kern w:val="0"/>
          <w:sz w:val="24"/>
        </w:rPr>
        <w:t>.</w:t>
      </w:r>
      <w:r w:rsidRPr="004D76BE">
        <w:rPr>
          <w:rFonts w:ascii="Consolas" w:hAnsi="Consolas" w:cs="宋体"/>
          <w:b/>
          <w:bCs/>
          <w:color w:val="795E26"/>
          <w:kern w:val="0"/>
          <w:sz w:val="24"/>
        </w:rPr>
        <w:t>setBounds</w:t>
      </w:r>
      <w:proofErr w:type="spellEnd"/>
      <w:r w:rsidRPr="004D76BE">
        <w:rPr>
          <w:rFonts w:ascii="Consolas" w:hAnsi="Consolas" w:cs="宋体"/>
          <w:b/>
          <w:bCs/>
          <w:color w:val="000000"/>
          <w:kern w:val="0"/>
          <w:sz w:val="24"/>
        </w:rPr>
        <w:t>(</w:t>
      </w:r>
      <w:r w:rsidRPr="004D76BE">
        <w:rPr>
          <w:rFonts w:ascii="Consolas" w:hAnsi="Consolas" w:cs="宋体"/>
          <w:b/>
          <w:bCs/>
          <w:color w:val="09885A"/>
          <w:kern w:val="0"/>
          <w:sz w:val="24"/>
        </w:rPr>
        <w:t>200</w:t>
      </w:r>
      <w:r w:rsidRPr="004D76BE">
        <w:rPr>
          <w:rFonts w:ascii="Consolas" w:hAnsi="Consolas" w:cs="宋体"/>
          <w:b/>
          <w:bCs/>
          <w:color w:val="000000"/>
          <w:kern w:val="0"/>
          <w:sz w:val="24"/>
        </w:rPr>
        <w:t>,</w:t>
      </w:r>
      <w:r w:rsidRPr="004D76BE">
        <w:rPr>
          <w:rFonts w:ascii="Consolas" w:hAnsi="Consolas" w:cs="宋体"/>
          <w:b/>
          <w:bCs/>
          <w:color w:val="09885A"/>
          <w:kern w:val="0"/>
          <w:sz w:val="24"/>
        </w:rPr>
        <w:t>200</w:t>
      </w:r>
      <w:r w:rsidRPr="004D76BE">
        <w:rPr>
          <w:rFonts w:ascii="Consolas" w:hAnsi="Consolas" w:cs="宋体"/>
          <w:b/>
          <w:bCs/>
          <w:color w:val="000000"/>
          <w:kern w:val="0"/>
          <w:sz w:val="24"/>
        </w:rPr>
        <w:t>,</w:t>
      </w:r>
      <w:r w:rsidRPr="004D76BE">
        <w:rPr>
          <w:rFonts w:ascii="Consolas" w:hAnsi="Consolas" w:cs="宋体"/>
          <w:b/>
          <w:bCs/>
          <w:color w:val="09885A"/>
          <w:kern w:val="0"/>
          <w:sz w:val="24"/>
        </w:rPr>
        <w:t>1200</w:t>
      </w:r>
      <w:r w:rsidRPr="004D76BE">
        <w:rPr>
          <w:rFonts w:ascii="Consolas" w:hAnsi="Consolas" w:cs="宋体"/>
          <w:b/>
          <w:bCs/>
          <w:color w:val="000000"/>
          <w:kern w:val="0"/>
          <w:sz w:val="24"/>
        </w:rPr>
        <w:t>,</w:t>
      </w:r>
      <w:r w:rsidRPr="004D76BE">
        <w:rPr>
          <w:rFonts w:ascii="Consolas" w:hAnsi="Consolas" w:cs="宋体"/>
          <w:b/>
          <w:bCs/>
          <w:color w:val="09885A"/>
          <w:kern w:val="0"/>
          <w:sz w:val="24"/>
        </w:rPr>
        <w:t>600</w:t>
      </w:r>
      <w:r w:rsidR="007D541E">
        <w:rPr>
          <w:rFonts w:ascii="Consolas" w:hAnsi="Consolas" w:cs="宋体"/>
          <w:b/>
          <w:bCs/>
          <w:color w:val="000000"/>
          <w:kern w:val="0"/>
          <w:sz w:val="24"/>
        </w:rPr>
        <w:t xml:space="preserve">);    </w:t>
      </w:r>
      <w:r w:rsidR="007D541E">
        <w:rPr>
          <w:rFonts w:ascii="Consolas" w:hAnsi="Consolas" w:cs="宋体" w:hint="eastAsia"/>
          <w:b/>
          <w:bCs/>
          <w:color w:val="000000"/>
          <w:kern w:val="0"/>
          <w:sz w:val="24"/>
        </w:rPr>
        <w:t>//</w:t>
      </w:r>
      <w:r w:rsidR="007D541E">
        <w:rPr>
          <w:rFonts w:ascii="Consolas" w:hAnsi="Consolas" w:cs="宋体" w:hint="eastAsia"/>
          <w:b/>
          <w:bCs/>
          <w:color w:val="000000"/>
          <w:kern w:val="0"/>
          <w:sz w:val="24"/>
        </w:rPr>
        <w:t>设置窗口大小</w:t>
      </w:r>
      <w:r w:rsidRPr="004D76BE">
        <w:rPr>
          <w:rFonts w:ascii="Consolas" w:hAnsi="Consolas" w:cs="宋体"/>
          <w:b/>
          <w:bCs/>
          <w:color w:val="000000"/>
          <w:kern w:val="0"/>
          <w:sz w:val="24"/>
        </w:rPr>
        <w:t xml:space="preserve"> </w:t>
      </w:r>
      <w:r w:rsidRPr="004D76BE">
        <w:rPr>
          <w:rFonts w:ascii="Consolas" w:hAnsi="Consolas" w:cs="宋体"/>
          <w:b/>
          <w:bCs/>
          <w:color w:val="008000"/>
          <w:kern w:val="0"/>
          <w:sz w:val="24"/>
        </w:rPr>
        <w:t>//1200X600</w:t>
      </w:r>
    </w:p>
    <w:p w:rsidR="004D76BE" w:rsidRPr="004D76BE" w:rsidRDefault="004D76BE" w:rsidP="00016BCA">
      <w:pPr>
        <w:widowControl/>
        <w:shd w:val="clear" w:color="auto" w:fill="FFFFFF"/>
        <w:jc w:val="left"/>
        <w:rPr>
          <w:rFonts w:ascii="Consolas" w:hAnsi="Consolas" w:cs="宋体"/>
          <w:b/>
          <w:bCs/>
          <w:color w:val="000000"/>
          <w:kern w:val="0"/>
          <w:sz w:val="24"/>
        </w:rPr>
      </w:pPr>
      <w:r w:rsidRPr="004D76BE">
        <w:rPr>
          <w:rFonts w:ascii="Consolas" w:hAnsi="Consolas" w:cs="宋体"/>
          <w:b/>
          <w:bCs/>
          <w:color w:val="000000"/>
          <w:kern w:val="0"/>
          <w:sz w:val="24"/>
        </w:rPr>
        <w:t xml:space="preserve">        </w:t>
      </w:r>
      <w:r w:rsidRPr="004D76BE">
        <w:rPr>
          <w:rFonts w:ascii="Consolas" w:hAnsi="Consolas" w:cs="宋体"/>
          <w:b/>
          <w:bCs/>
          <w:color w:val="267F99"/>
          <w:kern w:val="0"/>
          <w:sz w:val="24"/>
        </w:rPr>
        <w:t>Image</w:t>
      </w:r>
      <w:r w:rsidRPr="004D76BE">
        <w:rPr>
          <w:rFonts w:ascii="Consolas" w:hAnsi="Consolas" w:cs="宋体"/>
          <w:b/>
          <w:bCs/>
          <w:color w:val="000000"/>
          <w:kern w:val="0"/>
          <w:sz w:val="24"/>
        </w:rPr>
        <w:t xml:space="preserve"> </w:t>
      </w:r>
      <w:proofErr w:type="spellStart"/>
      <w:r w:rsidRPr="004D76BE">
        <w:rPr>
          <w:rFonts w:ascii="Consolas" w:hAnsi="Consolas" w:cs="宋体"/>
          <w:b/>
          <w:bCs/>
          <w:color w:val="001080"/>
          <w:kern w:val="0"/>
          <w:sz w:val="24"/>
        </w:rPr>
        <w:t>image</w:t>
      </w:r>
      <w:proofErr w:type="spellEnd"/>
      <w:r w:rsidRPr="004D76BE">
        <w:rPr>
          <w:rFonts w:ascii="Consolas" w:hAnsi="Consolas" w:cs="宋体"/>
          <w:b/>
          <w:bCs/>
          <w:color w:val="000000"/>
          <w:kern w:val="0"/>
          <w:sz w:val="24"/>
        </w:rPr>
        <w:t xml:space="preserve"> = </w:t>
      </w:r>
      <w:r w:rsidR="007D541E">
        <w:rPr>
          <w:rFonts w:ascii="Consolas" w:hAnsi="Consolas" w:cs="宋体"/>
          <w:b/>
          <w:bCs/>
          <w:color w:val="000000"/>
          <w:kern w:val="0"/>
          <w:sz w:val="24"/>
        </w:rPr>
        <w:tab/>
      </w:r>
      <w:r w:rsidR="007D541E">
        <w:rPr>
          <w:rFonts w:ascii="Consolas" w:hAnsi="Consolas" w:cs="宋体"/>
          <w:b/>
          <w:bCs/>
          <w:color w:val="000000"/>
          <w:kern w:val="0"/>
          <w:sz w:val="24"/>
        </w:rPr>
        <w:tab/>
      </w:r>
      <w:r w:rsidR="007D541E">
        <w:rPr>
          <w:rFonts w:ascii="Consolas" w:hAnsi="Consolas" w:cs="宋体"/>
          <w:b/>
          <w:bCs/>
          <w:color w:val="000000"/>
          <w:kern w:val="0"/>
          <w:sz w:val="24"/>
        </w:rPr>
        <w:tab/>
      </w:r>
      <w:r w:rsidR="007D541E">
        <w:rPr>
          <w:rFonts w:ascii="Consolas" w:hAnsi="Consolas" w:cs="宋体"/>
          <w:b/>
          <w:bCs/>
          <w:color w:val="000000"/>
          <w:kern w:val="0"/>
          <w:sz w:val="24"/>
        </w:rPr>
        <w:tab/>
      </w:r>
      <w:r w:rsidR="007D541E">
        <w:rPr>
          <w:rFonts w:ascii="Consolas" w:hAnsi="Consolas" w:cs="宋体"/>
          <w:b/>
          <w:bCs/>
          <w:color w:val="000000"/>
          <w:kern w:val="0"/>
          <w:sz w:val="24"/>
        </w:rPr>
        <w:tab/>
      </w:r>
      <w:r w:rsidR="007D541E">
        <w:rPr>
          <w:rFonts w:ascii="Consolas" w:hAnsi="Consolas" w:cs="宋体"/>
          <w:b/>
          <w:bCs/>
          <w:color w:val="008000"/>
          <w:kern w:val="0"/>
          <w:sz w:val="24"/>
        </w:rPr>
        <w:t>//</w:t>
      </w:r>
      <w:r w:rsidR="007D541E" w:rsidRPr="004D76BE">
        <w:rPr>
          <w:rFonts w:ascii="Consolas" w:hAnsi="Consolas" w:cs="宋体"/>
          <w:b/>
          <w:bCs/>
          <w:color w:val="008000"/>
          <w:kern w:val="0"/>
          <w:sz w:val="24"/>
        </w:rPr>
        <w:t xml:space="preserve"> </w:t>
      </w:r>
      <w:r w:rsidR="007D541E">
        <w:rPr>
          <w:rFonts w:ascii="Consolas" w:hAnsi="Consolas" w:cs="宋体" w:hint="eastAsia"/>
          <w:b/>
          <w:bCs/>
          <w:color w:val="008000"/>
          <w:kern w:val="0"/>
          <w:sz w:val="24"/>
        </w:rPr>
        <w:t>将图片转换为</w:t>
      </w:r>
      <w:r w:rsidR="007D541E">
        <w:rPr>
          <w:rFonts w:ascii="Consolas" w:hAnsi="Consolas" w:cs="宋体" w:hint="eastAsia"/>
          <w:b/>
          <w:bCs/>
          <w:color w:val="008000"/>
          <w:kern w:val="0"/>
          <w:sz w:val="24"/>
        </w:rPr>
        <w:t>Image</w:t>
      </w:r>
      <w:r w:rsidR="007D541E">
        <w:rPr>
          <w:rFonts w:ascii="Consolas" w:hAnsi="Consolas" w:cs="宋体" w:hint="eastAsia"/>
          <w:b/>
          <w:bCs/>
          <w:color w:val="008000"/>
          <w:kern w:val="0"/>
          <w:sz w:val="24"/>
        </w:rPr>
        <w:t>对象</w:t>
      </w:r>
      <w:r w:rsidR="007D541E" w:rsidRPr="004D76BE">
        <w:rPr>
          <w:rFonts w:ascii="Consolas" w:hAnsi="Consolas" w:cs="宋体"/>
          <w:b/>
          <w:bCs/>
          <w:color w:val="008000"/>
          <w:kern w:val="0"/>
          <w:sz w:val="24"/>
        </w:rPr>
        <w:t xml:space="preserve">                </w:t>
      </w:r>
      <w:proofErr w:type="spellStart"/>
      <w:r w:rsidRPr="004D76BE">
        <w:rPr>
          <w:rFonts w:ascii="Consolas" w:hAnsi="Consolas" w:cs="宋体"/>
          <w:b/>
          <w:bCs/>
          <w:color w:val="001080"/>
          <w:kern w:val="0"/>
          <w:sz w:val="24"/>
        </w:rPr>
        <w:t>Toolkit</w:t>
      </w:r>
      <w:r w:rsidRPr="004D76BE">
        <w:rPr>
          <w:rFonts w:ascii="Consolas" w:hAnsi="Consolas" w:cs="宋体"/>
          <w:b/>
          <w:bCs/>
          <w:color w:val="000000"/>
          <w:kern w:val="0"/>
          <w:sz w:val="24"/>
        </w:rPr>
        <w:t>.</w:t>
      </w:r>
      <w:r w:rsidRPr="004D76BE">
        <w:rPr>
          <w:rFonts w:ascii="Consolas" w:hAnsi="Consolas" w:cs="宋体"/>
          <w:b/>
          <w:bCs/>
          <w:color w:val="795E26"/>
          <w:kern w:val="0"/>
          <w:sz w:val="24"/>
        </w:rPr>
        <w:t>getDefaultToolkit</w:t>
      </w:r>
      <w:proofErr w:type="spellEnd"/>
      <w:r w:rsidRPr="004D76BE">
        <w:rPr>
          <w:rFonts w:ascii="Consolas" w:hAnsi="Consolas" w:cs="宋体"/>
          <w:b/>
          <w:bCs/>
          <w:color w:val="000000"/>
          <w:kern w:val="0"/>
          <w:sz w:val="24"/>
        </w:rPr>
        <w:t>(</w:t>
      </w:r>
      <w:proofErr w:type="gramStart"/>
      <w:r w:rsidRPr="004D76BE">
        <w:rPr>
          <w:rFonts w:ascii="Consolas" w:hAnsi="Consolas" w:cs="宋体"/>
          <w:b/>
          <w:bCs/>
          <w:color w:val="000000"/>
          <w:kern w:val="0"/>
          <w:sz w:val="24"/>
        </w:rPr>
        <w:t>).</w:t>
      </w:r>
      <w:proofErr w:type="spellStart"/>
      <w:r w:rsidRPr="004D76BE">
        <w:rPr>
          <w:rFonts w:ascii="Consolas" w:hAnsi="Consolas" w:cs="宋体"/>
          <w:b/>
          <w:bCs/>
          <w:color w:val="795E26"/>
          <w:kern w:val="0"/>
          <w:sz w:val="24"/>
        </w:rPr>
        <w:t>createImage</w:t>
      </w:r>
      <w:proofErr w:type="spellEnd"/>
      <w:proofErr w:type="gramEnd"/>
      <w:r w:rsidRPr="004D76BE">
        <w:rPr>
          <w:rFonts w:ascii="Consolas" w:hAnsi="Consolas" w:cs="宋体"/>
          <w:b/>
          <w:bCs/>
          <w:color w:val="000000"/>
          <w:kern w:val="0"/>
          <w:sz w:val="24"/>
        </w:rPr>
        <w:t>(</w:t>
      </w:r>
      <w:r w:rsidRPr="004D76BE">
        <w:rPr>
          <w:rFonts w:ascii="Consolas" w:hAnsi="Consolas" w:cs="宋体"/>
          <w:b/>
          <w:bCs/>
          <w:color w:val="A31515"/>
          <w:kern w:val="0"/>
          <w:sz w:val="24"/>
        </w:rPr>
        <w:t>"logo.jpg"</w:t>
      </w:r>
      <w:r w:rsidRPr="004D76BE">
        <w:rPr>
          <w:rFonts w:ascii="Consolas" w:hAnsi="Consolas" w:cs="宋体"/>
          <w:b/>
          <w:bCs/>
          <w:color w:val="000000"/>
          <w:kern w:val="0"/>
          <w:sz w:val="24"/>
        </w:rPr>
        <w:t xml:space="preserve">); </w:t>
      </w:r>
    </w:p>
    <w:p w:rsidR="004D76BE" w:rsidRPr="004D76BE" w:rsidRDefault="004D76BE" w:rsidP="00016BCA">
      <w:pPr>
        <w:widowControl/>
        <w:shd w:val="clear" w:color="auto" w:fill="FFFFFF"/>
        <w:jc w:val="left"/>
        <w:rPr>
          <w:rFonts w:ascii="Consolas" w:hAnsi="Consolas" w:cs="宋体"/>
          <w:b/>
          <w:bCs/>
          <w:color w:val="000000"/>
          <w:kern w:val="0"/>
          <w:sz w:val="24"/>
        </w:rPr>
      </w:pPr>
      <w:r w:rsidRPr="004D76BE">
        <w:rPr>
          <w:rFonts w:ascii="Consolas" w:hAnsi="Consolas" w:cs="宋体"/>
          <w:b/>
          <w:bCs/>
          <w:color w:val="000000"/>
          <w:kern w:val="0"/>
          <w:sz w:val="24"/>
        </w:rPr>
        <w:t xml:space="preserve">        </w:t>
      </w:r>
      <w:proofErr w:type="spellStart"/>
      <w:r w:rsidRPr="004D76BE">
        <w:rPr>
          <w:rFonts w:ascii="Consolas" w:hAnsi="Consolas" w:cs="宋体"/>
          <w:b/>
          <w:bCs/>
          <w:color w:val="001080"/>
          <w:kern w:val="0"/>
          <w:sz w:val="24"/>
        </w:rPr>
        <w:t>NF</w:t>
      </w:r>
      <w:r w:rsidRPr="004D76BE">
        <w:rPr>
          <w:rFonts w:ascii="Consolas" w:hAnsi="Consolas" w:cs="宋体"/>
          <w:b/>
          <w:bCs/>
          <w:color w:val="000000"/>
          <w:kern w:val="0"/>
          <w:sz w:val="24"/>
        </w:rPr>
        <w:t>.</w:t>
      </w:r>
      <w:r w:rsidRPr="004D76BE">
        <w:rPr>
          <w:rFonts w:ascii="Consolas" w:hAnsi="Consolas" w:cs="宋体"/>
          <w:b/>
          <w:bCs/>
          <w:color w:val="795E26"/>
          <w:kern w:val="0"/>
          <w:sz w:val="24"/>
        </w:rPr>
        <w:t>setIconImage</w:t>
      </w:r>
      <w:proofErr w:type="spellEnd"/>
      <w:r w:rsidRPr="004D76BE">
        <w:rPr>
          <w:rFonts w:ascii="Consolas" w:hAnsi="Consolas" w:cs="宋体"/>
          <w:b/>
          <w:bCs/>
          <w:color w:val="000000"/>
          <w:kern w:val="0"/>
          <w:sz w:val="24"/>
        </w:rPr>
        <w:t xml:space="preserve">(image);                </w:t>
      </w:r>
      <w:r w:rsidRPr="004D76BE">
        <w:rPr>
          <w:rFonts w:ascii="Consolas" w:hAnsi="Consolas" w:cs="宋体"/>
          <w:b/>
          <w:bCs/>
          <w:color w:val="008000"/>
          <w:kern w:val="0"/>
          <w:sz w:val="24"/>
        </w:rPr>
        <w:t>//</w:t>
      </w:r>
      <w:r w:rsidR="007D541E">
        <w:rPr>
          <w:rFonts w:ascii="Consolas" w:hAnsi="Consolas" w:cs="宋体" w:hint="eastAsia"/>
          <w:b/>
          <w:bCs/>
          <w:color w:val="008000"/>
          <w:kern w:val="0"/>
          <w:sz w:val="24"/>
        </w:rPr>
        <w:t>设置窗口图标</w:t>
      </w:r>
    </w:p>
    <w:p w:rsidR="004D76BE" w:rsidRPr="004D76BE" w:rsidRDefault="004D76BE" w:rsidP="00016BCA">
      <w:pPr>
        <w:widowControl/>
        <w:shd w:val="clear" w:color="auto" w:fill="FFFFFF"/>
        <w:jc w:val="left"/>
        <w:rPr>
          <w:rFonts w:ascii="Consolas" w:hAnsi="Consolas" w:cs="宋体"/>
          <w:b/>
          <w:bCs/>
          <w:color w:val="000000"/>
          <w:kern w:val="0"/>
          <w:sz w:val="24"/>
        </w:rPr>
      </w:pPr>
      <w:r w:rsidRPr="004D76BE">
        <w:rPr>
          <w:rFonts w:ascii="Consolas" w:hAnsi="Consolas" w:cs="宋体"/>
          <w:b/>
          <w:bCs/>
          <w:color w:val="000000"/>
          <w:kern w:val="0"/>
          <w:sz w:val="24"/>
        </w:rPr>
        <w:t xml:space="preserve">        </w:t>
      </w:r>
      <w:proofErr w:type="spellStart"/>
      <w:r w:rsidRPr="004D76BE">
        <w:rPr>
          <w:rFonts w:ascii="Consolas" w:hAnsi="Consolas" w:cs="宋体"/>
          <w:b/>
          <w:bCs/>
          <w:color w:val="001080"/>
          <w:kern w:val="0"/>
          <w:sz w:val="24"/>
        </w:rPr>
        <w:t>NF</w:t>
      </w:r>
      <w:r w:rsidRPr="004D76BE">
        <w:rPr>
          <w:rFonts w:ascii="Consolas" w:hAnsi="Consolas" w:cs="宋体"/>
          <w:b/>
          <w:bCs/>
          <w:color w:val="000000"/>
          <w:kern w:val="0"/>
          <w:sz w:val="24"/>
        </w:rPr>
        <w:t>.</w:t>
      </w:r>
      <w:r w:rsidRPr="004D76BE">
        <w:rPr>
          <w:rFonts w:ascii="Consolas" w:hAnsi="Consolas" w:cs="宋体"/>
          <w:b/>
          <w:bCs/>
          <w:color w:val="795E26"/>
          <w:kern w:val="0"/>
          <w:sz w:val="24"/>
        </w:rPr>
        <w:t>setTitle</w:t>
      </w:r>
      <w:proofErr w:type="spellEnd"/>
      <w:r w:rsidRPr="004D76BE">
        <w:rPr>
          <w:rFonts w:ascii="Consolas" w:hAnsi="Consolas" w:cs="宋体"/>
          <w:b/>
          <w:bCs/>
          <w:color w:val="000000"/>
          <w:kern w:val="0"/>
          <w:sz w:val="24"/>
        </w:rPr>
        <w:t>(</w:t>
      </w:r>
      <w:r w:rsidRPr="004D76BE">
        <w:rPr>
          <w:rFonts w:ascii="Consolas" w:hAnsi="Consolas" w:cs="宋体"/>
          <w:b/>
          <w:bCs/>
          <w:color w:val="A31515"/>
          <w:kern w:val="0"/>
          <w:sz w:val="24"/>
        </w:rPr>
        <w:t>"Nice Calendar"</w:t>
      </w:r>
      <w:r w:rsidRPr="004D76BE">
        <w:rPr>
          <w:rFonts w:ascii="Consolas" w:hAnsi="Consolas" w:cs="宋体"/>
          <w:b/>
          <w:bCs/>
          <w:color w:val="000000"/>
          <w:kern w:val="0"/>
          <w:sz w:val="24"/>
        </w:rPr>
        <w:t xml:space="preserve">);          </w:t>
      </w:r>
      <w:r w:rsidRPr="004D76BE">
        <w:rPr>
          <w:rFonts w:ascii="Consolas" w:hAnsi="Consolas" w:cs="宋体"/>
          <w:b/>
          <w:bCs/>
          <w:color w:val="008000"/>
          <w:kern w:val="0"/>
          <w:sz w:val="24"/>
        </w:rPr>
        <w:t>//title</w:t>
      </w:r>
      <w:r w:rsidR="007D541E">
        <w:rPr>
          <w:rFonts w:ascii="Consolas" w:hAnsi="Consolas" w:cs="宋体"/>
          <w:b/>
          <w:bCs/>
          <w:color w:val="008000"/>
          <w:kern w:val="0"/>
          <w:sz w:val="24"/>
        </w:rPr>
        <w:t xml:space="preserve"> </w:t>
      </w:r>
      <w:r w:rsidR="007D541E">
        <w:rPr>
          <w:rFonts w:ascii="Consolas" w:hAnsi="Consolas" w:cs="宋体" w:hint="eastAsia"/>
          <w:b/>
          <w:bCs/>
          <w:color w:val="008000"/>
          <w:kern w:val="0"/>
          <w:sz w:val="24"/>
        </w:rPr>
        <w:t>//</w:t>
      </w:r>
      <w:r w:rsidR="007D541E">
        <w:rPr>
          <w:rFonts w:ascii="Consolas" w:hAnsi="Consolas" w:cs="宋体" w:hint="eastAsia"/>
          <w:b/>
          <w:bCs/>
          <w:color w:val="008000"/>
          <w:kern w:val="0"/>
          <w:sz w:val="24"/>
        </w:rPr>
        <w:t>窗口标题</w:t>
      </w:r>
    </w:p>
    <w:p w:rsidR="004D76BE" w:rsidRPr="004D76BE" w:rsidRDefault="004D76BE" w:rsidP="00016BCA">
      <w:pPr>
        <w:widowControl/>
        <w:shd w:val="clear" w:color="auto" w:fill="FFFFFF"/>
        <w:jc w:val="left"/>
        <w:rPr>
          <w:rFonts w:ascii="Consolas" w:hAnsi="Consolas" w:cs="宋体"/>
          <w:b/>
          <w:bCs/>
          <w:color w:val="000000"/>
          <w:kern w:val="0"/>
          <w:sz w:val="24"/>
        </w:rPr>
      </w:pPr>
      <w:r w:rsidRPr="004D76BE">
        <w:rPr>
          <w:rFonts w:ascii="Consolas" w:hAnsi="Consolas" w:cs="宋体"/>
          <w:b/>
          <w:bCs/>
          <w:color w:val="000000"/>
          <w:kern w:val="0"/>
          <w:sz w:val="24"/>
        </w:rPr>
        <w:t xml:space="preserve">        </w:t>
      </w:r>
      <w:proofErr w:type="spellStart"/>
      <w:r w:rsidRPr="004D76BE">
        <w:rPr>
          <w:rFonts w:ascii="Consolas" w:hAnsi="Consolas" w:cs="宋体"/>
          <w:b/>
          <w:bCs/>
          <w:color w:val="001080"/>
          <w:kern w:val="0"/>
          <w:sz w:val="24"/>
        </w:rPr>
        <w:t>NF</w:t>
      </w:r>
      <w:r w:rsidRPr="004D76BE">
        <w:rPr>
          <w:rFonts w:ascii="Consolas" w:hAnsi="Consolas" w:cs="宋体"/>
          <w:b/>
          <w:bCs/>
          <w:color w:val="000000"/>
          <w:kern w:val="0"/>
          <w:sz w:val="24"/>
        </w:rPr>
        <w:t>.</w:t>
      </w:r>
      <w:r w:rsidRPr="004D76BE">
        <w:rPr>
          <w:rFonts w:ascii="Consolas" w:hAnsi="Consolas" w:cs="宋体"/>
          <w:b/>
          <w:bCs/>
          <w:color w:val="795E26"/>
          <w:kern w:val="0"/>
          <w:sz w:val="24"/>
        </w:rPr>
        <w:t>setVisible</w:t>
      </w:r>
      <w:proofErr w:type="spellEnd"/>
      <w:r w:rsidRPr="004D76BE">
        <w:rPr>
          <w:rFonts w:ascii="Consolas" w:hAnsi="Consolas" w:cs="宋体"/>
          <w:b/>
          <w:bCs/>
          <w:color w:val="000000"/>
          <w:kern w:val="0"/>
          <w:sz w:val="24"/>
        </w:rPr>
        <w:t>(</w:t>
      </w:r>
      <w:r w:rsidRPr="004D76BE">
        <w:rPr>
          <w:rFonts w:ascii="Consolas" w:hAnsi="Consolas" w:cs="宋体"/>
          <w:b/>
          <w:bCs/>
          <w:color w:val="0000FF"/>
          <w:kern w:val="0"/>
          <w:sz w:val="24"/>
        </w:rPr>
        <w:t>true</w:t>
      </w:r>
      <w:r w:rsidRPr="004D76BE">
        <w:rPr>
          <w:rFonts w:ascii="Consolas" w:hAnsi="Consolas" w:cs="宋体"/>
          <w:b/>
          <w:bCs/>
          <w:color w:val="000000"/>
          <w:kern w:val="0"/>
          <w:sz w:val="24"/>
        </w:rPr>
        <w:t xml:space="preserve">);  </w:t>
      </w:r>
      <w:r w:rsidR="007D541E">
        <w:rPr>
          <w:rFonts w:ascii="Consolas" w:hAnsi="Consolas" w:cs="宋体"/>
          <w:b/>
          <w:bCs/>
          <w:color w:val="008000"/>
          <w:kern w:val="0"/>
          <w:sz w:val="24"/>
        </w:rPr>
        <w:t xml:space="preserve">//let the window </w:t>
      </w:r>
      <w:r w:rsidRPr="004D76BE">
        <w:rPr>
          <w:rFonts w:ascii="Consolas" w:hAnsi="Consolas" w:cs="宋体"/>
          <w:b/>
          <w:bCs/>
          <w:color w:val="008000"/>
          <w:kern w:val="0"/>
          <w:sz w:val="24"/>
        </w:rPr>
        <w:t>visible</w:t>
      </w:r>
      <w:r w:rsidR="007D541E">
        <w:rPr>
          <w:rFonts w:ascii="Consolas" w:hAnsi="Consolas" w:cs="宋体"/>
          <w:b/>
          <w:bCs/>
          <w:color w:val="008000"/>
          <w:kern w:val="0"/>
          <w:sz w:val="24"/>
        </w:rPr>
        <w:t xml:space="preserve"> </w:t>
      </w:r>
      <w:r w:rsidR="007D541E">
        <w:rPr>
          <w:rFonts w:ascii="Consolas" w:hAnsi="Consolas" w:cs="宋体" w:hint="eastAsia"/>
          <w:b/>
          <w:bCs/>
          <w:color w:val="008000"/>
          <w:kern w:val="0"/>
          <w:sz w:val="24"/>
        </w:rPr>
        <w:t>//</w:t>
      </w:r>
      <w:r w:rsidR="007D541E">
        <w:rPr>
          <w:rFonts w:ascii="Consolas" w:hAnsi="Consolas" w:cs="宋体" w:hint="eastAsia"/>
          <w:b/>
          <w:bCs/>
          <w:color w:val="008000"/>
          <w:kern w:val="0"/>
          <w:sz w:val="24"/>
        </w:rPr>
        <w:t>窗口可见</w:t>
      </w:r>
    </w:p>
    <w:p w:rsidR="004D76BE" w:rsidRPr="004D76BE" w:rsidRDefault="004D76BE" w:rsidP="00016BCA">
      <w:pPr>
        <w:widowControl/>
        <w:shd w:val="clear" w:color="auto" w:fill="FFFFFF"/>
        <w:jc w:val="left"/>
        <w:rPr>
          <w:rFonts w:ascii="Consolas" w:hAnsi="Consolas" w:cs="宋体"/>
          <w:b/>
          <w:bCs/>
          <w:color w:val="000000"/>
          <w:kern w:val="0"/>
          <w:sz w:val="24"/>
        </w:rPr>
      </w:pPr>
      <w:r w:rsidRPr="004D76BE">
        <w:rPr>
          <w:rFonts w:ascii="Consolas" w:hAnsi="Consolas" w:cs="宋体"/>
          <w:b/>
          <w:bCs/>
          <w:color w:val="000000"/>
          <w:kern w:val="0"/>
          <w:sz w:val="24"/>
        </w:rPr>
        <w:t xml:space="preserve">     }; </w:t>
      </w:r>
      <w:r w:rsidRPr="004D76BE">
        <w:rPr>
          <w:rFonts w:ascii="Consolas" w:hAnsi="Consolas" w:cs="宋体"/>
          <w:b/>
          <w:bCs/>
          <w:color w:val="008000"/>
          <w:kern w:val="0"/>
          <w:sz w:val="24"/>
        </w:rPr>
        <w:t xml:space="preserve">//end of main          </w:t>
      </w:r>
    </w:p>
    <w:p w:rsidR="007D768B" w:rsidRPr="007D768B" w:rsidRDefault="004D76BE" w:rsidP="00016BCA">
      <w:pPr>
        <w:widowControl/>
        <w:shd w:val="clear" w:color="auto" w:fill="FFFFFF"/>
        <w:jc w:val="left"/>
        <w:rPr>
          <w:rFonts w:ascii="Consolas" w:hAnsi="Consolas" w:cs="宋体"/>
          <w:b/>
          <w:bCs/>
          <w:color w:val="008000"/>
          <w:kern w:val="0"/>
          <w:sz w:val="24"/>
        </w:rPr>
      </w:pPr>
      <w:r w:rsidRPr="004D76BE">
        <w:rPr>
          <w:rFonts w:ascii="Consolas" w:hAnsi="Consolas" w:cs="宋体"/>
          <w:b/>
          <w:bCs/>
          <w:color w:val="000000"/>
          <w:kern w:val="0"/>
          <w:sz w:val="24"/>
        </w:rPr>
        <w:t xml:space="preserve">} </w:t>
      </w:r>
      <w:r w:rsidRPr="004D76BE">
        <w:rPr>
          <w:rFonts w:ascii="Consolas" w:hAnsi="Consolas" w:cs="宋体"/>
          <w:b/>
          <w:bCs/>
          <w:color w:val="008000"/>
          <w:kern w:val="0"/>
          <w:sz w:val="24"/>
        </w:rPr>
        <w:t xml:space="preserve">//end of class </w:t>
      </w:r>
      <w:proofErr w:type="spellStart"/>
      <w:r w:rsidRPr="004D76BE">
        <w:rPr>
          <w:rFonts w:ascii="Consolas" w:hAnsi="Consolas" w:cs="宋体"/>
          <w:b/>
          <w:bCs/>
          <w:color w:val="008000"/>
          <w:kern w:val="0"/>
          <w:sz w:val="24"/>
        </w:rPr>
        <w:t>NiceCalendar</w:t>
      </w:r>
      <w:proofErr w:type="spellEnd"/>
    </w:p>
    <w:p w:rsidR="009550E5" w:rsidRPr="009550E5" w:rsidRDefault="009550E5" w:rsidP="009550E5">
      <w:pPr>
        <w:pStyle w:val="af0"/>
        <w:jc w:val="left"/>
        <w:rPr>
          <w:rFonts w:ascii="黑体" w:eastAsia="黑体" w:hAnsi="黑体"/>
          <w:b w:val="0"/>
          <w:color w:val="0000FF"/>
          <w:sz w:val="28"/>
          <w:szCs w:val="28"/>
        </w:rPr>
      </w:pPr>
      <w:bookmarkStart w:id="27" w:name="_Toc11766701"/>
      <w:r>
        <w:rPr>
          <w:rFonts w:ascii="黑体" w:eastAsia="黑体" w:hAnsi="黑体" w:hint="eastAsia"/>
          <w:b w:val="0"/>
          <w:sz w:val="28"/>
          <w:szCs w:val="28"/>
        </w:rPr>
        <w:t>5.2</w:t>
      </w:r>
      <w:r>
        <w:rPr>
          <w:rFonts w:ascii="黑体" w:eastAsia="黑体" w:hAnsi="黑体"/>
          <w:b w:val="0"/>
          <w:sz w:val="28"/>
          <w:szCs w:val="28"/>
        </w:rPr>
        <w:t xml:space="preserve"> </w:t>
      </w:r>
      <w:proofErr w:type="spellStart"/>
      <w:r w:rsidRPr="009550E5">
        <w:rPr>
          <w:rFonts w:ascii="黑体" w:eastAsia="黑体" w:hAnsi="黑体"/>
          <w:b w:val="0"/>
          <w:sz w:val="28"/>
          <w:szCs w:val="28"/>
        </w:rPr>
        <w:t>Nice</w:t>
      </w:r>
      <w:r>
        <w:rPr>
          <w:rFonts w:ascii="黑体" w:eastAsia="黑体" w:hAnsi="黑体" w:hint="eastAsia"/>
          <w:b w:val="0"/>
          <w:sz w:val="28"/>
          <w:szCs w:val="28"/>
        </w:rPr>
        <w:t>Frame</w:t>
      </w:r>
      <w:proofErr w:type="spellEnd"/>
      <w:r w:rsidR="007D768B">
        <w:rPr>
          <w:rFonts w:ascii="黑体" w:eastAsia="黑体" w:hAnsi="黑体" w:hint="eastAsia"/>
          <w:b w:val="0"/>
          <w:sz w:val="28"/>
          <w:szCs w:val="28"/>
        </w:rPr>
        <w:t>类</w:t>
      </w:r>
      <w:bookmarkEnd w:id="27"/>
    </w:p>
    <w:p w:rsidR="004D76BE" w:rsidRPr="007D541E" w:rsidRDefault="00911E7E">
      <w:pPr>
        <w:spacing w:line="360" w:lineRule="auto"/>
        <w:ind w:firstLineChars="200" w:firstLine="420"/>
        <w:rPr>
          <w:rFonts w:ascii="宋体" w:hAnsi="宋体"/>
          <w:sz w:val="24"/>
        </w:rPr>
      </w:pPr>
      <w:r>
        <w:rPr>
          <w:noProof/>
        </w:rPr>
        <w:drawing>
          <wp:anchor distT="0" distB="0" distL="114300" distR="114300" simplePos="0" relativeHeight="251649024" behindDoc="1" locked="0" layoutInCell="1" allowOverlap="1">
            <wp:simplePos x="0" y="0"/>
            <wp:positionH relativeFrom="margin">
              <wp:align>center</wp:align>
            </wp:positionH>
            <wp:positionV relativeFrom="paragraph">
              <wp:posOffset>6959</wp:posOffset>
            </wp:positionV>
            <wp:extent cx="4019550" cy="2262505"/>
            <wp:effectExtent l="0" t="0" r="0" b="4445"/>
            <wp:wrapNone/>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9550" cy="2262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76BE" w:rsidRPr="007D541E" w:rsidRDefault="004D76BE">
      <w:pPr>
        <w:spacing w:line="360" w:lineRule="auto"/>
        <w:ind w:firstLineChars="200" w:firstLine="480"/>
        <w:rPr>
          <w:rFonts w:ascii="宋体" w:hAnsi="宋体"/>
          <w:sz w:val="24"/>
        </w:rPr>
      </w:pPr>
    </w:p>
    <w:p w:rsidR="004D76BE" w:rsidRPr="007D541E" w:rsidRDefault="004D76BE">
      <w:pPr>
        <w:spacing w:line="360" w:lineRule="auto"/>
        <w:ind w:firstLineChars="200" w:firstLine="480"/>
        <w:rPr>
          <w:rFonts w:ascii="宋体" w:hAnsi="宋体"/>
          <w:sz w:val="24"/>
        </w:rPr>
      </w:pPr>
    </w:p>
    <w:p w:rsidR="004D76BE" w:rsidRPr="007D541E" w:rsidRDefault="004D76BE">
      <w:pPr>
        <w:spacing w:line="360" w:lineRule="auto"/>
        <w:ind w:firstLineChars="200" w:firstLine="480"/>
        <w:rPr>
          <w:rFonts w:ascii="宋体" w:hAnsi="宋体"/>
          <w:sz w:val="24"/>
        </w:rPr>
      </w:pPr>
    </w:p>
    <w:p w:rsidR="004D76BE" w:rsidRPr="007D541E" w:rsidRDefault="004D76BE">
      <w:pPr>
        <w:spacing w:line="360" w:lineRule="auto"/>
        <w:ind w:firstLineChars="200" w:firstLine="480"/>
        <w:rPr>
          <w:rFonts w:ascii="宋体" w:hAnsi="宋体"/>
          <w:sz w:val="24"/>
        </w:rPr>
      </w:pPr>
    </w:p>
    <w:p w:rsidR="004D76BE" w:rsidRPr="007D541E" w:rsidRDefault="004D76BE">
      <w:pPr>
        <w:spacing w:line="360" w:lineRule="auto"/>
        <w:ind w:firstLineChars="200" w:firstLine="480"/>
        <w:rPr>
          <w:rFonts w:ascii="宋体" w:hAnsi="宋体"/>
          <w:sz w:val="24"/>
        </w:rPr>
      </w:pPr>
    </w:p>
    <w:p w:rsidR="004D76BE" w:rsidRPr="007D541E" w:rsidRDefault="004D76BE">
      <w:pPr>
        <w:spacing w:line="360" w:lineRule="auto"/>
        <w:ind w:firstLineChars="200" w:firstLine="480"/>
        <w:rPr>
          <w:rFonts w:ascii="宋体" w:hAnsi="宋体"/>
          <w:sz w:val="24"/>
        </w:rPr>
      </w:pPr>
    </w:p>
    <w:p w:rsidR="004D76BE" w:rsidRPr="007D541E" w:rsidRDefault="004D76BE">
      <w:pPr>
        <w:spacing w:line="360" w:lineRule="auto"/>
        <w:ind w:firstLineChars="200" w:firstLine="480"/>
        <w:rPr>
          <w:rFonts w:ascii="宋体" w:hAnsi="宋体"/>
          <w:sz w:val="24"/>
        </w:rPr>
      </w:pPr>
    </w:p>
    <w:p w:rsidR="004D76BE" w:rsidRPr="0012529F" w:rsidRDefault="0012529F" w:rsidP="0012529F">
      <w:pPr>
        <w:spacing w:line="360" w:lineRule="auto"/>
        <w:ind w:firstLineChars="200" w:firstLine="420"/>
        <w:jc w:val="center"/>
        <w:rPr>
          <w:rFonts w:ascii="宋体" w:hAnsi="宋体"/>
          <w:color w:val="000000"/>
        </w:rPr>
      </w:pPr>
      <w:r w:rsidRPr="0012529F">
        <w:rPr>
          <w:rFonts w:ascii="宋体" w:hAnsi="宋体" w:hint="eastAsia"/>
          <w:color w:val="000000"/>
        </w:rPr>
        <w:t>图5.</w:t>
      </w:r>
      <w:r>
        <w:rPr>
          <w:rFonts w:ascii="宋体" w:hAnsi="宋体" w:hint="eastAsia"/>
          <w:color w:val="000000"/>
        </w:rPr>
        <w:t>2</w:t>
      </w:r>
      <w:r w:rsidRPr="0012529F">
        <w:rPr>
          <w:rFonts w:ascii="宋体" w:hAnsi="宋体"/>
          <w:color w:val="000000"/>
        </w:rPr>
        <w:t xml:space="preserve"> </w:t>
      </w:r>
      <w:proofErr w:type="spellStart"/>
      <w:r w:rsidRPr="0012529F">
        <w:rPr>
          <w:rFonts w:ascii="宋体" w:hAnsi="宋体" w:hint="eastAsia"/>
          <w:color w:val="000000"/>
        </w:rPr>
        <w:t>Nice</w:t>
      </w:r>
      <w:r>
        <w:rPr>
          <w:rFonts w:ascii="宋体" w:hAnsi="宋体" w:hint="eastAsia"/>
          <w:color w:val="000000"/>
        </w:rPr>
        <w:t>Frame</w:t>
      </w:r>
      <w:proofErr w:type="spellEnd"/>
      <w:r w:rsidRPr="0012529F">
        <w:rPr>
          <w:rFonts w:ascii="宋体" w:hAnsi="宋体"/>
          <w:color w:val="000000"/>
        </w:rPr>
        <w:t xml:space="preserve"> </w:t>
      </w:r>
      <w:r w:rsidRPr="0012529F">
        <w:rPr>
          <w:rFonts w:ascii="宋体" w:hAnsi="宋体" w:hint="eastAsia"/>
          <w:color w:val="000000"/>
        </w:rPr>
        <w:t>UML图</w:t>
      </w:r>
    </w:p>
    <w:p w:rsidR="00E518D7" w:rsidRPr="007D541E" w:rsidRDefault="00E518D7">
      <w:pPr>
        <w:spacing w:line="360" w:lineRule="auto"/>
        <w:ind w:firstLineChars="200" w:firstLine="480"/>
        <w:rPr>
          <w:rFonts w:ascii="宋体" w:hAnsi="宋体"/>
          <w:sz w:val="24"/>
        </w:rPr>
      </w:pPr>
      <w:proofErr w:type="spellStart"/>
      <w:r>
        <w:rPr>
          <w:rFonts w:ascii="宋体" w:hAnsi="宋体" w:hint="eastAsia"/>
          <w:sz w:val="24"/>
        </w:rPr>
        <w:t>JFrame</w:t>
      </w:r>
      <w:proofErr w:type="spellEnd"/>
      <w:r>
        <w:rPr>
          <w:rFonts w:ascii="宋体" w:hAnsi="宋体" w:hint="eastAsia"/>
          <w:sz w:val="24"/>
        </w:rPr>
        <w:t>类型的窗口，将窗口分为菜单、左上、左下、右四个部分。菜单放</w:t>
      </w:r>
      <w:proofErr w:type="spellStart"/>
      <w:r>
        <w:rPr>
          <w:rFonts w:ascii="宋体" w:hAnsi="宋体" w:hint="eastAsia"/>
          <w:sz w:val="24"/>
        </w:rPr>
        <w:lastRenderedPageBreak/>
        <w:t>NiceMenuBar</w:t>
      </w:r>
      <w:proofErr w:type="spellEnd"/>
      <w:r>
        <w:rPr>
          <w:rFonts w:ascii="宋体" w:hAnsi="宋体" w:hint="eastAsia"/>
          <w:sz w:val="24"/>
        </w:rPr>
        <w:t>；左上放</w:t>
      </w:r>
      <w:proofErr w:type="spellStart"/>
      <w:r>
        <w:rPr>
          <w:rFonts w:ascii="宋体" w:hAnsi="宋体" w:hint="eastAsia"/>
          <w:sz w:val="24"/>
        </w:rPr>
        <w:t>NiceClock</w:t>
      </w:r>
      <w:proofErr w:type="spellEnd"/>
      <w:r>
        <w:rPr>
          <w:rFonts w:ascii="宋体" w:hAnsi="宋体" w:hint="eastAsia"/>
          <w:sz w:val="24"/>
        </w:rPr>
        <w:t>；</w:t>
      </w:r>
      <w:proofErr w:type="gramStart"/>
      <w:r>
        <w:rPr>
          <w:rFonts w:ascii="宋体" w:hAnsi="宋体" w:hint="eastAsia"/>
          <w:sz w:val="24"/>
        </w:rPr>
        <w:t>左下放</w:t>
      </w:r>
      <w:proofErr w:type="spellStart"/>
      <w:proofErr w:type="gramEnd"/>
      <w:r>
        <w:rPr>
          <w:rFonts w:ascii="宋体" w:hAnsi="宋体" w:hint="eastAsia"/>
          <w:sz w:val="24"/>
        </w:rPr>
        <w:t>NiceLabels</w:t>
      </w:r>
      <w:proofErr w:type="spellEnd"/>
      <w:r>
        <w:rPr>
          <w:rFonts w:ascii="宋体" w:hAnsi="宋体" w:hint="eastAsia"/>
          <w:sz w:val="24"/>
        </w:rPr>
        <w:t>；右放</w:t>
      </w:r>
      <w:proofErr w:type="spellStart"/>
      <w:r>
        <w:rPr>
          <w:rFonts w:ascii="宋体" w:hAnsi="宋体" w:hint="eastAsia"/>
          <w:sz w:val="24"/>
        </w:rPr>
        <w:t>NicePanel</w:t>
      </w:r>
      <w:proofErr w:type="spellEnd"/>
      <w:r>
        <w:rPr>
          <w:rFonts w:ascii="宋体" w:hAnsi="宋体" w:hint="eastAsia"/>
          <w:sz w:val="24"/>
        </w:rPr>
        <w:t>。</w:t>
      </w:r>
    </w:p>
    <w:p w:rsidR="00E04C3B" w:rsidRDefault="00E04C3B" w:rsidP="00016BCA">
      <w:pPr>
        <w:widowControl/>
        <w:shd w:val="clear" w:color="auto" w:fill="FFFFFF"/>
        <w:ind w:left="420" w:firstLine="60"/>
        <w:jc w:val="left"/>
        <w:rPr>
          <w:rFonts w:ascii="Consolas" w:hAnsi="Consolas" w:cs="宋体"/>
          <w:b/>
          <w:bCs/>
          <w:color w:val="000000"/>
          <w:kern w:val="0"/>
          <w:sz w:val="24"/>
        </w:rPr>
      </w:pPr>
      <w:proofErr w:type="spellStart"/>
      <w:r w:rsidRPr="00E04C3B">
        <w:rPr>
          <w:rFonts w:ascii="Consolas" w:hAnsi="Consolas" w:cs="宋体"/>
          <w:b/>
          <w:bCs/>
          <w:color w:val="267F99"/>
          <w:kern w:val="0"/>
          <w:sz w:val="24"/>
        </w:rPr>
        <w:t>NiceClock</w:t>
      </w:r>
      <w:proofErr w:type="spellEnd"/>
      <w:r w:rsidRPr="00E04C3B">
        <w:rPr>
          <w:rFonts w:ascii="Consolas" w:hAnsi="Consolas" w:cs="宋体"/>
          <w:b/>
          <w:bCs/>
          <w:color w:val="000000"/>
          <w:kern w:val="0"/>
          <w:sz w:val="24"/>
        </w:rPr>
        <w:t xml:space="preserve"> </w:t>
      </w:r>
      <w:r w:rsidRPr="00E04C3B">
        <w:rPr>
          <w:rFonts w:ascii="Consolas" w:hAnsi="Consolas" w:cs="宋体"/>
          <w:b/>
          <w:bCs/>
          <w:color w:val="001080"/>
          <w:kern w:val="0"/>
          <w:sz w:val="24"/>
        </w:rPr>
        <w:t>NC</w:t>
      </w:r>
      <w:r w:rsidRPr="00E04C3B">
        <w:rPr>
          <w:rFonts w:ascii="Consolas" w:hAnsi="Consolas" w:cs="宋体"/>
          <w:b/>
          <w:bCs/>
          <w:color w:val="000000"/>
          <w:kern w:val="0"/>
          <w:sz w:val="24"/>
        </w:rPr>
        <w:t xml:space="preserve"> = </w:t>
      </w:r>
      <w:r w:rsidRPr="00E04C3B">
        <w:rPr>
          <w:rFonts w:ascii="Consolas" w:hAnsi="Consolas" w:cs="宋体"/>
          <w:b/>
          <w:bCs/>
          <w:color w:val="AF00DB"/>
          <w:kern w:val="0"/>
          <w:sz w:val="24"/>
        </w:rPr>
        <w:t>new</w:t>
      </w:r>
      <w:r w:rsidRPr="00E04C3B">
        <w:rPr>
          <w:rFonts w:ascii="Consolas" w:hAnsi="Consolas" w:cs="宋体"/>
          <w:b/>
          <w:bCs/>
          <w:color w:val="000000"/>
          <w:kern w:val="0"/>
          <w:sz w:val="24"/>
        </w:rPr>
        <w:t xml:space="preserve"> </w:t>
      </w:r>
      <w:proofErr w:type="spellStart"/>
      <w:r w:rsidRPr="00E04C3B">
        <w:rPr>
          <w:rFonts w:ascii="Consolas" w:hAnsi="Consolas" w:cs="宋体"/>
          <w:b/>
          <w:bCs/>
          <w:color w:val="795E26"/>
          <w:kern w:val="0"/>
          <w:sz w:val="24"/>
        </w:rPr>
        <w:t>NiceClock</w:t>
      </w:r>
      <w:proofErr w:type="spellEnd"/>
      <w:r w:rsidRPr="00E04C3B">
        <w:rPr>
          <w:rFonts w:ascii="Consolas" w:hAnsi="Consolas" w:cs="宋体"/>
          <w:b/>
          <w:bCs/>
          <w:color w:val="000000"/>
          <w:kern w:val="0"/>
          <w:sz w:val="24"/>
        </w:rPr>
        <w:t>(</w:t>
      </w:r>
      <w:r w:rsidRPr="00E04C3B">
        <w:rPr>
          <w:rFonts w:ascii="Consolas" w:hAnsi="Consolas" w:cs="宋体"/>
          <w:b/>
          <w:bCs/>
          <w:color w:val="AF00DB"/>
          <w:kern w:val="0"/>
          <w:sz w:val="24"/>
        </w:rPr>
        <w:t>new</w:t>
      </w:r>
      <w:r w:rsidRPr="00E04C3B">
        <w:rPr>
          <w:rFonts w:ascii="Consolas" w:hAnsi="Consolas" w:cs="宋体"/>
          <w:b/>
          <w:bCs/>
          <w:color w:val="000000"/>
          <w:kern w:val="0"/>
          <w:sz w:val="24"/>
        </w:rPr>
        <w:t xml:space="preserve"> </w:t>
      </w:r>
      <w:proofErr w:type="spellStart"/>
      <w:r w:rsidRPr="00E04C3B">
        <w:rPr>
          <w:rFonts w:ascii="Consolas" w:hAnsi="Consolas" w:cs="宋体"/>
          <w:b/>
          <w:bCs/>
          <w:color w:val="795E26"/>
          <w:kern w:val="0"/>
          <w:sz w:val="24"/>
        </w:rPr>
        <w:t>ImageIcon</w:t>
      </w:r>
      <w:proofErr w:type="spellEnd"/>
      <w:r w:rsidRPr="00E04C3B">
        <w:rPr>
          <w:rFonts w:ascii="Consolas" w:hAnsi="Consolas" w:cs="宋体"/>
          <w:b/>
          <w:bCs/>
          <w:color w:val="000000"/>
          <w:kern w:val="0"/>
          <w:sz w:val="24"/>
        </w:rPr>
        <w:t>(</w:t>
      </w:r>
      <w:r w:rsidRPr="00E04C3B">
        <w:rPr>
          <w:rFonts w:ascii="Consolas" w:hAnsi="Consolas" w:cs="宋体"/>
          <w:b/>
          <w:bCs/>
          <w:color w:val="A31515"/>
          <w:kern w:val="0"/>
          <w:sz w:val="24"/>
        </w:rPr>
        <w:t>"WHITE.jpg"</w:t>
      </w:r>
      <w:r w:rsidRPr="00E04C3B">
        <w:rPr>
          <w:rFonts w:ascii="Consolas" w:hAnsi="Consolas" w:cs="宋体"/>
          <w:b/>
          <w:bCs/>
          <w:color w:val="000000"/>
          <w:kern w:val="0"/>
          <w:sz w:val="24"/>
        </w:rPr>
        <w:t xml:space="preserve">)); </w:t>
      </w:r>
      <w:r>
        <w:rPr>
          <w:rFonts w:ascii="Consolas" w:hAnsi="Consolas" w:cs="宋体"/>
          <w:b/>
          <w:bCs/>
          <w:color w:val="008000"/>
          <w:kern w:val="0"/>
          <w:sz w:val="24"/>
        </w:rPr>
        <w:t>/</w:t>
      </w:r>
      <w:r>
        <w:rPr>
          <w:rFonts w:ascii="Consolas" w:hAnsi="Consolas" w:cs="宋体" w:hint="eastAsia"/>
          <w:b/>
          <w:bCs/>
          <w:color w:val="008000"/>
          <w:kern w:val="0"/>
          <w:sz w:val="24"/>
        </w:rPr>
        <w:t>*</w:t>
      </w:r>
      <w:r w:rsidRPr="00E04C3B">
        <w:rPr>
          <w:rFonts w:ascii="Consolas" w:hAnsi="Consolas" w:cs="宋体"/>
          <w:b/>
          <w:bCs/>
          <w:color w:val="008000"/>
          <w:kern w:val="0"/>
          <w:sz w:val="24"/>
        </w:rPr>
        <w:t>background</w:t>
      </w:r>
      <w:r>
        <w:rPr>
          <w:rFonts w:ascii="Consolas" w:hAnsi="Consolas" w:cs="宋体"/>
          <w:b/>
          <w:bCs/>
          <w:color w:val="008000"/>
          <w:kern w:val="0"/>
          <w:sz w:val="24"/>
        </w:rPr>
        <w:t xml:space="preserve"> </w:t>
      </w:r>
      <w:proofErr w:type="spellStart"/>
      <w:r>
        <w:rPr>
          <w:rFonts w:ascii="Consolas" w:hAnsi="Consolas" w:cs="宋体" w:hint="eastAsia"/>
          <w:b/>
          <w:bCs/>
          <w:color w:val="008000"/>
          <w:kern w:val="0"/>
          <w:sz w:val="24"/>
        </w:rPr>
        <w:t>Nice</w:t>
      </w:r>
      <w:r>
        <w:rPr>
          <w:rFonts w:ascii="Consolas" w:hAnsi="Consolas" w:cs="宋体"/>
          <w:b/>
          <w:bCs/>
          <w:color w:val="008000"/>
          <w:kern w:val="0"/>
          <w:sz w:val="24"/>
        </w:rPr>
        <w:t>Clock</w:t>
      </w:r>
      <w:proofErr w:type="spellEnd"/>
      <w:r>
        <w:rPr>
          <w:rFonts w:ascii="Consolas" w:hAnsi="Consolas" w:cs="宋体" w:hint="eastAsia"/>
          <w:b/>
          <w:bCs/>
          <w:color w:val="008000"/>
          <w:kern w:val="0"/>
          <w:sz w:val="24"/>
        </w:rPr>
        <w:t>的背景图片</w:t>
      </w:r>
      <w:r>
        <w:rPr>
          <w:rFonts w:ascii="Consolas" w:hAnsi="Consolas" w:cs="宋体" w:hint="eastAsia"/>
          <w:b/>
          <w:bCs/>
          <w:color w:val="008000"/>
          <w:kern w:val="0"/>
          <w:sz w:val="24"/>
        </w:rPr>
        <w:t>*/</w:t>
      </w:r>
    </w:p>
    <w:p w:rsidR="00E04C3B" w:rsidRPr="00E04C3B" w:rsidRDefault="00E04C3B" w:rsidP="00016BCA">
      <w:pPr>
        <w:widowControl/>
        <w:shd w:val="clear" w:color="auto" w:fill="FFFFFF"/>
        <w:ind w:firstLine="480"/>
        <w:jc w:val="left"/>
        <w:rPr>
          <w:rFonts w:ascii="Consolas" w:hAnsi="Consolas" w:cs="宋体"/>
          <w:b/>
          <w:bCs/>
          <w:color w:val="000000"/>
          <w:kern w:val="0"/>
          <w:sz w:val="24"/>
        </w:rPr>
      </w:pPr>
      <w:proofErr w:type="spellStart"/>
      <w:r w:rsidRPr="00E04C3B">
        <w:rPr>
          <w:rFonts w:ascii="Consolas" w:hAnsi="Consolas" w:cs="宋体"/>
          <w:b/>
          <w:bCs/>
          <w:color w:val="267F99"/>
          <w:kern w:val="0"/>
          <w:sz w:val="24"/>
        </w:rPr>
        <w:t>NiceMenubar</w:t>
      </w:r>
      <w:proofErr w:type="spellEnd"/>
      <w:r w:rsidRPr="00E04C3B">
        <w:rPr>
          <w:rFonts w:ascii="Consolas" w:hAnsi="Consolas" w:cs="宋体"/>
          <w:b/>
          <w:bCs/>
          <w:color w:val="000000"/>
          <w:kern w:val="0"/>
          <w:sz w:val="24"/>
        </w:rPr>
        <w:t xml:space="preserve"> </w:t>
      </w:r>
      <w:r w:rsidRPr="00E04C3B">
        <w:rPr>
          <w:rFonts w:ascii="Consolas" w:hAnsi="Consolas" w:cs="宋体"/>
          <w:b/>
          <w:bCs/>
          <w:color w:val="001080"/>
          <w:kern w:val="0"/>
          <w:sz w:val="24"/>
        </w:rPr>
        <w:t>NM</w:t>
      </w:r>
      <w:r w:rsidRPr="00E04C3B">
        <w:rPr>
          <w:rFonts w:ascii="Consolas" w:hAnsi="Consolas" w:cs="宋体"/>
          <w:b/>
          <w:bCs/>
          <w:color w:val="000000"/>
          <w:kern w:val="0"/>
          <w:sz w:val="24"/>
        </w:rPr>
        <w:t xml:space="preserve"> = </w:t>
      </w:r>
      <w:r w:rsidRPr="00E04C3B">
        <w:rPr>
          <w:rFonts w:ascii="Consolas" w:hAnsi="Consolas" w:cs="宋体"/>
          <w:b/>
          <w:bCs/>
          <w:color w:val="AF00DB"/>
          <w:kern w:val="0"/>
          <w:sz w:val="24"/>
        </w:rPr>
        <w:t>new</w:t>
      </w:r>
      <w:r w:rsidRPr="00E04C3B">
        <w:rPr>
          <w:rFonts w:ascii="Consolas" w:hAnsi="Consolas" w:cs="宋体"/>
          <w:b/>
          <w:bCs/>
          <w:color w:val="000000"/>
          <w:kern w:val="0"/>
          <w:sz w:val="24"/>
        </w:rPr>
        <w:t xml:space="preserve"> </w:t>
      </w:r>
      <w:proofErr w:type="spellStart"/>
      <w:r w:rsidRPr="00E04C3B">
        <w:rPr>
          <w:rFonts w:ascii="Consolas" w:hAnsi="Consolas" w:cs="宋体"/>
          <w:b/>
          <w:bCs/>
          <w:color w:val="795E26"/>
          <w:kern w:val="0"/>
          <w:sz w:val="24"/>
        </w:rPr>
        <w:t>NiceMenubar</w:t>
      </w:r>
      <w:proofErr w:type="spellEnd"/>
      <w:r>
        <w:rPr>
          <w:rFonts w:ascii="Consolas" w:hAnsi="Consolas" w:cs="宋体"/>
          <w:b/>
          <w:bCs/>
          <w:color w:val="000000"/>
          <w:kern w:val="0"/>
          <w:sz w:val="24"/>
        </w:rPr>
        <w:t xml:space="preserve">(NC); </w:t>
      </w:r>
      <w:r w:rsidRPr="00E04C3B">
        <w:rPr>
          <w:rFonts w:ascii="Consolas" w:hAnsi="Consolas" w:cs="宋体"/>
          <w:b/>
          <w:bCs/>
          <w:color w:val="000000"/>
          <w:kern w:val="0"/>
          <w:sz w:val="24"/>
        </w:rPr>
        <w:t xml:space="preserve"> </w:t>
      </w:r>
      <w:r w:rsidRPr="00E04C3B">
        <w:rPr>
          <w:rFonts w:ascii="Consolas" w:hAnsi="Consolas" w:cs="宋体"/>
          <w:b/>
          <w:bCs/>
          <w:color w:val="008000"/>
          <w:kern w:val="0"/>
          <w:sz w:val="24"/>
        </w:rPr>
        <w:t>//</w:t>
      </w:r>
      <w:r>
        <w:rPr>
          <w:rFonts w:ascii="Consolas" w:hAnsi="Consolas" w:cs="宋体" w:hint="eastAsia"/>
          <w:b/>
          <w:bCs/>
          <w:color w:val="008000"/>
          <w:kern w:val="0"/>
          <w:sz w:val="24"/>
        </w:rPr>
        <w:t>组合</w:t>
      </w:r>
      <w:proofErr w:type="spellStart"/>
      <w:r w:rsidRPr="00E04C3B">
        <w:rPr>
          <w:rFonts w:ascii="Consolas" w:hAnsi="Consolas" w:cs="宋体"/>
          <w:b/>
          <w:bCs/>
          <w:color w:val="008000"/>
          <w:kern w:val="0"/>
          <w:sz w:val="24"/>
        </w:rPr>
        <w:t>NiceMenubar</w:t>
      </w:r>
      <w:proofErr w:type="spellEnd"/>
    </w:p>
    <w:p w:rsidR="00E04C3B" w:rsidRDefault="00E04C3B" w:rsidP="00016BCA">
      <w:pPr>
        <w:widowControl/>
        <w:shd w:val="clear" w:color="auto" w:fill="FFFFFF"/>
        <w:ind w:firstLine="480"/>
        <w:jc w:val="left"/>
        <w:rPr>
          <w:rFonts w:ascii="Consolas" w:hAnsi="Consolas" w:cs="宋体"/>
          <w:b/>
          <w:bCs/>
          <w:color w:val="000000"/>
          <w:kern w:val="0"/>
          <w:sz w:val="24"/>
        </w:rPr>
      </w:pPr>
      <w:proofErr w:type="spellStart"/>
      <w:r w:rsidRPr="00E04C3B">
        <w:rPr>
          <w:rFonts w:ascii="Consolas" w:hAnsi="Consolas" w:cs="宋体"/>
          <w:b/>
          <w:bCs/>
          <w:color w:val="267F99"/>
          <w:kern w:val="0"/>
          <w:sz w:val="24"/>
        </w:rPr>
        <w:t>JPanel</w:t>
      </w:r>
      <w:proofErr w:type="spellEnd"/>
      <w:r w:rsidRPr="00E04C3B">
        <w:rPr>
          <w:rFonts w:ascii="Consolas" w:hAnsi="Consolas" w:cs="宋体"/>
          <w:b/>
          <w:bCs/>
          <w:color w:val="000000"/>
          <w:kern w:val="0"/>
          <w:sz w:val="24"/>
        </w:rPr>
        <w:t xml:space="preserve"> </w:t>
      </w:r>
      <w:proofErr w:type="spellStart"/>
      <w:r w:rsidRPr="00E04C3B">
        <w:rPr>
          <w:rFonts w:ascii="Consolas" w:hAnsi="Consolas" w:cs="宋体"/>
          <w:b/>
          <w:bCs/>
          <w:color w:val="001080"/>
          <w:kern w:val="0"/>
          <w:sz w:val="24"/>
        </w:rPr>
        <w:t>Panel_Left</w:t>
      </w:r>
      <w:proofErr w:type="spellEnd"/>
      <w:r w:rsidRPr="00E04C3B">
        <w:rPr>
          <w:rFonts w:ascii="Consolas" w:hAnsi="Consolas" w:cs="宋体"/>
          <w:b/>
          <w:bCs/>
          <w:color w:val="000000"/>
          <w:kern w:val="0"/>
          <w:sz w:val="24"/>
        </w:rPr>
        <w:t xml:space="preserve"> = </w:t>
      </w:r>
      <w:r w:rsidRPr="00E04C3B">
        <w:rPr>
          <w:rFonts w:ascii="Consolas" w:hAnsi="Consolas" w:cs="宋体"/>
          <w:b/>
          <w:bCs/>
          <w:color w:val="AF00DB"/>
          <w:kern w:val="0"/>
          <w:sz w:val="24"/>
        </w:rPr>
        <w:t>new</w:t>
      </w:r>
      <w:r w:rsidRPr="00E04C3B">
        <w:rPr>
          <w:rFonts w:ascii="Consolas" w:hAnsi="Consolas" w:cs="宋体"/>
          <w:b/>
          <w:bCs/>
          <w:color w:val="000000"/>
          <w:kern w:val="0"/>
          <w:sz w:val="24"/>
        </w:rPr>
        <w:t xml:space="preserve"> </w:t>
      </w:r>
      <w:proofErr w:type="spellStart"/>
      <w:proofErr w:type="gramStart"/>
      <w:r w:rsidRPr="00E04C3B">
        <w:rPr>
          <w:rFonts w:ascii="Consolas" w:hAnsi="Consolas" w:cs="宋体"/>
          <w:b/>
          <w:bCs/>
          <w:color w:val="795E26"/>
          <w:kern w:val="0"/>
          <w:sz w:val="24"/>
        </w:rPr>
        <w:t>JPanel</w:t>
      </w:r>
      <w:proofErr w:type="spellEnd"/>
      <w:r w:rsidRPr="00E04C3B">
        <w:rPr>
          <w:rFonts w:ascii="Consolas" w:hAnsi="Consolas" w:cs="宋体"/>
          <w:b/>
          <w:bCs/>
          <w:color w:val="000000"/>
          <w:kern w:val="0"/>
          <w:sz w:val="24"/>
        </w:rPr>
        <w:t>(</w:t>
      </w:r>
      <w:proofErr w:type="gramEnd"/>
      <w:r w:rsidRPr="00E04C3B">
        <w:rPr>
          <w:rFonts w:ascii="Consolas" w:hAnsi="Consolas" w:cs="宋体"/>
          <w:b/>
          <w:bCs/>
          <w:color w:val="AF00DB"/>
          <w:kern w:val="0"/>
          <w:sz w:val="24"/>
        </w:rPr>
        <w:t>new</w:t>
      </w:r>
      <w:r w:rsidRPr="00E04C3B">
        <w:rPr>
          <w:rFonts w:ascii="Consolas" w:hAnsi="Consolas" w:cs="宋体"/>
          <w:b/>
          <w:bCs/>
          <w:color w:val="000000"/>
          <w:kern w:val="0"/>
          <w:sz w:val="24"/>
        </w:rPr>
        <w:t xml:space="preserve"> </w:t>
      </w:r>
      <w:proofErr w:type="spellStart"/>
      <w:r w:rsidRPr="00E04C3B">
        <w:rPr>
          <w:rFonts w:ascii="Consolas" w:hAnsi="Consolas" w:cs="宋体"/>
          <w:b/>
          <w:bCs/>
          <w:color w:val="795E26"/>
          <w:kern w:val="0"/>
          <w:sz w:val="24"/>
        </w:rPr>
        <w:t>GridLayout</w:t>
      </w:r>
      <w:proofErr w:type="spellEnd"/>
      <w:r w:rsidRPr="00E04C3B">
        <w:rPr>
          <w:rFonts w:ascii="Consolas" w:hAnsi="Consolas" w:cs="宋体"/>
          <w:b/>
          <w:bCs/>
          <w:color w:val="000000"/>
          <w:kern w:val="0"/>
          <w:sz w:val="24"/>
        </w:rPr>
        <w:t>(</w:t>
      </w:r>
      <w:r w:rsidRPr="00E04C3B">
        <w:rPr>
          <w:rFonts w:ascii="Consolas" w:hAnsi="Consolas" w:cs="宋体"/>
          <w:b/>
          <w:bCs/>
          <w:color w:val="09885A"/>
          <w:kern w:val="0"/>
          <w:sz w:val="24"/>
        </w:rPr>
        <w:t>2</w:t>
      </w:r>
      <w:r w:rsidRPr="00E04C3B">
        <w:rPr>
          <w:rFonts w:ascii="Consolas" w:hAnsi="Consolas" w:cs="宋体"/>
          <w:b/>
          <w:bCs/>
          <w:color w:val="000000"/>
          <w:kern w:val="0"/>
          <w:sz w:val="24"/>
        </w:rPr>
        <w:t xml:space="preserve">, </w:t>
      </w:r>
      <w:r w:rsidRPr="00E04C3B">
        <w:rPr>
          <w:rFonts w:ascii="Consolas" w:hAnsi="Consolas" w:cs="宋体"/>
          <w:b/>
          <w:bCs/>
          <w:color w:val="09885A"/>
          <w:kern w:val="0"/>
          <w:sz w:val="24"/>
        </w:rPr>
        <w:t>1</w:t>
      </w:r>
      <w:r w:rsidRPr="00E04C3B">
        <w:rPr>
          <w:rFonts w:ascii="Consolas" w:hAnsi="Consolas" w:cs="宋体"/>
          <w:b/>
          <w:bCs/>
          <w:color w:val="000000"/>
          <w:kern w:val="0"/>
          <w:sz w:val="24"/>
        </w:rPr>
        <w:t xml:space="preserve">)); </w:t>
      </w:r>
    </w:p>
    <w:p w:rsidR="00E04C3B" w:rsidRPr="00E04C3B" w:rsidRDefault="00E04C3B" w:rsidP="00016BCA">
      <w:pPr>
        <w:widowControl/>
        <w:shd w:val="clear" w:color="auto" w:fill="FFFFFF"/>
        <w:ind w:firstLine="480"/>
        <w:jc w:val="left"/>
        <w:rPr>
          <w:rFonts w:ascii="Consolas" w:hAnsi="Consolas" w:cs="宋体"/>
          <w:b/>
          <w:bCs/>
          <w:color w:val="000000"/>
          <w:kern w:val="0"/>
          <w:sz w:val="24"/>
        </w:rPr>
      </w:pPr>
      <w:r w:rsidRPr="00E04C3B">
        <w:rPr>
          <w:rFonts w:ascii="Consolas" w:hAnsi="Consolas" w:cs="宋体"/>
          <w:b/>
          <w:bCs/>
          <w:color w:val="000000"/>
          <w:kern w:val="0"/>
          <w:sz w:val="24"/>
        </w:rPr>
        <w:t xml:space="preserve"> </w:t>
      </w:r>
      <w:r>
        <w:rPr>
          <w:rFonts w:ascii="Consolas" w:hAnsi="Consolas" w:cs="宋体"/>
          <w:b/>
          <w:bCs/>
          <w:color w:val="008000"/>
          <w:kern w:val="0"/>
          <w:sz w:val="24"/>
        </w:rPr>
        <w:t>/</w:t>
      </w:r>
      <w:r>
        <w:rPr>
          <w:rFonts w:ascii="Consolas" w:hAnsi="Consolas" w:cs="宋体" w:hint="eastAsia"/>
          <w:b/>
          <w:bCs/>
          <w:color w:val="008000"/>
          <w:kern w:val="0"/>
          <w:sz w:val="24"/>
        </w:rPr>
        <w:t>*</w:t>
      </w:r>
      <w:r w:rsidRPr="00E04C3B">
        <w:rPr>
          <w:rFonts w:ascii="Consolas" w:hAnsi="Consolas" w:cs="宋体"/>
          <w:b/>
          <w:bCs/>
          <w:color w:val="008000"/>
          <w:kern w:val="0"/>
          <w:sz w:val="24"/>
        </w:rPr>
        <w:t>set layout</w:t>
      </w:r>
      <w:r>
        <w:rPr>
          <w:rFonts w:ascii="Consolas" w:hAnsi="Consolas" w:cs="宋体"/>
          <w:b/>
          <w:bCs/>
          <w:color w:val="008000"/>
          <w:kern w:val="0"/>
          <w:sz w:val="24"/>
        </w:rPr>
        <w:t xml:space="preserve"> </w:t>
      </w:r>
      <w:r>
        <w:rPr>
          <w:rFonts w:ascii="Consolas" w:hAnsi="Consolas" w:cs="宋体" w:hint="eastAsia"/>
          <w:b/>
          <w:bCs/>
          <w:color w:val="008000"/>
          <w:kern w:val="0"/>
          <w:sz w:val="24"/>
        </w:rPr>
        <w:t>//</w:t>
      </w:r>
      <w:r>
        <w:rPr>
          <w:rFonts w:ascii="Consolas" w:hAnsi="Consolas" w:cs="宋体" w:hint="eastAsia"/>
          <w:b/>
          <w:bCs/>
          <w:color w:val="008000"/>
          <w:kern w:val="0"/>
          <w:sz w:val="24"/>
        </w:rPr>
        <w:t>设置布局</w:t>
      </w:r>
      <w:r>
        <w:rPr>
          <w:rFonts w:ascii="Consolas" w:hAnsi="Consolas" w:cs="宋体" w:hint="eastAsia"/>
          <w:b/>
          <w:bCs/>
          <w:color w:val="008000"/>
          <w:kern w:val="0"/>
          <w:sz w:val="24"/>
        </w:rPr>
        <w:t xml:space="preserve"> </w:t>
      </w:r>
      <w:r>
        <w:rPr>
          <w:rFonts w:ascii="Consolas" w:hAnsi="Consolas" w:cs="宋体" w:hint="eastAsia"/>
          <w:b/>
          <w:bCs/>
          <w:color w:val="008000"/>
          <w:kern w:val="0"/>
          <w:sz w:val="24"/>
        </w:rPr>
        <w:t>将面板分成上下两等</w:t>
      </w:r>
    </w:p>
    <w:p w:rsidR="00E04C3B" w:rsidRPr="00E04C3B" w:rsidRDefault="00E04C3B" w:rsidP="00016BCA">
      <w:pPr>
        <w:widowControl/>
        <w:shd w:val="clear" w:color="auto" w:fill="FFFFFF"/>
        <w:jc w:val="left"/>
        <w:rPr>
          <w:rFonts w:ascii="Consolas" w:hAnsi="Consolas" w:cs="宋体"/>
          <w:b/>
          <w:bCs/>
          <w:color w:val="000000"/>
          <w:kern w:val="0"/>
          <w:sz w:val="24"/>
        </w:rPr>
      </w:pPr>
      <w:r w:rsidRPr="00E04C3B">
        <w:rPr>
          <w:rFonts w:ascii="Consolas" w:hAnsi="Consolas" w:cs="宋体"/>
          <w:b/>
          <w:bCs/>
          <w:color w:val="000000"/>
          <w:kern w:val="0"/>
          <w:sz w:val="24"/>
        </w:rPr>
        <w:t xml:space="preserve">    </w:t>
      </w:r>
      <w:r w:rsidRPr="00E04C3B">
        <w:rPr>
          <w:rFonts w:ascii="Consolas" w:hAnsi="Consolas" w:cs="宋体"/>
          <w:b/>
          <w:bCs/>
          <w:color w:val="0000FF"/>
          <w:kern w:val="0"/>
          <w:sz w:val="24"/>
        </w:rPr>
        <w:t>public</w:t>
      </w:r>
      <w:r w:rsidRPr="00E04C3B">
        <w:rPr>
          <w:rFonts w:ascii="Consolas" w:hAnsi="Consolas" w:cs="宋体"/>
          <w:b/>
          <w:bCs/>
          <w:color w:val="000000"/>
          <w:kern w:val="0"/>
          <w:sz w:val="24"/>
        </w:rPr>
        <w:t xml:space="preserve"> </w:t>
      </w:r>
      <w:proofErr w:type="spellStart"/>
      <w:r w:rsidRPr="00E04C3B">
        <w:rPr>
          <w:rFonts w:ascii="Consolas" w:hAnsi="Consolas" w:cs="宋体"/>
          <w:b/>
          <w:bCs/>
          <w:color w:val="795E26"/>
          <w:kern w:val="0"/>
          <w:sz w:val="24"/>
        </w:rPr>
        <w:t>NiceFrame</w:t>
      </w:r>
      <w:proofErr w:type="spellEnd"/>
      <w:r w:rsidRPr="00E04C3B">
        <w:rPr>
          <w:rFonts w:ascii="Consolas" w:hAnsi="Consolas" w:cs="宋体"/>
          <w:b/>
          <w:bCs/>
          <w:color w:val="000000"/>
          <w:kern w:val="0"/>
          <w:sz w:val="24"/>
        </w:rPr>
        <w:t xml:space="preserve">(){   </w:t>
      </w:r>
      <w:r w:rsidRPr="00E04C3B">
        <w:rPr>
          <w:rFonts w:ascii="Consolas" w:hAnsi="Consolas" w:cs="宋体"/>
          <w:b/>
          <w:bCs/>
          <w:color w:val="008000"/>
          <w:kern w:val="0"/>
          <w:sz w:val="24"/>
        </w:rPr>
        <w:t>//constructer</w:t>
      </w:r>
      <w:r>
        <w:rPr>
          <w:rFonts w:ascii="Consolas" w:hAnsi="Consolas" w:cs="宋体" w:hint="eastAsia"/>
          <w:b/>
          <w:bCs/>
          <w:color w:val="000000"/>
          <w:kern w:val="0"/>
          <w:sz w:val="24"/>
        </w:rPr>
        <w:t xml:space="preserve"> //</w:t>
      </w:r>
      <w:r>
        <w:rPr>
          <w:rFonts w:ascii="Consolas" w:hAnsi="Consolas" w:cs="宋体" w:hint="eastAsia"/>
          <w:b/>
          <w:bCs/>
          <w:color w:val="000000"/>
          <w:kern w:val="0"/>
          <w:sz w:val="24"/>
        </w:rPr>
        <w:t>构造方法</w:t>
      </w:r>
    </w:p>
    <w:p w:rsidR="00E04C3B" w:rsidRPr="00E04C3B" w:rsidRDefault="00E04C3B" w:rsidP="00016BCA">
      <w:pPr>
        <w:widowControl/>
        <w:shd w:val="clear" w:color="auto" w:fill="FFFFFF"/>
        <w:jc w:val="left"/>
        <w:rPr>
          <w:rFonts w:ascii="Consolas" w:hAnsi="Consolas" w:cs="宋体"/>
          <w:b/>
          <w:bCs/>
          <w:color w:val="000000"/>
          <w:kern w:val="0"/>
          <w:sz w:val="24"/>
        </w:rPr>
      </w:pPr>
      <w:r w:rsidRPr="00E04C3B">
        <w:rPr>
          <w:rFonts w:ascii="Consolas" w:hAnsi="Consolas" w:cs="宋体"/>
          <w:b/>
          <w:bCs/>
          <w:color w:val="000000"/>
          <w:kern w:val="0"/>
          <w:sz w:val="24"/>
        </w:rPr>
        <w:t xml:space="preserve">        </w:t>
      </w:r>
      <w:proofErr w:type="spellStart"/>
      <w:r w:rsidRPr="00E04C3B">
        <w:rPr>
          <w:rFonts w:ascii="Consolas" w:hAnsi="Consolas" w:cs="宋体"/>
          <w:b/>
          <w:bCs/>
          <w:color w:val="795E26"/>
          <w:kern w:val="0"/>
          <w:sz w:val="24"/>
        </w:rPr>
        <w:t>setVisible</w:t>
      </w:r>
      <w:proofErr w:type="spellEnd"/>
      <w:r w:rsidRPr="00E04C3B">
        <w:rPr>
          <w:rFonts w:ascii="Consolas" w:hAnsi="Consolas" w:cs="宋体"/>
          <w:b/>
          <w:bCs/>
          <w:color w:val="000000"/>
          <w:kern w:val="0"/>
          <w:sz w:val="24"/>
        </w:rPr>
        <w:t>(</w:t>
      </w:r>
      <w:r w:rsidRPr="00E04C3B">
        <w:rPr>
          <w:rFonts w:ascii="Consolas" w:hAnsi="Consolas" w:cs="宋体"/>
          <w:b/>
          <w:bCs/>
          <w:color w:val="0000FF"/>
          <w:kern w:val="0"/>
          <w:sz w:val="24"/>
        </w:rPr>
        <w:t>true</w:t>
      </w:r>
      <w:proofErr w:type="gramStart"/>
      <w:r w:rsidRPr="00E04C3B">
        <w:rPr>
          <w:rFonts w:ascii="Consolas" w:hAnsi="Consolas" w:cs="宋体"/>
          <w:b/>
          <w:bCs/>
          <w:color w:val="000000"/>
          <w:kern w:val="0"/>
          <w:sz w:val="24"/>
        </w:rPr>
        <w:t xml:space="preserve">);   </w:t>
      </w:r>
      <w:proofErr w:type="gramEnd"/>
      <w:r w:rsidRPr="00E04C3B">
        <w:rPr>
          <w:rFonts w:ascii="Consolas" w:hAnsi="Consolas" w:cs="宋体"/>
          <w:b/>
          <w:bCs/>
          <w:color w:val="000000"/>
          <w:kern w:val="0"/>
          <w:sz w:val="24"/>
        </w:rPr>
        <w:t xml:space="preserve">           </w:t>
      </w:r>
      <w:r w:rsidRPr="00E04C3B">
        <w:rPr>
          <w:rFonts w:ascii="Consolas" w:hAnsi="Consolas" w:cs="宋体"/>
          <w:b/>
          <w:bCs/>
          <w:color w:val="008000"/>
          <w:kern w:val="0"/>
          <w:sz w:val="24"/>
        </w:rPr>
        <w:t xml:space="preserve">//visible                          </w:t>
      </w:r>
    </w:p>
    <w:p w:rsidR="00E04C3B" w:rsidRPr="00E04C3B" w:rsidRDefault="00E04C3B" w:rsidP="00016BCA">
      <w:pPr>
        <w:widowControl/>
        <w:shd w:val="clear" w:color="auto" w:fill="FFFFFF"/>
        <w:jc w:val="left"/>
        <w:rPr>
          <w:rFonts w:ascii="Consolas" w:hAnsi="Consolas" w:cs="宋体"/>
          <w:b/>
          <w:bCs/>
          <w:color w:val="000000"/>
          <w:kern w:val="0"/>
          <w:sz w:val="24"/>
        </w:rPr>
      </w:pPr>
      <w:r w:rsidRPr="00E04C3B">
        <w:rPr>
          <w:rFonts w:ascii="Consolas" w:hAnsi="Consolas" w:cs="宋体"/>
          <w:b/>
          <w:bCs/>
          <w:color w:val="000000"/>
          <w:kern w:val="0"/>
          <w:sz w:val="24"/>
        </w:rPr>
        <w:t xml:space="preserve">        </w:t>
      </w:r>
      <w:proofErr w:type="spellStart"/>
      <w:r w:rsidRPr="00E04C3B">
        <w:rPr>
          <w:rFonts w:ascii="Consolas" w:hAnsi="Consolas" w:cs="宋体"/>
          <w:b/>
          <w:bCs/>
          <w:color w:val="795E26"/>
          <w:kern w:val="0"/>
          <w:sz w:val="24"/>
        </w:rPr>
        <w:t>setDefaultCloseOperation</w:t>
      </w:r>
      <w:proofErr w:type="spellEnd"/>
      <w:r w:rsidRPr="00E04C3B">
        <w:rPr>
          <w:rFonts w:ascii="Consolas" w:hAnsi="Consolas" w:cs="宋体"/>
          <w:b/>
          <w:bCs/>
          <w:color w:val="000000"/>
          <w:kern w:val="0"/>
          <w:sz w:val="24"/>
        </w:rPr>
        <w:t xml:space="preserve">(DISPOSE_ON_CLOSE); </w:t>
      </w:r>
      <w:r w:rsidRPr="00E04C3B">
        <w:rPr>
          <w:rFonts w:ascii="Consolas" w:hAnsi="Consolas" w:cs="宋体"/>
          <w:b/>
          <w:bCs/>
          <w:color w:val="008000"/>
          <w:kern w:val="0"/>
          <w:sz w:val="24"/>
        </w:rPr>
        <w:t>//</w:t>
      </w:r>
      <w:r w:rsidR="00E518D7">
        <w:rPr>
          <w:rFonts w:ascii="Consolas" w:hAnsi="Consolas" w:cs="宋体" w:hint="eastAsia"/>
          <w:b/>
          <w:bCs/>
          <w:color w:val="008000"/>
          <w:kern w:val="0"/>
          <w:sz w:val="24"/>
        </w:rPr>
        <w:t>默认关闭方式</w:t>
      </w:r>
    </w:p>
    <w:p w:rsidR="00E04C3B" w:rsidRPr="00E04C3B" w:rsidRDefault="00E04C3B" w:rsidP="00016BCA">
      <w:pPr>
        <w:widowControl/>
        <w:shd w:val="clear" w:color="auto" w:fill="FFFFFF"/>
        <w:jc w:val="left"/>
        <w:rPr>
          <w:rFonts w:ascii="Consolas" w:hAnsi="Consolas" w:cs="宋体"/>
          <w:b/>
          <w:bCs/>
          <w:color w:val="000000"/>
          <w:kern w:val="0"/>
          <w:sz w:val="24"/>
        </w:rPr>
      </w:pPr>
      <w:r w:rsidRPr="00E04C3B">
        <w:rPr>
          <w:rFonts w:ascii="Consolas" w:hAnsi="Consolas" w:cs="宋体"/>
          <w:b/>
          <w:bCs/>
          <w:color w:val="000000"/>
          <w:kern w:val="0"/>
          <w:sz w:val="24"/>
        </w:rPr>
        <w:t xml:space="preserve">        </w:t>
      </w:r>
      <w:proofErr w:type="spellStart"/>
      <w:r w:rsidRPr="00E04C3B">
        <w:rPr>
          <w:rFonts w:ascii="Consolas" w:hAnsi="Consolas" w:cs="宋体"/>
          <w:b/>
          <w:bCs/>
          <w:color w:val="001080"/>
          <w:kern w:val="0"/>
          <w:sz w:val="24"/>
        </w:rPr>
        <w:t>Panel_Left</w:t>
      </w:r>
      <w:r w:rsidRPr="00E04C3B">
        <w:rPr>
          <w:rFonts w:ascii="Consolas" w:hAnsi="Consolas" w:cs="宋体"/>
          <w:b/>
          <w:bCs/>
          <w:color w:val="000000"/>
          <w:kern w:val="0"/>
          <w:sz w:val="24"/>
        </w:rPr>
        <w:t>.</w:t>
      </w:r>
      <w:r w:rsidRPr="00E04C3B">
        <w:rPr>
          <w:rFonts w:ascii="Consolas" w:hAnsi="Consolas" w:cs="宋体"/>
          <w:b/>
          <w:bCs/>
          <w:color w:val="795E26"/>
          <w:kern w:val="0"/>
          <w:sz w:val="24"/>
        </w:rPr>
        <w:t>add</w:t>
      </w:r>
      <w:proofErr w:type="spellEnd"/>
      <w:r w:rsidRPr="00E04C3B">
        <w:rPr>
          <w:rFonts w:ascii="Consolas" w:hAnsi="Consolas" w:cs="宋体"/>
          <w:b/>
          <w:bCs/>
          <w:color w:val="000000"/>
          <w:kern w:val="0"/>
          <w:sz w:val="24"/>
        </w:rPr>
        <w:t>(NC</w:t>
      </w:r>
      <w:proofErr w:type="gramStart"/>
      <w:r w:rsidRPr="00E04C3B">
        <w:rPr>
          <w:rFonts w:ascii="Consolas" w:hAnsi="Consolas" w:cs="宋体"/>
          <w:b/>
          <w:bCs/>
          <w:color w:val="000000"/>
          <w:kern w:val="0"/>
          <w:sz w:val="24"/>
        </w:rPr>
        <w:t xml:space="preserve">);   </w:t>
      </w:r>
      <w:proofErr w:type="gramEnd"/>
      <w:r w:rsidRPr="00E04C3B">
        <w:rPr>
          <w:rFonts w:ascii="Consolas" w:hAnsi="Consolas" w:cs="宋体"/>
          <w:b/>
          <w:bCs/>
          <w:color w:val="000000"/>
          <w:kern w:val="0"/>
          <w:sz w:val="24"/>
        </w:rPr>
        <w:t xml:space="preserve">        </w:t>
      </w:r>
      <w:r w:rsidRPr="00E04C3B">
        <w:rPr>
          <w:rFonts w:ascii="Consolas" w:hAnsi="Consolas" w:cs="宋体"/>
          <w:b/>
          <w:bCs/>
          <w:color w:val="008000"/>
          <w:kern w:val="0"/>
          <w:sz w:val="24"/>
        </w:rPr>
        <w:t xml:space="preserve">//add </w:t>
      </w:r>
      <w:proofErr w:type="spellStart"/>
      <w:r w:rsidRPr="00E04C3B">
        <w:rPr>
          <w:rFonts w:ascii="Consolas" w:hAnsi="Consolas" w:cs="宋体"/>
          <w:b/>
          <w:bCs/>
          <w:color w:val="008000"/>
          <w:kern w:val="0"/>
          <w:sz w:val="24"/>
        </w:rPr>
        <w:t>NiceClock</w:t>
      </w:r>
      <w:proofErr w:type="spellEnd"/>
    </w:p>
    <w:p w:rsidR="00E04C3B" w:rsidRPr="00E04C3B" w:rsidRDefault="00E04C3B" w:rsidP="00016BCA">
      <w:pPr>
        <w:widowControl/>
        <w:shd w:val="clear" w:color="auto" w:fill="FFFFFF"/>
        <w:jc w:val="left"/>
        <w:rPr>
          <w:rFonts w:ascii="Consolas" w:hAnsi="Consolas" w:cs="宋体"/>
          <w:b/>
          <w:bCs/>
          <w:color w:val="000000"/>
          <w:kern w:val="0"/>
          <w:sz w:val="24"/>
        </w:rPr>
      </w:pPr>
      <w:r w:rsidRPr="00E04C3B">
        <w:rPr>
          <w:rFonts w:ascii="Consolas" w:hAnsi="Consolas" w:cs="宋体"/>
          <w:b/>
          <w:bCs/>
          <w:color w:val="000000"/>
          <w:kern w:val="0"/>
          <w:sz w:val="24"/>
        </w:rPr>
        <w:t xml:space="preserve">        </w:t>
      </w:r>
      <w:proofErr w:type="spellStart"/>
      <w:r w:rsidRPr="00E04C3B">
        <w:rPr>
          <w:rFonts w:ascii="Consolas" w:hAnsi="Consolas" w:cs="宋体"/>
          <w:b/>
          <w:bCs/>
          <w:color w:val="001080"/>
          <w:kern w:val="0"/>
          <w:sz w:val="24"/>
        </w:rPr>
        <w:t>Panel_Left</w:t>
      </w:r>
      <w:r w:rsidRPr="00E04C3B">
        <w:rPr>
          <w:rFonts w:ascii="Consolas" w:hAnsi="Consolas" w:cs="宋体"/>
          <w:b/>
          <w:bCs/>
          <w:color w:val="000000"/>
          <w:kern w:val="0"/>
          <w:sz w:val="24"/>
        </w:rPr>
        <w:t>.</w:t>
      </w:r>
      <w:r w:rsidRPr="00E04C3B">
        <w:rPr>
          <w:rFonts w:ascii="Consolas" w:hAnsi="Consolas" w:cs="宋体"/>
          <w:b/>
          <w:bCs/>
          <w:color w:val="795E26"/>
          <w:kern w:val="0"/>
          <w:sz w:val="24"/>
        </w:rPr>
        <w:t>add</w:t>
      </w:r>
      <w:proofErr w:type="spellEnd"/>
      <w:r w:rsidRPr="00E04C3B">
        <w:rPr>
          <w:rFonts w:ascii="Consolas" w:hAnsi="Consolas" w:cs="宋体"/>
          <w:b/>
          <w:bCs/>
          <w:color w:val="000000"/>
          <w:kern w:val="0"/>
          <w:sz w:val="24"/>
        </w:rPr>
        <w:t>(</w:t>
      </w:r>
      <w:r w:rsidRPr="00E04C3B">
        <w:rPr>
          <w:rFonts w:ascii="Consolas" w:hAnsi="Consolas" w:cs="宋体"/>
          <w:b/>
          <w:bCs/>
          <w:color w:val="001080"/>
          <w:kern w:val="0"/>
          <w:sz w:val="24"/>
        </w:rPr>
        <w:t>NM</w:t>
      </w:r>
      <w:r w:rsidRPr="00E04C3B">
        <w:rPr>
          <w:rFonts w:ascii="Consolas" w:hAnsi="Consolas" w:cs="宋体"/>
          <w:b/>
          <w:bCs/>
          <w:color w:val="000000"/>
          <w:kern w:val="0"/>
          <w:sz w:val="24"/>
        </w:rPr>
        <w:t>.</w:t>
      </w:r>
      <w:r w:rsidRPr="00E04C3B">
        <w:rPr>
          <w:rFonts w:ascii="Consolas" w:hAnsi="Consolas" w:cs="宋体"/>
          <w:b/>
          <w:bCs/>
          <w:color w:val="001080"/>
          <w:kern w:val="0"/>
          <w:sz w:val="24"/>
        </w:rPr>
        <w:t>NP</w:t>
      </w:r>
      <w:r w:rsidRPr="00E04C3B">
        <w:rPr>
          <w:rFonts w:ascii="Consolas" w:hAnsi="Consolas" w:cs="宋体"/>
          <w:b/>
          <w:bCs/>
          <w:color w:val="000000"/>
          <w:kern w:val="0"/>
          <w:sz w:val="24"/>
        </w:rPr>
        <w:t>.</w:t>
      </w:r>
      <w:r w:rsidRPr="00E04C3B">
        <w:rPr>
          <w:rFonts w:ascii="Consolas" w:hAnsi="Consolas" w:cs="宋体"/>
          <w:b/>
          <w:bCs/>
          <w:color w:val="001080"/>
          <w:kern w:val="0"/>
          <w:sz w:val="24"/>
        </w:rPr>
        <w:t>NL</w:t>
      </w:r>
      <w:proofErr w:type="gramStart"/>
      <w:r w:rsidRPr="00E04C3B">
        <w:rPr>
          <w:rFonts w:ascii="Consolas" w:hAnsi="Consolas" w:cs="宋体"/>
          <w:b/>
          <w:bCs/>
          <w:color w:val="000000"/>
          <w:kern w:val="0"/>
          <w:sz w:val="24"/>
        </w:rPr>
        <w:t xml:space="preserve">);  </w:t>
      </w:r>
      <w:r w:rsidR="00E518D7">
        <w:rPr>
          <w:rFonts w:ascii="Consolas" w:hAnsi="Consolas" w:cs="宋体"/>
          <w:b/>
          <w:bCs/>
          <w:color w:val="000000"/>
          <w:kern w:val="0"/>
          <w:sz w:val="24"/>
        </w:rPr>
        <w:t xml:space="preserve"> </w:t>
      </w:r>
      <w:proofErr w:type="gramEnd"/>
      <w:r w:rsidRPr="00E04C3B">
        <w:rPr>
          <w:rFonts w:ascii="Consolas" w:hAnsi="Consolas" w:cs="宋体"/>
          <w:b/>
          <w:bCs/>
          <w:color w:val="000000"/>
          <w:kern w:val="0"/>
          <w:sz w:val="24"/>
        </w:rPr>
        <w:t xml:space="preserve"> </w:t>
      </w:r>
      <w:r w:rsidRPr="00E04C3B">
        <w:rPr>
          <w:rFonts w:ascii="Consolas" w:hAnsi="Consolas" w:cs="宋体"/>
          <w:b/>
          <w:bCs/>
          <w:color w:val="008000"/>
          <w:kern w:val="0"/>
          <w:sz w:val="24"/>
        </w:rPr>
        <w:t xml:space="preserve">//add </w:t>
      </w:r>
      <w:proofErr w:type="spellStart"/>
      <w:r w:rsidRPr="00E04C3B">
        <w:rPr>
          <w:rFonts w:ascii="Consolas" w:hAnsi="Consolas" w:cs="宋体"/>
          <w:b/>
          <w:bCs/>
          <w:color w:val="008000"/>
          <w:kern w:val="0"/>
          <w:sz w:val="24"/>
        </w:rPr>
        <w:t>NiceLabels</w:t>
      </w:r>
      <w:proofErr w:type="spellEnd"/>
    </w:p>
    <w:p w:rsidR="00E04C3B" w:rsidRPr="00E04C3B" w:rsidRDefault="00E04C3B" w:rsidP="00016BCA">
      <w:pPr>
        <w:widowControl/>
        <w:shd w:val="clear" w:color="auto" w:fill="FFFFFF"/>
        <w:jc w:val="left"/>
        <w:rPr>
          <w:rFonts w:ascii="Consolas" w:hAnsi="Consolas" w:cs="宋体"/>
          <w:b/>
          <w:bCs/>
          <w:color w:val="000000"/>
          <w:kern w:val="0"/>
          <w:sz w:val="24"/>
        </w:rPr>
      </w:pPr>
      <w:r w:rsidRPr="00E04C3B">
        <w:rPr>
          <w:rFonts w:ascii="Consolas" w:hAnsi="Consolas" w:cs="宋体"/>
          <w:b/>
          <w:bCs/>
          <w:color w:val="000000"/>
          <w:kern w:val="0"/>
          <w:sz w:val="24"/>
        </w:rPr>
        <w:t xml:space="preserve">        </w:t>
      </w:r>
      <w:proofErr w:type="spellStart"/>
      <w:r w:rsidRPr="00E04C3B">
        <w:rPr>
          <w:rFonts w:ascii="Consolas" w:hAnsi="Consolas" w:cs="宋体"/>
          <w:b/>
          <w:bCs/>
          <w:color w:val="795E26"/>
          <w:kern w:val="0"/>
          <w:sz w:val="24"/>
        </w:rPr>
        <w:t>setLayout</w:t>
      </w:r>
      <w:proofErr w:type="spellEnd"/>
      <w:r w:rsidRPr="00E04C3B">
        <w:rPr>
          <w:rFonts w:ascii="Consolas" w:hAnsi="Consolas" w:cs="宋体"/>
          <w:b/>
          <w:bCs/>
          <w:color w:val="000000"/>
          <w:kern w:val="0"/>
          <w:sz w:val="24"/>
        </w:rPr>
        <w:t>(</w:t>
      </w:r>
      <w:r w:rsidRPr="00E04C3B">
        <w:rPr>
          <w:rFonts w:ascii="Consolas" w:hAnsi="Consolas" w:cs="宋体"/>
          <w:b/>
          <w:bCs/>
          <w:color w:val="AF00DB"/>
          <w:kern w:val="0"/>
          <w:sz w:val="24"/>
        </w:rPr>
        <w:t>new</w:t>
      </w:r>
      <w:r w:rsidRPr="00E04C3B">
        <w:rPr>
          <w:rFonts w:ascii="Consolas" w:hAnsi="Consolas" w:cs="宋体"/>
          <w:b/>
          <w:bCs/>
          <w:color w:val="000000"/>
          <w:kern w:val="0"/>
          <w:sz w:val="24"/>
        </w:rPr>
        <w:t xml:space="preserve"> </w:t>
      </w:r>
      <w:proofErr w:type="spellStart"/>
      <w:r w:rsidRPr="00E04C3B">
        <w:rPr>
          <w:rFonts w:ascii="Consolas" w:hAnsi="Consolas" w:cs="宋体"/>
          <w:b/>
          <w:bCs/>
          <w:color w:val="795E26"/>
          <w:kern w:val="0"/>
          <w:sz w:val="24"/>
        </w:rPr>
        <w:t>GridLayout</w:t>
      </w:r>
      <w:proofErr w:type="spellEnd"/>
      <w:r w:rsidRPr="00E04C3B">
        <w:rPr>
          <w:rFonts w:ascii="Consolas" w:hAnsi="Consolas" w:cs="宋体"/>
          <w:b/>
          <w:bCs/>
          <w:color w:val="000000"/>
          <w:kern w:val="0"/>
          <w:sz w:val="24"/>
        </w:rPr>
        <w:t>(</w:t>
      </w:r>
      <w:r w:rsidRPr="00E04C3B">
        <w:rPr>
          <w:rFonts w:ascii="Consolas" w:hAnsi="Consolas" w:cs="宋体"/>
          <w:b/>
          <w:bCs/>
          <w:color w:val="09885A"/>
          <w:kern w:val="0"/>
          <w:sz w:val="24"/>
        </w:rPr>
        <w:t>1</w:t>
      </w:r>
      <w:r w:rsidRPr="00E04C3B">
        <w:rPr>
          <w:rFonts w:ascii="Consolas" w:hAnsi="Consolas" w:cs="宋体"/>
          <w:b/>
          <w:bCs/>
          <w:color w:val="000000"/>
          <w:kern w:val="0"/>
          <w:sz w:val="24"/>
        </w:rPr>
        <w:t xml:space="preserve">, </w:t>
      </w:r>
      <w:r w:rsidRPr="00E04C3B">
        <w:rPr>
          <w:rFonts w:ascii="Consolas" w:hAnsi="Consolas" w:cs="宋体"/>
          <w:b/>
          <w:bCs/>
          <w:color w:val="09885A"/>
          <w:kern w:val="0"/>
          <w:sz w:val="24"/>
        </w:rPr>
        <w:t>2</w:t>
      </w:r>
      <w:r w:rsidR="00E518D7">
        <w:rPr>
          <w:rFonts w:ascii="Consolas" w:hAnsi="Consolas" w:cs="宋体"/>
          <w:b/>
          <w:bCs/>
          <w:color w:val="000000"/>
          <w:kern w:val="0"/>
          <w:sz w:val="24"/>
        </w:rPr>
        <w:t xml:space="preserve">));   </w:t>
      </w:r>
      <w:r w:rsidRPr="00E04C3B">
        <w:rPr>
          <w:rFonts w:ascii="Consolas" w:hAnsi="Consolas" w:cs="宋体"/>
          <w:b/>
          <w:bCs/>
          <w:color w:val="000000"/>
          <w:kern w:val="0"/>
          <w:sz w:val="24"/>
        </w:rPr>
        <w:t xml:space="preserve"> </w:t>
      </w:r>
      <w:r w:rsidRPr="00E04C3B">
        <w:rPr>
          <w:rFonts w:ascii="Consolas" w:hAnsi="Consolas" w:cs="宋体"/>
          <w:b/>
          <w:bCs/>
          <w:color w:val="008000"/>
          <w:kern w:val="0"/>
          <w:sz w:val="24"/>
        </w:rPr>
        <w:t>//set layout</w:t>
      </w:r>
      <w:r w:rsidR="00E518D7">
        <w:rPr>
          <w:rFonts w:ascii="Consolas" w:hAnsi="Consolas" w:cs="宋体"/>
          <w:b/>
          <w:bCs/>
          <w:color w:val="008000"/>
          <w:kern w:val="0"/>
          <w:sz w:val="24"/>
        </w:rPr>
        <w:t xml:space="preserve"> </w:t>
      </w:r>
      <w:r w:rsidR="00E518D7">
        <w:rPr>
          <w:rFonts w:ascii="Consolas" w:hAnsi="Consolas" w:cs="宋体" w:hint="eastAsia"/>
          <w:b/>
          <w:bCs/>
          <w:color w:val="008000"/>
          <w:kern w:val="0"/>
          <w:sz w:val="24"/>
        </w:rPr>
        <w:t>//</w:t>
      </w:r>
      <w:r w:rsidR="00E518D7">
        <w:rPr>
          <w:rFonts w:ascii="Consolas" w:hAnsi="Consolas" w:cs="宋体" w:hint="eastAsia"/>
          <w:b/>
          <w:bCs/>
          <w:color w:val="008000"/>
          <w:kern w:val="0"/>
          <w:sz w:val="24"/>
        </w:rPr>
        <w:t>左右等分</w:t>
      </w:r>
    </w:p>
    <w:p w:rsidR="00E04C3B" w:rsidRPr="00E04C3B" w:rsidRDefault="00E04C3B" w:rsidP="00016BCA">
      <w:pPr>
        <w:widowControl/>
        <w:shd w:val="clear" w:color="auto" w:fill="FFFFFF"/>
        <w:jc w:val="left"/>
        <w:rPr>
          <w:rFonts w:ascii="Consolas" w:hAnsi="Consolas" w:cs="宋体"/>
          <w:b/>
          <w:bCs/>
          <w:color w:val="000000"/>
          <w:kern w:val="0"/>
          <w:sz w:val="24"/>
        </w:rPr>
      </w:pPr>
      <w:r w:rsidRPr="00E04C3B">
        <w:rPr>
          <w:rFonts w:ascii="Consolas" w:hAnsi="Consolas" w:cs="宋体"/>
          <w:b/>
          <w:bCs/>
          <w:color w:val="000000"/>
          <w:kern w:val="0"/>
          <w:sz w:val="24"/>
        </w:rPr>
        <w:t xml:space="preserve">        </w:t>
      </w:r>
      <w:proofErr w:type="spellStart"/>
      <w:r w:rsidRPr="00E04C3B">
        <w:rPr>
          <w:rFonts w:ascii="Consolas" w:hAnsi="Consolas" w:cs="宋体"/>
          <w:b/>
          <w:bCs/>
          <w:color w:val="795E26"/>
          <w:kern w:val="0"/>
          <w:sz w:val="24"/>
        </w:rPr>
        <w:t>setJMenuBar</w:t>
      </w:r>
      <w:proofErr w:type="spellEnd"/>
      <w:r w:rsidRPr="00E04C3B">
        <w:rPr>
          <w:rFonts w:ascii="Consolas" w:hAnsi="Consolas" w:cs="宋体"/>
          <w:b/>
          <w:bCs/>
          <w:color w:val="000000"/>
          <w:kern w:val="0"/>
          <w:sz w:val="24"/>
        </w:rPr>
        <w:t>(NM</w:t>
      </w:r>
      <w:proofErr w:type="gramStart"/>
      <w:r w:rsidRPr="00E04C3B">
        <w:rPr>
          <w:rFonts w:ascii="Consolas" w:hAnsi="Consolas" w:cs="宋体"/>
          <w:b/>
          <w:bCs/>
          <w:color w:val="000000"/>
          <w:kern w:val="0"/>
          <w:sz w:val="24"/>
        </w:rPr>
        <w:t xml:space="preserve">);   </w:t>
      </w:r>
      <w:proofErr w:type="gramEnd"/>
      <w:r w:rsidRPr="00E04C3B">
        <w:rPr>
          <w:rFonts w:ascii="Consolas" w:hAnsi="Consolas" w:cs="宋体"/>
          <w:b/>
          <w:bCs/>
          <w:color w:val="000000"/>
          <w:kern w:val="0"/>
          <w:sz w:val="24"/>
        </w:rPr>
        <w:t xml:space="preserve">           </w:t>
      </w:r>
      <w:r w:rsidRPr="00E04C3B">
        <w:rPr>
          <w:rFonts w:ascii="Consolas" w:hAnsi="Consolas" w:cs="宋体"/>
          <w:b/>
          <w:bCs/>
          <w:color w:val="008000"/>
          <w:kern w:val="0"/>
          <w:sz w:val="24"/>
        </w:rPr>
        <w:t xml:space="preserve">//add </w:t>
      </w:r>
      <w:proofErr w:type="spellStart"/>
      <w:r w:rsidRPr="00E04C3B">
        <w:rPr>
          <w:rFonts w:ascii="Consolas" w:hAnsi="Consolas" w:cs="宋体"/>
          <w:b/>
          <w:bCs/>
          <w:color w:val="008000"/>
          <w:kern w:val="0"/>
          <w:sz w:val="24"/>
        </w:rPr>
        <w:t>Menubar</w:t>
      </w:r>
      <w:proofErr w:type="spellEnd"/>
    </w:p>
    <w:p w:rsidR="00E04C3B" w:rsidRPr="00E04C3B" w:rsidRDefault="00E04C3B" w:rsidP="00016BCA">
      <w:pPr>
        <w:widowControl/>
        <w:shd w:val="clear" w:color="auto" w:fill="FFFFFF"/>
        <w:jc w:val="left"/>
        <w:rPr>
          <w:rFonts w:ascii="Consolas" w:hAnsi="Consolas" w:cs="宋体"/>
          <w:b/>
          <w:bCs/>
          <w:color w:val="000000"/>
          <w:kern w:val="0"/>
          <w:sz w:val="24"/>
        </w:rPr>
      </w:pPr>
      <w:r w:rsidRPr="00E04C3B">
        <w:rPr>
          <w:rFonts w:ascii="Consolas" w:hAnsi="Consolas" w:cs="宋体"/>
          <w:b/>
          <w:bCs/>
          <w:color w:val="000000"/>
          <w:kern w:val="0"/>
          <w:sz w:val="24"/>
        </w:rPr>
        <w:t xml:space="preserve">        </w:t>
      </w:r>
      <w:r w:rsidRPr="00E04C3B">
        <w:rPr>
          <w:rFonts w:ascii="Consolas" w:hAnsi="Consolas" w:cs="宋体"/>
          <w:b/>
          <w:bCs/>
          <w:color w:val="795E26"/>
          <w:kern w:val="0"/>
          <w:sz w:val="24"/>
        </w:rPr>
        <w:t>add</w:t>
      </w:r>
      <w:r w:rsidRPr="00E04C3B">
        <w:rPr>
          <w:rFonts w:ascii="Consolas" w:hAnsi="Consolas" w:cs="宋体"/>
          <w:b/>
          <w:bCs/>
          <w:color w:val="000000"/>
          <w:kern w:val="0"/>
          <w:sz w:val="24"/>
        </w:rPr>
        <w:t>(</w:t>
      </w:r>
      <w:proofErr w:type="spellStart"/>
      <w:r w:rsidRPr="00E04C3B">
        <w:rPr>
          <w:rFonts w:ascii="Consolas" w:hAnsi="Consolas" w:cs="宋体"/>
          <w:b/>
          <w:bCs/>
          <w:color w:val="000000"/>
          <w:kern w:val="0"/>
          <w:sz w:val="24"/>
        </w:rPr>
        <w:t>Panel_Left</w:t>
      </w:r>
      <w:proofErr w:type="spellEnd"/>
      <w:proofErr w:type="gramStart"/>
      <w:r w:rsidRPr="00E04C3B">
        <w:rPr>
          <w:rFonts w:ascii="Consolas" w:hAnsi="Consolas" w:cs="宋体"/>
          <w:b/>
          <w:bCs/>
          <w:color w:val="000000"/>
          <w:kern w:val="0"/>
          <w:sz w:val="24"/>
        </w:rPr>
        <w:t xml:space="preserve">);   </w:t>
      </w:r>
      <w:proofErr w:type="gramEnd"/>
      <w:r w:rsidRPr="00E04C3B">
        <w:rPr>
          <w:rFonts w:ascii="Consolas" w:hAnsi="Consolas" w:cs="宋体"/>
          <w:b/>
          <w:bCs/>
          <w:color w:val="000000"/>
          <w:kern w:val="0"/>
          <w:sz w:val="24"/>
        </w:rPr>
        <w:t xml:space="preserve">         </w:t>
      </w:r>
      <w:r w:rsidRPr="00E04C3B">
        <w:rPr>
          <w:rFonts w:ascii="Consolas" w:hAnsi="Consolas" w:cs="宋体"/>
          <w:b/>
          <w:bCs/>
          <w:color w:val="008000"/>
          <w:kern w:val="0"/>
          <w:sz w:val="24"/>
        </w:rPr>
        <w:t xml:space="preserve">//add </w:t>
      </w:r>
      <w:proofErr w:type="spellStart"/>
      <w:r w:rsidRPr="00E04C3B">
        <w:rPr>
          <w:rFonts w:ascii="Consolas" w:hAnsi="Consolas" w:cs="宋体"/>
          <w:b/>
          <w:bCs/>
          <w:color w:val="008000"/>
          <w:kern w:val="0"/>
          <w:sz w:val="24"/>
        </w:rPr>
        <w:t>Panel_Left</w:t>
      </w:r>
      <w:proofErr w:type="spellEnd"/>
      <w:r w:rsidRPr="00E04C3B">
        <w:rPr>
          <w:rFonts w:ascii="Consolas" w:hAnsi="Consolas" w:cs="宋体"/>
          <w:b/>
          <w:bCs/>
          <w:color w:val="008000"/>
          <w:kern w:val="0"/>
          <w:sz w:val="24"/>
        </w:rPr>
        <w:t xml:space="preserve">        </w:t>
      </w:r>
    </w:p>
    <w:p w:rsidR="00E04C3B" w:rsidRPr="00E04C3B" w:rsidRDefault="00E04C3B" w:rsidP="00016BCA">
      <w:pPr>
        <w:widowControl/>
        <w:shd w:val="clear" w:color="auto" w:fill="FFFFFF"/>
        <w:jc w:val="left"/>
        <w:rPr>
          <w:rFonts w:ascii="Consolas" w:hAnsi="Consolas" w:cs="宋体"/>
          <w:b/>
          <w:bCs/>
          <w:color w:val="000000"/>
          <w:kern w:val="0"/>
          <w:sz w:val="24"/>
        </w:rPr>
      </w:pPr>
      <w:r w:rsidRPr="00E04C3B">
        <w:rPr>
          <w:rFonts w:ascii="Consolas" w:hAnsi="Consolas" w:cs="宋体"/>
          <w:b/>
          <w:bCs/>
          <w:color w:val="000000"/>
          <w:kern w:val="0"/>
          <w:sz w:val="24"/>
        </w:rPr>
        <w:t xml:space="preserve">        </w:t>
      </w:r>
      <w:r w:rsidRPr="00E04C3B">
        <w:rPr>
          <w:rFonts w:ascii="Consolas" w:hAnsi="Consolas" w:cs="宋体"/>
          <w:b/>
          <w:bCs/>
          <w:color w:val="795E26"/>
          <w:kern w:val="0"/>
          <w:sz w:val="24"/>
        </w:rPr>
        <w:t>add</w:t>
      </w:r>
      <w:r w:rsidRPr="00E04C3B">
        <w:rPr>
          <w:rFonts w:ascii="Consolas" w:hAnsi="Consolas" w:cs="宋体"/>
          <w:b/>
          <w:bCs/>
          <w:color w:val="000000"/>
          <w:kern w:val="0"/>
          <w:sz w:val="24"/>
        </w:rPr>
        <w:t>(</w:t>
      </w:r>
      <w:r w:rsidRPr="00E04C3B">
        <w:rPr>
          <w:rFonts w:ascii="Consolas" w:hAnsi="Consolas" w:cs="宋体"/>
          <w:b/>
          <w:bCs/>
          <w:color w:val="001080"/>
          <w:kern w:val="0"/>
          <w:sz w:val="24"/>
        </w:rPr>
        <w:t>NM</w:t>
      </w:r>
      <w:r w:rsidRPr="00E04C3B">
        <w:rPr>
          <w:rFonts w:ascii="Consolas" w:hAnsi="Consolas" w:cs="宋体"/>
          <w:b/>
          <w:bCs/>
          <w:color w:val="000000"/>
          <w:kern w:val="0"/>
          <w:sz w:val="24"/>
        </w:rPr>
        <w:t>.</w:t>
      </w:r>
      <w:r w:rsidRPr="00E04C3B">
        <w:rPr>
          <w:rFonts w:ascii="Consolas" w:hAnsi="Consolas" w:cs="宋体"/>
          <w:b/>
          <w:bCs/>
          <w:color w:val="001080"/>
          <w:kern w:val="0"/>
          <w:sz w:val="24"/>
        </w:rPr>
        <w:t>NP</w:t>
      </w:r>
      <w:proofErr w:type="gramStart"/>
      <w:r w:rsidRPr="00E04C3B">
        <w:rPr>
          <w:rFonts w:ascii="Consolas" w:hAnsi="Consolas" w:cs="宋体"/>
          <w:b/>
          <w:bCs/>
          <w:color w:val="000000"/>
          <w:kern w:val="0"/>
          <w:sz w:val="24"/>
        </w:rPr>
        <w:t xml:space="preserve">);   </w:t>
      </w:r>
      <w:proofErr w:type="gramEnd"/>
      <w:r w:rsidRPr="00E04C3B">
        <w:rPr>
          <w:rFonts w:ascii="Consolas" w:hAnsi="Consolas" w:cs="宋体"/>
          <w:b/>
          <w:bCs/>
          <w:color w:val="000000"/>
          <w:kern w:val="0"/>
          <w:sz w:val="24"/>
        </w:rPr>
        <w:t xml:space="preserve">            </w:t>
      </w:r>
      <w:r w:rsidRPr="00E04C3B">
        <w:rPr>
          <w:rFonts w:ascii="Consolas" w:hAnsi="Consolas" w:cs="宋体"/>
          <w:b/>
          <w:bCs/>
          <w:color w:val="008000"/>
          <w:kern w:val="0"/>
          <w:sz w:val="24"/>
        </w:rPr>
        <w:t xml:space="preserve">//add </w:t>
      </w:r>
      <w:proofErr w:type="spellStart"/>
      <w:r w:rsidRPr="00E04C3B">
        <w:rPr>
          <w:rFonts w:ascii="Consolas" w:hAnsi="Consolas" w:cs="宋体"/>
          <w:b/>
          <w:bCs/>
          <w:color w:val="008000"/>
          <w:kern w:val="0"/>
          <w:sz w:val="24"/>
        </w:rPr>
        <w:t>NicePanel</w:t>
      </w:r>
      <w:proofErr w:type="spellEnd"/>
    </w:p>
    <w:p w:rsidR="00E04C3B" w:rsidRPr="00E04C3B" w:rsidRDefault="00E04C3B" w:rsidP="00016BCA">
      <w:pPr>
        <w:widowControl/>
        <w:shd w:val="clear" w:color="auto" w:fill="FFFFFF"/>
        <w:jc w:val="left"/>
        <w:rPr>
          <w:rFonts w:ascii="Consolas" w:hAnsi="Consolas" w:cs="宋体"/>
          <w:b/>
          <w:bCs/>
          <w:color w:val="000000"/>
          <w:kern w:val="0"/>
          <w:sz w:val="24"/>
        </w:rPr>
      </w:pPr>
      <w:r w:rsidRPr="00E04C3B">
        <w:rPr>
          <w:rFonts w:ascii="Consolas" w:hAnsi="Consolas" w:cs="宋体"/>
          <w:b/>
          <w:bCs/>
          <w:color w:val="000000"/>
          <w:kern w:val="0"/>
          <w:sz w:val="24"/>
        </w:rPr>
        <w:t xml:space="preserve">        </w:t>
      </w:r>
      <w:proofErr w:type="spellStart"/>
      <w:r w:rsidRPr="00E04C3B">
        <w:rPr>
          <w:rFonts w:ascii="Consolas" w:hAnsi="Consolas" w:cs="宋体"/>
          <w:b/>
          <w:bCs/>
          <w:color w:val="001080"/>
          <w:kern w:val="0"/>
          <w:sz w:val="24"/>
        </w:rPr>
        <w:t>NM</w:t>
      </w:r>
      <w:r w:rsidRPr="00E04C3B">
        <w:rPr>
          <w:rFonts w:ascii="Consolas" w:hAnsi="Consolas" w:cs="宋体"/>
          <w:b/>
          <w:bCs/>
          <w:color w:val="000000"/>
          <w:kern w:val="0"/>
          <w:sz w:val="24"/>
        </w:rPr>
        <w:t>.</w:t>
      </w:r>
      <w:r w:rsidRPr="00E04C3B">
        <w:rPr>
          <w:rFonts w:ascii="Consolas" w:hAnsi="Consolas" w:cs="宋体"/>
          <w:b/>
          <w:bCs/>
          <w:color w:val="001080"/>
          <w:kern w:val="0"/>
          <w:sz w:val="24"/>
        </w:rPr>
        <w:t>NP</w:t>
      </w:r>
      <w:r w:rsidRPr="00E04C3B">
        <w:rPr>
          <w:rFonts w:ascii="Consolas" w:hAnsi="Consolas" w:cs="宋体"/>
          <w:b/>
          <w:bCs/>
          <w:color w:val="000000"/>
          <w:kern w:val="0"/>
          <w:sz w:val="24"/>
        </w:rPr>
        <w:t>.</w:t>
      </w:r>
      <w:r w:rsidRPr="00E04C3B">
        <w:rPr>
          <w:rFonts w:ascii="Consolas" w:hAnsi="Consolas" w:cs="宋体"/>
          <w:b/>
          <w:bCs/>
          <w:color w:val="795E26"/>
          <w:kern w:val="0"/>
          <w:sz w:val="24"/>
        </w:rPr>
        <w:t>refresh</w:t>
      </w:r>
      <w:proofErr w:type="spellEnd"/>
      <w:r w:rsidRPr="00E04C3B">
        <w:rPr>
          <w:rFonts w:ascii="Consolas" w:hAnsi="Consolas" w:cs="宋体"/>
          <w:b/>
          <w:bCs/>
          <w:color w:val="000000"/>
          <w:kern w:val="0"/>
          <w:sz w:val="24"/>
        </w:rPr>
        <w:t>();   </w:t>
      </w:r>
      <w:r w:rsidR="00E518D7">
        <w:rPr>
          <w:rFonts w:ascii="Consolas" w:hAnsi="Consolas" w:cs="宋体"/>
          <w:b/>
          <w:bCs/>
          <w:color w:val="000000"/>
          <w:kern w:val="0"/>
          <w:sz w:val="24"/>
        </w:rPr>
        <w:t xml:space="preserve">  </w:t>
      </w:r>
      <w:r w:rsidRPr="00E04C3B">
        <w:rPr>
          <w:rFonts w:ascii="Consolas" w:hAnsi="Consolas" w:cs="宋体"/>
          <w:b/>
          <w:bCs/>
          <w:color w:val="000000"/>
          <w:kern w:val="0"/>
          <w:sz w:val="24"/>
        </w:rPr>
        <w:t xml:space="preserve">  </w:t>
      </w:r>
      <w:r w:rsidRPr="00E04C3B">
        <w:rPr>
          <w:rFonts w:ascii="Consolas" w:hAnsi="Consolas" w:cs="宋体"/>
          <w:b/>
          <w:bCs/>
          <w:color w:val="008000"/>
          <w:kern w:val="0"/>
          <w:sz w:val="24"/>
        </w:rPr>
        <w:t>//show default calendar</w:t>
      </w:r>
      <w:r w:rsidR="00E518D7">
        <w:rPr>
          <w:rFonts w:ascii="Consolas" w:hAnsi="Consolas" w:cs="宋体"/>
          <w:b/>
          <w:bCs/>
          <w:color w:val="008000"/>
          <w:kern w:val="0"/>
          <w:sz w:val="24"/>
        </w:rPr>
        <w:t xml:space="preserve"> </w:t>
      </w:r>
      <w:r w:rsidR="00E518D7">
        <w:rPr>
          <w:rFonts w:ascii="Consolas" w:hAnsi="Consolas" w:cs="宋体" w:hint="eastAsia"/>
          <w:b/>
          <w:bCs/>
          <w:color w:val="008000"/>
          <w:kern w:val="0"/>
          <w:sz w:val="24"/>
        </w:rPr>
        <w:t>//</w:t>
      </w:r>
      <w:r w:rsidR="00E518D7">
        <w:rPr>
          <w:rFonts w:ascii="Consolas" w:hAnsi="Consolas" w:cs="宋体" w:hint="eastAsia"/>
          <w:b/>
          <w:bCs/>
          <w:color w:val="008000"/>
          <w:kern w:val="0"/>
          <w:sz w:val="24"/>
        </w:rPr>
        <w:t>获取初始日历</w:t>
      </w:r>
    </w:p>
    <w:p w:rsidR="00E04C3B" w:rsidRPr="00E04C3B" w:rsidRDefault="00E04C3B" w:rsidP="00016BCA">
      <w:pPr>
        <w:widowControl/>
        <w:shd w:val="clear" w:color="auto" w:fill="FFFFFF"/>
        <w:jc w:val="left"/>
        <w:rPr>
          <w:rFonts w:ascii="Consolas" w:hAnsi="Consolas" w:cs="宋体"/>
          <w:b/>
          <w:bCs/>
          <w:color w:val="000000"/>
          <w:kern w:val="0"/>
          <w:sz w:val="24"/>
        </w:rPr>
      </w:pPr>
      <w:r w:rsidRPr="00E04C3B">
        <w:rPr>
          <w:rFonts w:ascii="Consolas" w:hAnsi="Consolas" w:cs="宋体"/>
          <w:b/>
          <w:bCs/>
          <w:color w:val="000000"/>
          <w:kern w:val="0"/>
          <w:sz w:val="24"/>
        </w:rPr>
        <w:t xml:space="preserve">    } </w:t>
      </w:r>
      <w:r w:rsidRPr="00E04C3B">
        <w:rPr>
          <w:rFonts w:ascii="Consolas" w:hAnsi="Consolas" w:cs="宋体"/>
          <w:b/>
          <w:bCs/>
          <w:color w:val="008000"/>
          <w:kern w:val="0"/>
          <w:sz w:val="24"/>
        </w:rPr>
        <w:t>//end of constructer</w:t>
      </w:r>
    </w:p>
    <w:p w:rsidR="004D76BE" w:rsidRPr="000A65A9" w:rsidRDefault="007D768B" w:rsidP="000A65A9">
      <w:pPr>
        <w:pStyle w:val="af0"/>
        <w:jc w:val="left"/>
        <w:rPr>
          <w:rFonts w:ascii="黑体" w:eastAsia="黑体" w:hAnsi="黑体"/>
          <w:b w:val="0"/>
          <w:color w:val="0000FF"/>
          <w:sz w:val="28"/>
          <w:szCs w:val="28"/>
        </w:rPr>
      </w:pPr>
      <w:bookmarkStart w:id="28" w:name="_Toc11766702"/>
      <w:r>
        <w:rPr>
          <w:rFonts w:ascii="黑体" w:eastAsia="黑体" w:hAnsi="黑体" w:hint="eastAsia"/>
          <w:b w:val="0"/>
          <w:sz w:val="28"/>
          <w:szCs w:val="28"/>
        </w:rPr>
        <w:t>5.3</w:t>
      </w:r>
      <w:r>
        <w:rPr>
          <w:rFonts w:ascii="黑体" w:eastAsia="黑体" w:hAnsi="黑体"/>
          <w:b w:val="0"/>
          <w:sz w:val="28"/>
          <w:szCs w:val="28"/>
        </w:rPr>
        <w:t xml:space="preserve"> </w:t>
      </w:r>
      <w:proofErr w:type="spellStart"/>
      <w:r w:rsidRPr="009550E5">
        <w:rPr>
          <w:rFonts w:ascii="黑体" w:eastAsia="黑体" w:hAnsi="黑体"/>
          <w:b w:val="0"/>
          <w:sz w:val="28"/>
          <w:szCs w:val="28"/>
        </w:rPr>
        <w:t>Nice</w:t>
      </w:r>
      <w:r>
        <w:rPr>
          <w:rFonts w:ascii="黑体" w:eastAsia="黑体" w:hAnsi="黑体" w:hint="eastAsia"/>
          <w:b w:val="0"/>
          <w:sz w:val="28"/>
          <w:szCs w:val="28"/>
        </w:rPr>
        <w:t>Clock</w:t>
      </w:r>
      <w:proofErr w:type="spellEnd"/>
      <w:r>
        <w:rPr>
          <w:rFonts w:ascii="黑体" w:eastAsia="黑体" w:hAnsi="黑体" w:hint="eastAsia"/>
          <w:b w:val="0"/>
          <w:sz w:val="28"/>
          <w:szCs w:val="28"/>
        </w:rPr>
        <w:t>类</w:t>
      </w:r>
      <w:bookmarkEnd w:id="28"/>
    </w:p>
    <w:p w:rsidR="004D76BE" w:rsidRPr="007D541E" w:rsidRDefault="00911E7E">
      <w:pPr>
        <w:spacing w:line="360" w:lineRule="auto"/>
        <w:ind w:firstLineChars="200" w:firstLine="420"/>
        <w:rPr>
          <w:rFonts w:ascii="宋体" w:hAnsi="宋体"/>
          <w:sz w:val="24"/>
        </w:rPr>
      </w:pPr>
      <w:r>
        <w:rPr>
          <w:noProof/>
        </w:rPr>
        <w:drawing>
          <wp:anchor distT="0" distB="0" distL="114300" distR="114300" simplePos="0" relativeHeight="251650048" behindDoc="1" locked="0" layoutInCell="1" allowOverlap="1">
            <wp:simplePos x="0" y="0"/>
            <wp:positionH relativeFrom="column">
              <wp:posOffset>970915</wp:posOffset>
            </wp:positionH>
            <wp:positionV relativeFrom="paragraph">
              <wp:posOffset>102235</wp:posOffset>
            </wp:positionV>
            <wp:extent cx="3578860" cy="1377315"/>
            <wp:effectExtent l="0" t="0" r="0" b="0"/>
            <wp:wrapNone/>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8860" cy="1377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76BE" w:rsidRDefault="004D76BE">
      <w:pPr>
        <w:spacing w:line="360" w:lineRule="auto"/>
        <w:ind w:firstLineChars="200" w:firstLine="480"/>
        <w:rPr>
          <w:rFonts w:ascii="宋体" w:hAnsi="宋体"/>
          <w:sz w:val="24"/>
        </w:rPr>
      </w:pPr>
    </w:p>
    <w:p w:rsidR="009257E1" w:rsidRDefault="009257E1">
      <w:pPr>
        <w:spacing w:line="360" w:lineRule="auto"/>
        <w:ind w:firstLineChars="200" w:firstLine="480"/>
        <w:rPr>
          <w:rFonts w:ascii="宋体" w:hAnsi="宋体"/>
          <w:sz w:val="24"/>
        </w:rPr>
      </w:pPr>
    </w:p>
    <w:p w:rsidR="009257E1" w:rsidRDefault="009257E1">
      <w:pPr>
        <w:spacing w:line="360" w:lineRule="auto"/>
        <w:ind w:firstLineChars="200" w:firstLine="480"/>
        <w:rPr>
          <w:rFonts w:ascii="宋体" w:hAnsi="宋体"/>
          <w:sz w:val="24"/>
        </w:rPr>
      </w:pPr>
    </w:p>
    <w:p w:rsidR="0012529F" w:rsidRDefault="0012529F">
      <w:pPr>
        <w:spacing w:line="360" w:lineRule="auto"/>
        <w:ind w:firstLineChars="200" w:firstLine="480"/>
        <w:rPr>
          <w:rFonts w:ascii="宋体" w:hAnsi="宋体"/>
          <w:sz w:val="24"/>
        </w:rPr>
      </w:pPr>
    </w:p>
    <w:p w:rsidR="009257E1" w:rsidRPr="00B2295F" w:rsidRDefault="0012529F" w:rsidP="00B2295F">
      <w:pPr>
        <w:spacing w:line="360" w:lineRule="auto"/>
        <w:ind w:firstLineChars="200" w:firstLine="420"/>
        <w:jc w:val="center"/>
        <w:rPr>
          <w:rFonts w:ascii="宋体" w:hAnsi="宋体"/>
          <w:color w:val="000000"/>
        </w:rPr>
      </w:pPr>
      <w:r w:rsidRPr="0012529F">
        <w:rPr>
          <w:rFonts w:ascii="宋体" w:hAnsi="宋体" w:hint="eastAsia"/>
          <w:color w:val="000000"/>
        </w:rPr>
        <w:t>图5.</w:t>
      </w:r>
      <w:r>
        <w:rPr>
          <w:rFonts w:ascii="宋体" w:hAnsi="宋体" w:hint="eastAsia"/>
          <w:color w:val="000000"/>
        </w:rPr>
        <w:t>3</w:t>
      </w:r>
      <w:r w:rsidRPr="0012529F">
        <w:rPr>
          <w:rFonts w:ascii="宋体" w:hAnsi="宋体"/>
          <w:color w:val="000000"/>
        </w:rPr>
        <w:t xml:space="preserve"> </w:t>
      </w:r>
      <w:proofErr w:type="spellStart"/>
      <w:r w:rsidRPr="0012529F">
        <w:rPr>
          <w:rFonts w:ascii="宋体" w:hAnsi="宋体" w:hint="eastAsia"/>
          <w:color w:val="000000"/>
        </w:rPr>
        <w:t>Nice</w:t>
      </w:r>
      <w:r>
        <w:rPr>
          <w:rFonts w:ascii="宋体" w:hAnsi="宋体" w:hint="eastAsia"/>
          <w:color w:val="000000"/>
        </w:rPr>
        <w:t>Clock</w:t>
      </w:r>
      <w:proofErr w:type="spellEnd"/>
      <w:r w:rsidRPr="0012529F">
        <w:rPr>
          <w:rFonts w:ascii="宋体" w:hAnsi="宋体"/>
          <w:color w:val="000000"/>
        </w:rPr>
        <w:t xml:space="preserve"> </w:t>
      </w:r>
      <w:r w:rsidRPr="0012529F">
        <w:rPr>
          <w:rFonts w:ascii="宋体" w:hAnsi="宋体" w:hint="eastAsia"/>
          <w:color w:val="000000"/>
        </w:rPr>
        <w:t>UML图</w:t>
      </w:r>
    </w:p>
    <w:p w:rsidR="009257E1" w:rsidRDefault="005522FE">
      <w:pPr>
        <w:spacing w:line="360" w:lineRule="auto"/>
        <w:ind w:firstLineChars="200" w:firstLine="480"/>
        <w:rPr>
          <w:rFonts w:ascii="宋体" w:hAnsi="宋体"/>
          <w:sz w:val="24"/>
        </w:rPr>
      </w:pPr>
      <w:proofErr w:type="spellStart"/>
      <w:r>
        <w:rPr>
          <w:rFonts w:ascii="宋体" w:hAnsi="宋体" w:hint="eastAsia"/>
          <w:sz w:val="24"/>
        </w:rPr>
        <w:t>NiceClock</w:t>
      </w:r>
      <w:proofErr w:type="spellEnd"/>
      <w:r>
        <w:rPr>
          <w:rFonts w:ascii="宋体" w:hAnsi="宋体" w:hint="eastAsia"/>
          <w:sz w:val="24"/>
        </w:rPr>
        <w:t>类，继承</w:t>
      </w:r>
      <w:proofErr w:type="spellStart"/>
      <w:r>
        <w:rPr>
          <w:rFonts w:ascii="宋体" w:hAnsi="宋体" w:hint="eastAsia"/>
          <w:sz w:val="24"/>
        </w:rPr>
        <w:t>J</w:t>
      </w:r>
      <w:r>
        <w:rPr>
          <w:rFonts w:ascii="宋体" w:hAnsi="宋体"/>
          <w:sz w:val="24"/>
        </w:rPr>
        <w:t>Panel</w:t>
      </w:r>
      <w:proofErr w:type="spellEnd"/>
      <w:r>
        <w:rPr>
          <w:rFonts w:ascii="宋体" w:hAnsi="宋体" w:hint="eastAsia"/>
          <w:sz w:val="24"/>
        </w:rPr>
        <w:t>类，通过</w:t>
      </w:r>
      <w:proofErr w:type="gramStart"/>
      <w:r>
        <w:rPr>
          <w:rFonts w:ascii="宋体" w:hAnsi="宋体" w:hint="eastAsia"/>
          <w:sz w:val="24"/>
        </w:rPr>
        <w:t>重写父类的</w:t>
      </w:r>
      <w:proofErr w:type="spellStart"/>
      <w:proofErr w:type="gramEnd"/>
      <w:r>
        <w:rPr>
          <w:rFonts w:ascii="宋体" w:hAnsi="宋体" w:hint="eastAsia"/>
          <w:sz w:val="24"/>
        </w:rPr>
        <w:t>printComponent</w:t>
      </w:r>
      <w:proofErr w:type="spellEnd"/>
      <w:r>
        <w:rPr>
          <w:rFonts w:ascii="宋体" w:hAnsi="宋体" w:hint="eastAsia"/>
          <w:sz w:val="24"/>
        </w:rPr>
        <w:t>方法将表盘绘制在面板上。绘制过程包括：打开抗锯齿、放入背景图片、</w:t>
      </w:r>
      <w:r w:rsidR="0028407D">
        <w:rPr>
          <w:rFonts w:ascii="宋体" w:hAnsi="宋体" w:hint="eastAsia"/>
          <w:sz w:val="24"/>
        </w:rPr>
        <w:t>计算表盘半径、绘制数字、绘制刻度、绘制时针、绘制分针。</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xml:space="preserve">   </w:t>
      </w:r>
      <w:r w:rsidRPr="009257E1">
        <w:rPr>
          <w:rFonts w:ascii="Consolas" w:hAnsi="Consolas" w:cs="宋体"/>
          <w:b/>
          <w:bCs/>
          <w:color w:val="0000FF"/>
          <w:kern w:val="0"/>
          <w:sz w:val="24"/>
        </w:rPr>
        <w:t>public</w:t>
      </w:r>
      <w:r w:rsidRPr="009257E1">
        <w:rPr>
          <w:rFonts w:ascii="Consolas" w:hAnsi="Consolas" w:cs="宋体"/>
          <w:b/>
          <w:bCs/>
          <w:color w:val="000000"/>
          <w:kern w:val="0"/>
          <w:sz w:val="24"/>
        </w:rPr>
        <w:t xml:space="preserve"> </w:t>
      </w:r>
      <w:r w:rsidRPr="009257E1">
        <w:rPr>
          <w:rFonts w:ascii="Consolas" w:hAnsi="Consolas" w:cs="宋体"/>
          <w:b/>
          <w:bCs/>
          <w:color w:val="267F99"/>
          <w:kern w:val="0"/>
          <w:sz w:val="24"/>
        </w:rPr>
        <w:t>void</w:t>
      </w:r>
      <w:r w:rsidRPr="009257E1">
        <w:rPr>
          <w:rFonts w:ascii="Consolas" w:hAnsi="Consolas" w:cs="宋体"/>
          <w:b/>
          <w:bCs/>
          <w:color w:val="000000"/>
          <w:kern w:val="0"/>
          <w:sz w:val="24"/>
        </w:rPr>
        <w:t xml:space="preserve"> </w:t>
      </w:r>
      <w:proofErr w:type="spellStart"/>
      <w:proofErr w:type="gramStart"/>
      <w:r w:rsidRPr="009257E1">
        <w:rPr>
          <w:rFonts w:ascii="Consolas" w:hAnsi="Consolas" w:cs="宋体"/>
          <w:b/>
          <w:bCs/>
          <w:color w:val="795E26"/>
          <w:kern w:val="0"/>
          <w:sz w:val="24"/>
        </w:rPr>
        <w:t>paintComponent</w:t>
      </w:r>
      <w:proofErr w:type="spellEnd"/>
      <w:r w:rsidRPr="009257E1">
        <w:rPr>
          <w:rFonts w:ascii="Consolas" w:hAnsi="Consolas" w:cs="宋体"/>
          <w:b/>
          <w:bCs/>
          <w:color w:val="000000"/>
          <w:kern w:val="0"/>
          <w:sz w:val="24"/>
        </w:rPr>
        <w:t>(</w:t>
      </w:r>
      <w:proofErr w:type="gramEnd"/>
      <w:r w:rsidRPr="009257E1">
        <w:rPr>
          <w:rFonts w:ascii="Consolas" w:hAnsi="Consolas" w:cs="宋体"/>
          <w:b/>
          <w:bCs/>
          <w:color w:val="267F99"/>
          <w:kern w:val="0"/>
          <w:sz w:val="24"/>
        </w:rPr>
        <w:t>Graphics</w:t>
      </w:r>
      <w:r w:rsidRPr="009257E1">
        <w:rPr>
          <w:rFonts w:ascii="Consolas" w:hAnsi="Consolas" w:cs="宋体"/>
          <w:b/>
          <w:bCs/>
          <w:color w:val="000000"/>
          <w:kern w:val="0"/>
          <w:sz w:val="24"/>
        </w:rPr>
        <w:t xml:space="preserve"> </w:t>
      </w:r>
      <w:r w:rsidRPr="009257E1">
        <w:rPr>
          <w:rFonts w:ascii="Consolas" w:hAnsi="Consolas" w:cs="宋体"/>
          <w:b/>
          <w:bCs/>
          <w:color w:val="001080"/>
          <w:kern w:val="0"/>
          <w:sz w:val="24"/>
        </w:rPr>
        <w:t>G</w:t>
      </w:r>
      <w:r w:rsidRPr="009257E1">
        <w:rPr>
          <w:rFonts w:ascii="Consolas" w:hAnsi="Consolas" w:cs="宋体"/>
          <w:b/>
          <w:bCs/>
          <w:color w:val="000000"/>
          <w:kern w:val="0"/>
          <w:sz w:val="24"/>
        </w:rPr>
        <w:t xml:space="preserve">){ </w:t>
      </w:r>
      <w:r w:rsidRPr="009257E1">
        <w:rPr>
          <w:rFonts w:ascii="Consolas" w:hAnsi="Consolas" w:cs="宋体"/>
          <w:b/>
          <w:bCs/>
          <w:color w:val="008000"/>
          <w:kern w:val="0"/>
          <w:sz w:val="24"/>
        </w:rPr>
        <w:t>//draw components</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xml:space="preserve">       </w:t>
      </w:r>
      <w:r w:rsidRPr="009257E1">
        <w:rPr>
          <w:rFonts w:ascii="Consolas" w:hAnsi="Consolas" w:cs="宋体"/>
          <w:b/>
          <w:bCs/>
          <w:color w:val="267F99"/>
          <w:kern w:val="0"/>
          <w:sz w:val="24"/>
        </w:rPr>
        <w:t>Graphics2D</w:t>
      </w:r>
      <w:r w:rsidRPr="009257E1">
        <w:rPr>
          <w:rFonts w:ascii="Consolas" w:hAnsi="Consolas" w:cs="宋体"/>
          <w:b/>
          <w:bCs/>
          <w:color w:val="000000"/>
          <w:kern w:val="0"/>
          <w:sz w:val="24"/>
        </w:rPr>
        <w:t xml:space="preserve"> </w:t>
      </w:r>
      <w:r w:rsidRPr="009257E1">
        <w:rPr>
          <w:rFonts w:ascii="Consolas" w:hAnsi="Consolas" w:cs="宋体"/>
          <w:b/>
          <w:bCs/>
          <w:color w:val="001080"/>
          <w:kern w:val="0"/>
          <w:sz w:val="24"/>
        </w:rPr>
        <w:t>G2D</w:t>
      </w:r>
      <w:r w:rsidRPr="009257E1">
        <w:rPr>
          <w:rFonts w:ascii="Consolas" w:hAnsi="Consolas" w:cs="宋体"/>
          <w:b/>
          <w:bCs/>
          <w:color w:val="000000"/>
          <w:kern w:val="0"/>
          <w:sz w:val="24"/>
        </w:rPr>
        <w:t xml:space="preserve"> = (Graphics2</w:t>
      </w:r>
      <w:proofErr w:type="gramStart"/>
      <w:r w:rsidRPr="009257E1">
        <w:rPr>
          <w:rFonts w:ascii="Consolas" w:hAnsi="Consolas" w:cs="宋体"/>
          <w:b/>
          <w:bCs/>
          <w:color w:val="000000"/>
          <w:kern w:val="0"/>
          <w:sz w:val="24"/>
        </w:rPr>
        <w:t>D)G</w:t>
      </w:r>
      <w:proofErr w:type="gramEnd"/>
      <w:r w:rsidRPr="009257E1">
        <w:rPr>
          <w:rFonts w:ascii="Consolas" w:hAnsi="Consolas" w:cs="宋体"/>
          <w:b/>
          <w:bCs/>
          <w:color w:val="000000"/>
          <w:kern w:val="0"/>
          <w:sz w:val="24"/>
        </w:rPr>
        <w:t>;</w:t>
      </w:r>
    </w:p>
    <w:p w:rsid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xml:space="preserve">       </w:t>
      </w:r>
      <w:r w:rsidRPr="009257E1">
        <w:rPr>
          <w:rFonts w:ascii="Consolas" w:hAnsi="Consolas" w:cs="宋体"/>
          <w:b/>
          <w:bCs/>
          <w:color w:val="001080"/>
          <w:kern w:val="0"/>
          <w:sz w:val="24"/>
        </w:rPr>
        <w:t>G2D</w:t>
      </w:r>
      <w:r w:rsidRPr="009257E1">
        <w:rPr>
          <w:rFonts w:ascii="Consolas" w:hAnsi="Consolas" w:cs="宋体"/>
          <w:b/>
          <w:bCs/>
          <w:color w:val="000000"/>
          <w:kern w:val="0"/>
          <w:sz w:val="24"/>
        </w:rPr>
        <w:t>.</w:t>
      </w:r>
      <w:r w:rsidRPr="009257E1">
        <w:rPr>
          <w:rFonts w:ascii="Consolas" w:hAnsi="Consolas" w:cs="宋体"/>
          <w:b/>
          <w:bCs/>
          <w:color w:val="795E26"/>
          <w:kern w:val="0"/>
          <w:sz w:val="24"/>
        </w:rPr>
        <w:t>setRenderingHint</w:t>
      </w:r>
      <w:r w:rsidRPr="009257E1">
        <w:rPr>
          <w:rFonts w:ascii="Consolas" w:hAnsi="Consolas" w:cs="宋体"/>
          <w:b/>
          <w:bCs/>
          <w:color w:val="000000"/>
          <w:kern w:val="0"/>
          <w:sz w:val="24"/>
        </w:rPr>
        <w:t>(</w:t>
      </w:r>
      <w:proofErr w:type="spellStart"/>
      <w:r w:rsidRPr="009257E1">
        <w:rPr>
          <w:rFonts w:ascii="Consolas" w:hAnsi="Consolas" w:cs="宋体"/>
          <w:b/>
          <w:bCs/>
          <w:color w:val="001080"/>
          <w:kern w:val="0"/>
          <w:sz w:val="24"/>
        </w:rPr>
        <w:t>RenderingHints</w:t>
      </w:r>
      <w:r w:rsidRPr="009257E1">
        <w:rPr>
          <w:rFonts w:ascii="Consolas" w:hAnsi="Consolas" w:cs="宋体"/>
          <w:b/>
          <w:bCs/>
          <w:color w:val="000000"/>
          <w:kern w:val="0"/>
          <w:sz w:val="24"/>
        </w:rPr>
        <w:t>.</w:t>
      </w:r>
      <w:r w:rsidRPr="009257E1">
        <w:rPr>
          <w:rFonts w:ascii="Consolas" w:hAnsi="Consolas" w:cs="宋体"/>
          <w:b/>
          <w:bCs/>
          <w:color w:val="001080"/>
          <w:kern w:val="0"/>
          <w:sz w:val="24"/>
        </w:rPr>
        <w:t>KEY_ANTIALIASING</w:t>
      </w:r>
      <w:proofErr w:type="spellEnd"/>
      <w:r w:rsidRPr="009257E1">
        <w:rPr>
          <w:rFonts w:ascii="Consolas" w:hAnsi="Consolas" w:cs="宋体"/>
          <w:b/>
          <w:bCs/>
          <w:color w:val="000000"/>
          <w:kern w:val="0"/>
          <w:sz w:val="24"/>
        </w:rPr>
        <w:t xml:space="preserve">, </w:t>
      </w:r>
      <w:proofErr w:type="spellStart"/>
      <w:r w:rsidRPr="009257E1">
        <w:rPr>
          <w:rFonts w:ascii="Consolas" w:hAnsi="Consolas" w:cs="宋体"/>
          <w:b/>
          <w:bCs/>
          <w:color w:val="001080"/>
          <w:kern w:val="0"/>
          <w:sz w:val="24"/>
        </w:rPr>
        <w:t>RenderingHints</w:t>
      </w:r>
      <w:r w:rsidRPr="009257E1">
        <w:rPr>
          <w:rFonts w:ascii="Consolas" w:hAnsi="Consolas" w:cs="宋体"/>
          <w:b/>
          <w:bCs/>
          <w:color w:val="000000"/>
          <w:kern w:val="0"/>
          <w:sz w:val="24"/>
        </w:rPr>
        <w:t>.</w:t>
      </w:r>
      <w:r w:rsidRPr="009257E1">
        <w:rPr>
          <w:rFonts w:ascii="Consolas" w:hAnsi="Consolas" w:cs="宋体"/>
          <w:b/>
          <w:bCs/>
          <w:color w:val="001080"/>
          <w:kern w:val="0"/>
          <w:sz w:val="24"/>
        </w:rPr>
        <w:t>VALUE_ANTIALIAS_ON</w:t>
      </w:r>
      <w:proofErr w:type="spellEnd"/>
      <w:r w:rsidRPr="009257E1">
        <w:rPr>
          <w:rFonts w:ascii="Consolas" w:hAnsi="Consolas" w:cs="宋体"/>
          <w:b/>
          <w:bCs/>
          <w:color w:val="000000"/>
          <w:kern w:val="0"/>
          <w:sz w:val="24"/>
        </w:rPr>
        <w:t>);</w:t>
      </w:r>
      <w:r w:rsidR="0009249C">
        <w:rPr>
          <w:rFonts w:ascii="Consolas" w:hAnsi="Consolas" w:cs="宋体"/>
          <w:b/>
          <w:bCs/>
          <w:color w:val="000000"/>
          <w:kern w:val="0"/>
          <w:sz w:val="24"/>
        </w:rPr>
        <w:tab/>
      </w:r>
      <w:r w:rsidR="0009249C">
        <w:rPr>
          <w:rFonts w:ascii="Consolas" w:hAnsi="Consolas" w:cs="宋体"/>
          <w:b/>
          <w:bCs/>
          <w:color w:val="000000"/>
          <w:kern w:val="0"/>
          <w:sz w:val="24"/>
        </w:rPr>
        <w:tab/>
        <w:t>//</w:t>
      </w:r>
      <w:r w:rsidR="0009249C">
        <w:rPr>
          <w:rFonts w:ascii="Consolas" w:hAnsi="Consolas" w:cs="宋体" w:hint="eastAsia"/>
          <w:b/>
          <w:bCs/>
          <w:color w:val="000000"/>
          <w:kern w:val="0"/>
          <w:sz w:val="24"/>
        </w:rPr>
        <w:t>抗锯齿</w:t>
      </w:r>
      <w:r w:rsidR="0009249C">
        <w:rPr>
          <w:rFonts w:ascii="Consolas" w:hAnsi="Consolas" w:cs="宋体" w:hint="eastAsia"/>
          <w:b/>
          <w:bCs/>
          <w:color w:val="000000"/>
          <w:kern w:val="0"/>
          <w:sz w:val="24"/>
        </w:rPr>
        <w:t xml:space="preserve"> </w:t>
      </w:r>
      <w:r w:rsidR="0009249C">
        <w:rPr>
          <w:rFonts w:ascii="Consolas" w:hAnsi="Consolas" w:cs="宋体" w:hint="eastAsia"/>
          <w:b/>
          <w:bCs/>
          <w:color w:val="000000"/>
          <w:kern w:val="0"/>
          <w:sz w:val="24"/>
        </w:rPr>
        <w:t>使指针显示逼真</w:t>
      </w:r>
    </w:p>
    <w:p w:rsidR="009257E1" w:rsidRPr="009257E1" w:rsidRDefault="009257E1" w:rsidP="00016BCA">
      <w:pPr>
        <w:widowControl/>
        <w:shd w:val="clear" w:color="auto" w:fill="FFFFFF"/>
        <w:ind w:left="420" w:firstLine="420"/>
        <w:jc w:val="left"/>
        <w:rPr>
          <w:rFonts w:ascii="Consolas" w:hAnsi="Consolas" w:cs="宋体"/>
          <w:b/>
          <w:bCs/>
          <w:color w:val="000000"/>
          <w:kern w:val="0"/>
          <w:sz w:val="24"/>
        </w:rPr>
      </w:pPr>
      <w:r w:rsidRPr="009257E1">
        <w:rPr>
          <w:rFonts w:ascii="Consolas" w:hAnsi="Consolas" w:cs="宋体"/>
          <w:b/>
          <w:bCs/>
          <w:color w:val="001080"/>
          <w:kern w:val="0"/>
          <w:sz w:val="24"/>
        </w:rPr>
        <w:t>G2D</w:t>
      </w:r>
      <w:r w:rsidRPr="009257E1">
        <w:rPr>
          <w:rFonts w:ascii="Consolas" w:hAnsi="Consolas" w:cs="宋体"/>
          <w:b/>
          <w:bCs/>
          <w:color w:val="000000"/>
          <w:kern w:val="0"/>
          <w:sz w:val="24"/>
        </w:rPr>
        <w:t>.</w:t>
      </w:r>
      <w:r w:rsidRPr="009257E1">
        <w:rPr>
          <w:rFonts w:ascii="Consolas" w:hAnsi="Consolas" w:cs="宋体"/>
          <w:b/>
          <w:bCs/>
          <w:color w:val="795E26"/>
          <w:kern w:val="0"/>
          <w:sz w:val="24"/>
        </w:rPr>
        <w:t>setColor</w:t>
      </w:r>
      <w:r w:rsidRPr="009257E1">
        <w:rPr>
          <w:rFonts w:ascii="Consolas" w:hAnsi="Consolas" w:cs="宋体"/>
          <w:b/>
          <w:bCs/>
          <w:color w:val="000000"/>
          <w:kern w:val="0"/>
          <w:sz w:val="24"/>
        </w:rPr>
        <w:t>(</w:t>
      </w:r>
      <w:proofErr w:type="spellStart"/>
      <w:r w:rsidRPr="009257E1">
        <w:rPr>
          <w:rFonts w:ascii="Consolas" w:hAnsi="Consolas" w:cs="宋体"/>
          <w:b/>
          <w:bCs/>
          <w:color w:val="001080"/>
          <w:kern w:val="0"/>
          <w:sz w:val="24"/>
        </w:rPr>
        <w:t>Color</w:t>
      </w:r>
      <w:r w:rsidRPr="009257E1">
        <w:rPr>
          <w:rFonts w:ascii="Consolas" w:hAnsi="Consolas" w:cs="宋体"/>
          <w:b/>
          <w:bCs/>
          <w:color w:val="000000"/>
          <w:kern w:val="0"/>
          <w:sz w:val="24"/>
        </w:rPr>
        <w:t>.</w:t>
      </w:r>
      <w:r w:rsidRPr="009257E1">
        <w:rPr>
          <w:rFonts w:ascii="Consolas" w:hAnsi="Consolas" w:cs="宋体"/>
          <w:b/>
          <w:bCs/>
          <w:color w:val="001080"/>
          <w:kern w:val="0"/>
          <w:sz w:val="24"/>
        </w:rPr>
        <w:t>RED</w:t>
      </w:r>
      <w:proofErr w:type="spellEnd"/>
      <w:r w:rsidRPr="009257E1">
        <w:rPr>
          <w:rFonts w:ascii="Consolas" w:hAnsi="Consolas" w:cs="宋体"/>
          <w:b/>
          <w:bCs/>
          <w:color w:val="000000"/>
          <w:kern w:val="0"/>
          <w:sz w:val="24"/>
        </w:rPr>
        <w:t>);</w:t>
      </w:r>
      <w:r>
        <w:rPr>
          <w:rFonts w:ascii="Consolas" w:hAnsi="Consolas" w:cs="宋体"/>
          <w:b/>
          <w:bCs/>
          <w:color w:val="000000"/>
          <w:kern w:val="0"/>
          <w:sz w:val="24"/>
        </w:rPr>
        <w:t xml:space="preserve"> </w:t>
      </w:r>
      <w:r>
        <w:rPr>
          <w:rFonts w:ascii="Consolas" w:hAnsi="Consolas" w:cs="宋体" w:hint="eastAsia"/>
          <w:b/>
          <w:bCs/>
          <w:color w:val="000000"/>
          <w:kern w:val="0"/>
          <w:sz w:val="24"/>
        </w:rPr>
        <w:t>//</w:t>
      </w:r>
      <w:r>
        <w:rPr>
          <w:rFonts w:ascii="Consolas" w:hAnsi="Consolas" w:cs="宋体" w:hint="eastAsia"/>
          <w:b/>
          <w:bCs/>
          <w:color w:val="000000"/>
          <w:kern w:val="0"/>
          <w:sz w:val="24"/>
        </w:rPr>
        <w:t>前景颜色</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xml:space="preserve">       </w:t>
      </w:r>
      <w:r w:rsidRPr="009257E1">
        <w:rPr>
          <w:rFonts w:ascii="Consolas" w:hAnsi="Consolas" w:cs="宋体"/>
          <w:b/>
          <w:bCs/>
          <w:color w:val="001080"/>
          <w:kern w:val="0"/>
          <w:sz w:val="24"/>
        </w:rPr>
        <w:t>G2D</w:t>
      </w:r>
      <w:r w:rsidRPr="009257E1">
        <w:rPr>
          <w:rFonts w:ascii="Consolas" w:hAnsi="Consolas" w:cs="宋体"/>
          <w:b/>
          <w:bCs/>
          <w:color w:val="000000"/>
          <w:kern w:val="0"/>
          <w:sz w:val="24"/>
        </w:rPr>
        <w:t>.</w:t>
      </w:r>
      <w:r w:rsidRPr="009257E1">
        <w:rPr>
          <w:rFonts w:ascii="Consolas" w:hAnsi="Consolas" w:cs="宋体"/>
          <w:b/>
          <w:bCs/>
          <w:color w:val="795E26"/>
          <w:kern w:val="0"/>
          <w:sz w:val="24"/>
        </w:rPr>
        <w:t>drawImage</w:t>
      </w:r>
      <w:r w:rsidRPr="009257E1">
        <w:rPr>
          <w:rFonts w:ascii="Consolas" w:hAnsi="Consolas" w:cs="宋体"/>
          <w:b/>
          <w:bCs/>
          <w:color w:val="000000"/>
          <w:kern w:val="0"/>
          <w:sz w:val="24"/>
        </w:rPr>
        <w:t>(</w:t>
      </w:r>
      <w:proofErr w:type="spellStart"/>
      <w:proofErr w:type="gramStart"/>
      <w:r w:rsidRPr="009257E1">
        <w:rPr>
          <w:rFonts w:ascii="Consolas" w:hAnsi="Consolas" w:cs="宋体"/>
          <w:b/>
          <w:bCs/>
          <w:color w:val="001080"/>
          <w:kern w:val="0"/>
          <w:sz w:val="24"/>
        </w:rPr>
        <w:t>I</w:t>
      </w:r>
      <w:r w:rsidRPr="009257E1">
        <w:rPr>
          <w:rFonts w:ascii="Consolas" w:hAnsi="Consolas" w:cs="宋体"/>
          <w:b/>
          <w:bCs/>
          <w:color w:val="000000"/>
          <w:kern w:val="0"/>
          <w:sz w:val="24"/>
        </w:rPr>
        <w:t>.</w:t>
      </w:r>
      <w:r w:rsidRPr="009257E1">
        <w:rPr>
          <w:rFonts w:ascii="Consolas" w:hAnsi="Consolas" w:cs="宋体"/>
          <w:b/>
          <w:bCs/>
          <w:color w:val="795E26"/>
          <w:kern w:val="0"/>
          <w:sz w:val="24"/>
        </w:rPr>
        <w:t>getImage</w:t>
      </w:r>
      <w:proofErr w:type="spellEnd"/>
      <w:proofErr w:type="gramEnd"/>
      <w:r w:rsidRPr="009257E1">
        <w:rPr>
          <w:rFonts w:ascii="Consolas" w:hAnsi="Consolas" w:cs="宋体"/>
          <w:b/>
          <w:bCs/>
          <w:color w:val="000000"/>
          <w:kern w:val="0"/>
          <w:sz w:val="24"/>
        </w:rPr>
        <w:t xml:space="preserve">(), </w:t>
      </w:r>
      <w:r w:rsidRPr="009257E1">
        <w:rPr>
          <w:rFonts w:ascii="Consolas" w:hAnsi="Consolas" w:cs="宋体"/>
          <w:b/>
          <w:bCs/>
          <w:color w:val="09885A"/>
          <w:kern w:val="0"/>
          <w:sz w:val="24"/>
        </w:rPr>
        <w:t>0</w:t>
      </w:r>
      <w:r w:rsidRPr="009257E1">
        <w:rPr>
          <w:rFonts w:ascii="Consolas" w:hAnsi="Consolas" w:cs="宋体"/>
          <w:b/>
          <w:bCs/>
          <w:color w:val="000000"/>
          <w:kern w:val="0"/>
          <w:sz w:val="24"/>
        </w:rPr>
        <w:t xml:space="preserve">, </w:t>
      </w:r>
      <w:r w:rsidRPr="009257E1">
        <w:rPr>
          <w:rFonts w:ascii="Consolas" w:hAnsi="Consolas" w:cs="宋体"/>
          <w:b/>
          <w:bCs/>
          <w:color w:val="09885A"/>
          <w:kern w:val="0"/>
          <w:sz w:val="24"/>
        </w:rPr>
        <w:t>0</w:t>
      </w:r>
      <w:r w:rsidRPr="009257E1">
        <w:rPr>
          <w:rFonts w:ascii="Consolas" w:hAnsi="Consolas" w:cs="宋体"/>
          <w:b/>
          <w:bCs/>
          <w:color w:val="000000"/>
          <w:kern w:val="0"/>
          <w:sz w:val="24"/>
        </w:rPr>
        <w:t xml:space="preserve">, </w:t>
      </w:r>
      <w:proofErr w:type="spellStart"/>
      <w:r w:rsidRPr="009257E1">
        <w:rPr>
          <w:rFonts w:ascii="Consolas" w:hAnsi="Consolas" w:cs="宋体"/>
          <w:b/>
          <w:bCs/>
          <w:color w:val="795E26"/>
          <w:kern w:val="0"/>
          <w:sz w:val="24"/>
        </w:rPr>
        <w:t>getWidth</w:t>
      </w:r>
      <w:proofErr w:type="spellEnd"/>
      <w:r w:rsidRPr="009257E1">
        <w:rPr>
          <w:rFonts w:ascii="Consolas" w:hAnsi="Consolas" w:cs="宋体"/>
          <w:b/>
          <w:bCs/>
          <w:color w:val="000000"/>
          <w:kern w:val="0"/>
          <w:sz w:val="24"/>
        </w:rPr>
        <w:t xml:space="preserve">(), </w:t>
      </w:r>
      <w:proofErr w:type="spellStart"/>
      <w:r w:rsidRPr="009257E1">
        <w:rPr>
          <w:rFonts w:ascii="Consolas" w:hAnsi="Consolas" w:cs="宋体"/>
          <w:b/>
          <w:bCs/>
          <w:color w:val="795E26"/>
          <w:kern w:val="0"/>
          <w:sz w:val="24"/>
        </w:rPr>
        <w:t>getHeight</w:t>
      </w:r>
      <w:proofErr w:type="spellEnd"/>
      <w:r w:rsidRPr="009257E1">
        <w:rPr>
          <w:rFonts w:ascii="Consolas" w:hAnsi="Consolas" w:cs="宋体"/>
          <w:b/>
          <w:bCs/>
          <w:color w:val="000000"/>
          <w:kern w:val="0"/>
          <w:sz w:val="24"/>
        </w:rPr>
        <w:t xml:space="preserve">(), </w:t>
      </w:r>
      <w:proofErr w:type="spellStart"/>
      <w:r w:rsidRPr="009257E1">
        <w:rPr>
          <w:rFonts w:ascii="Consolas" w:hAnsi="Consolas" w:cs="宋体"/>
          <w:b/>
          <w:bCs/>
          <w:color w:val="001080"/>
          <w:kern w:val="0"/>
          <w:sz w:val="24"/>
        </w:rPr>
        <w:t>I</w:t>
      </w:r>
      <w:r w:rsidRPr="009257E1">
        <w:rPr>
          <w:rFonts w:ascii="Consolas" w:hAnsi="Consolas" w:cs="宋体"/>
          <w:b/>
          <w:bCs/>
          <w:color w:val="000000"/>
          <w:kern w:val="0"/>
          <w:sz w:val="24"/>
        </w:rPr>
        <w:t>.</w:t>
      </w:r>
      <w:r w:rsidRPr="009257E1">
        <w:rPr>
          <w:rFonts w:ascii="Consolas" w:hAnsi="Consolas" w:cs="宋体"/>
          <w:b/>
          <w:bCs/>
          <w:color w:val="795E26"/>
          <w:kern w:val="0"/>
          <w:sz w:val="24"/>
        </w:rPr>
        <w:t>getImageObserver</w:t>
      </w:r>
      <w:proofErr w:type="spellEnd"/>
      <w:r w:rsidRPr="009257E1">
        <w:rPr>
          <w:rFonts w:ascii="Consolas" w:hAnsi="Consolas" w:cs="宋体"/>
          <w:b/>
          <w:bCs/>
          <w:color w:val="000000"/>
          <w:kern w:val="0"/>
          <w:sz w:val="24"/>
        </w:rPr>
        <w:t xml:space="preserve">()); </w:t>
      </w:r>
      <w:r w:rsidRPr="009257E1">
        <w:rPr>
          <w:rFonts w:ascii="Consolas" w:hAnsi="Consolas" w:cs="宋体"/>
          <w:b/>
          <w:bCs/>
          <w:color w:val="008000"/>
          <w:kern w:val="0"/>
          <w:sz w:val="24"/>
        </w:rPr>
        <w:t>//set background</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xml:space="preserve">       </w:t>
      </w:r>
      <w:proofErr w:type="spellStart"/>
      <w:r w:rsidRPr="009257E1">
        <w:rPr>
          <w:rFonts w:ascii="Consolas" w:hAnsi="Consolas" w:cs="宋体"/>
          <w:b/>
          <w:bCs/>
          <w:color w:val="267F99"/>
          <w:kern w:val="0"/>
          <w:sz w:val="24"/>
        </w:rPr>
        <w:t>int</w:t>
      </w:r>
      <w:proofErr w:type="spellEnd"/>
      <w:r w:rsidRPr="009257E1">
        <w:rPr>
          <w:rFonts w:ascii="Consolas" w:hAnsi="Consolas" w:cs="宋体"/>
          <w:b/>
          <w:bCs/>
          <w:color w:val="000000"/>
          <w:kern w:val="0"/>
          <w:sz w:val="24"/>
        </w:rPr>
        <w:t xml:space="preserve"> </w:t>
      </w:r>
      <w:proofErr w:type="spellStart"/>
      <w:r w:rsidR="0028407D">
        <w:rPr>
          <w:rFonts w:ascii="Consolas" w:hAnsi="Consolas" w:cs="宋体"/>
          <w:b/>
          <w:bCs/>
          <w:color w:val="001080"/>
          <w:kern w:val="0"/>
          <w:sz w:val="24"/>
        </w:rPr>
        <w:t>x_Width</w:t>
      </w:r>
      <w:proofErr w:type="spellEnd"/>
      <w:r w:rsidRPr="009257E1">
        <w:rPr>
          <w:rFonts w:ascii="Consolas" w:hAnsi="Consolas" w:cs="宋体"/>
          <w:b/>
          <w:bCs/>
          <w:color w:val="000000"/>
          <w:kern w:val="0"/>
          <w:sz w:val="24"/>
        </w:rPr>
        <w:t xml:space="preserve"> = </w:t>
      </w:r>
      <w:proofErr w:type="spellStart"/>
      <w:proofErr w:type="gramStart"/>
      <w:r w:rsidRPr="009257E1">
        <w:rPr>
          <w:rFonts w:ascii="Consolas" w:hAnsi="Consolas" w:cs="宋体"/>
          <w:b/>
          <w:bCs/>
          <w:color w:val="0000FF"/>
          <w:kern w:val="0"/>
          <w:sz w:val="24"/>
        </w:rPr>
        <w:t>this</w:t>
      </w:r>
      <w:r w:rsidRPr="009257E1">
        <w:rPr>
          <w:rFonts w:ascii="Consolas" w:hAnsi="Consolas" w:cs="宋体"/>
          <w:b/>
          <w:bCs/>
          <w:color w:val="000000"/>
          <w:kern w:val="0"/>
          <w:sz w:val="24"/>
        </w:rPr>
        <w:t>.</w:t>
      </w:r>
      <w:r w:rsidRPr="009257E1">
        <w:rPr>
          <w:rFonts w:ascii="Consolas" w:hAnsi="Consolas" w:cs="宋体"/>
          <w:b/>
          <w:bCs/>
          <w:color w:val="795E26"/>
          <w:kern w:val="0"/>
          <w:sz w:val="24"/>
        </w:rPr>
        <w:t>getWidth</w:t>
      </w:r>
      <w:proofErr w:type="spellEnd"/>
      <w:proofErr w:type="gramEnd"/>
      <w:r w:rsidRPr="009257E1">
        <w:rPr>
          <w:rFonts w:ascii="Consolas" w:hAnsi="Consolas" w:cs="宋体"/>
          <w:b/>
          <w:bCs/>
          <w:color w:val="000000"/>
          <w:kern w:val="0"/>
          <w:sz w:val="24"/>
        </w:rPr>
        <w:t xml:space="preserve">() / </w:t>
      </w:r>
      <w:r w:rsidRPr="009257E1">
        <w:rPr>
          <w:rFonts w:ascii="Consolas" w:hAnsi="Consolas" w:cs="宋体"/>
          <w:b/>
          <w:bCs/>
          <w:color w:val="09885A"/>
          <w:kern w:val="0"/>
          <w:sz w:val="24"/>
        </w:rPr>
        <w:t>2</w:t>
      </w:r>
      <w:r w:rsidRPr="009257E1">
        <w:rPr>
          <w:rFonts w:ascii="Consolas" w:hAnsi="Consolas" w:cs="宋体"/>
          <w:b/>
          <w:bCs/>
          <w:color w:val="000000"/>
          <w:kern w:val="0"/>
          <w:sz w:val="24"/>
        </w:rPr>
        <w:t xml:space="preserve">;  </w:t>
      </w:r>
      <w:r w:rsidRPr="009257E1">
        <w:rPr>
          <w:rFonts w:ascii="Consolas" w:hAnsi="Consolas" w:cs="宋体"/>
          <w:b/>
          <w:bCs/>
          <w:color w:val="008000"/>
          <w:kern w:val="0"/>
          <w:sz w:val="24"/>
        </w:rPr>
        <w:t>//get the width of panel</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lastRenderedPageBreak/>
        <w:t xml:space="preserve">       </w:t>
      </w:r>
      <w:proofErr w:type="spellStart"/>
      <w:r w:rsidRPr="009257E1">
        <w:rPr>
          <w:rFonts w:ascii="Consolas" w:hAnsi="Consolas" w:cs="宋体"/>
          <w:b/>
          <w:bCs/>
          <w:color w:val="267F99"/>
          <w:kern w:val="0"/>
          <w:sz w:val="24"/>
        </w:rPr>
        <w:t>int</w:t>
      </w:r>
      <w:proofErr w:type="spellEnd"/>
      <w:r w:rsidRPr="009257E1">
        <w:rPr>
          <w:rFonts w:ascii="Consolas" w:hAnsi="Consolas" w:cs="宋体"/>
          <w:b/>
          <w:bCs/>
          <w:color w:val="000000"/>
          <w:kern w:val="0"/>
          <w:sz w:val="24"/>
        </w:rPr>
        <w:t xml:space="preserve"> </w:t>
      </w:r>
      <w:proofErr w:type="spellStart"/>
      <w:r w:rsidR="0028407D">
        <w:rPr>
          <w:rFonts w:ascii="Consolas" w:hAnsi="Consolas" w:cs="宋体"/>
          <w:b/>
          <w:bCs/>
          <w:color w:val="001080"/>
          <w:kern w:val="0"/>
          <w:sz w:val="24"/>
        </w:rPr>
        <w:t>y_Width</w:t>
      </w:r>
      <w:proofErr w:type="spellEnd"/>
      <w:r w:rsidRPr="009257E1">
        <w:rPr>
          <w:rFonts w:ascii="Consolas" w:hAnsi="Consolas" w:cs="宋体"/>
          <w:b/>
          <w:bCs/>
          <w:color w:val="000000"/>
          <w:kern w:val="0"/>
          <w:sz w:val="24"/>
        </w:rPr>
        <w:t xml:space="preserve"> = </w:t>
      </w:r>
      <w:proofErr w:type="spellStart"/>
      <w:proofErr w:type="gramStart"/>
      <w:r w:rsidRPr="009257E1">
        <w:rPr>
          <w:rFonts w:ascii="Consolas" w:hAnsi="Consolas" w:cs="宋体"/>
          <w:b/>
          <w:bCs/>
          <w:color w:val="0000FF"/>
          <w:kern w:val="0"/>
          <w:sz w:val="24"/>
        </w:rPr>
        <w:t>this</w:t>
      </w:r>
      <w:r w:rsidRPr="009257E1">
        <w:rPr>
          <w:rFonts w:ascii="Consolas" w:hAnsi="Consolas" w:cs="宋体"/>
          <w:b/>
          <w:bCs/>
          <w:color w:val="000000"/>
          <w:kern w:val="0"/>
          <w:sz w:val="24"/>
        </w:rPr>
        <w:t>.</w:t>
      </w:r>
      <w:r w:rsidRPr="009257E1">
        <w:rPr>
          <w:rFonts w:ascii="Consolas" w:hAnsi="Consolas" w:cs="宋体"/>
          <w:b/>
          <w:bCs/>
          <w:color w:val="795E26"/>
          <w:kern w:val="0"/>
          <w:sz w:val="24"/>
        </w:rPr>
        <w:t>getHeight</w:t>
      </w:r>
      <w:proofErr w:type="spellEnd"/>
      <w:proofErr w:type="gramEnd"/>
      <w:r w:rsidRPr="009257E1">
        <w:rPr>
          <w:rFonts w:ascii="Consolas" w:hAnsi="Consolas" w:cs="宋体"/>
          <w:b/>
          <w:bCs/>
          <w:color w:val="000000"/>
          <w:kern w:val="0"/>
          <w:sz w:val="24"/>
        </w:rPr>
        <w:t xml:space="preserve">() / </w:t>
      </w:r>
      <w:r w:rsidRPr="009257E1">
        <w:rPr>
          <w:rFonts w:ascii="Consolas" w:hAnsi="Consolas" w:cs="宋体"/>
          <w:b/>
          <w:bCs/>
          <w:color w:val="09885A"/>
          <w:kern w:val="0"/>
          <w:sz w:val="24"/>
        </w:rPr>
        <w:t>2</w:t>
      </w:r>
      <w:r w:rsidRPr="009257E1">
        <w:rPr>
          <w:rFonts w:ascii="Consolas" w:hAnsi="Consolas" w:cs="宋体"/>
          <w:b/>
          <w:bCs/>
          <w:color w:val="000000"/>
          <w:kern w:val="0"/>
          <w:sz w:val="24"/>
        </w:rPr>
        <w:t xml:space="preserve">;  </w:t>
      </w:r>
      <w:r w:rsidRPr="009257E1">
        <w:rPr>
          <w:rFonts w:ascii="Consolas" w:hAnsi="Consolas" w:cs="宋体"/>
          <w:b/>
          <w:bCs/>
          <w:color w:val="008000"/>
          <w:kern w:val="0"/>
          <w:sz w:val="24"/>
        </w:rPr>
        <w:t>//get the height of panel</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xml:space="preserve">       </w:t>
      </w:r>
      <w:proofErr w:type="spellStart"/>
      <w:r w:rsidRPr="009257E1">
        <w:rPr>
          <w:rFonts w:ascii="Consolas" w:hAnsi="Consolas" w:cs="宋体"/>
          <w:b/>
          <w:bCs/>
          <w:color w:val="267F99"/>
          <w:kern w:val="0"/>
          <w:sz w:val="24"/>
        </w:rPr>
        <w:t>int</w:t>
      </w:r>
      <w:proofErr w:type="spellEnd"/>
      <w:r w:rsidRPr="009257E1">
        <w:rPr>
          <w:rFonts w:ascii="Consolas" w:hAnsi="Consolas" w:cs="宋体"/>
          <w:b/>
          <w:bCs/>
          <w:color w:val="000000"/>
          <w:kern w:val="0"/>
          <w:sz w:val="24"/>
        </w:rPr>
        <w:t xml:space="preserve"> </w:t>
      </w:r>
      <w:r w:rsidRPr="009257E1">
        <w:rPr>
          <w:rFonts w:ascii="Consolas" w:hAnsi="Consolas" w:cs="宋体"/>
          <w:b/>
          <w:bCs/>
          <w:color w:val="001080"/>
          <w:kern w:val="0"/>
          <w:sz w:val="24"/>
        </w:rPr>
        <w:t>radius</w:t>
      </w:r>
      <w:r w:rsidRPr="009257E1">
        <w:rPr>
          <w:rFonts w:ascii="Consolas" w:hAnsi="Consolas" w:cs="宋体"/>
          <w:b/>
          <w:bCs/>
          <w:color w:val="000000"/>
          <w:kern w:val="0"/>
          <w:sz w:val="24"/>
        </w:rPr>
        <w:t xml:space="preserve"> = (</w:t>
      </w:r>
      <w:proofErr w:type="spellStart"/>
      <w:r w:rsidRPr="009257E1">
        <w:rPr>
          <w:rFonts w:ascii="Consolas" w:hAnsi="Consolas" w:cs="宋体"/>
          <w:b/>
          <w:bCs/>
          <w:color w:val="267F99"/>
          <w:kern w:val="0"/>
          <w:sz w:val="24"/>
        </w:rPr>
        <w:t>int</w:t>
      </w:r>
      <w:proofErr w:type="spellEnd"/>
      <w:r w:rsidRPr="009257E1">
        <w:rPr>
          <w:rFonts w:ascii="Consolas" w:hAnsi="Consolas" w:cs="宋体"/>
          <w:b/>
          <w:bCs/>
          <w:color w:val="000000"/>
          <w:kern w:val="0"/>
          <w:sz w:val="24"/>
        </w:rPr>
        <w:t>) (</w:t>
      </w:r>
      <w:proofErr w:type="spellStart"/>
      <w:r w:rsidRPr="009257E1">
        <w:rPr>
          <w:rFonts w:ascii="Consolas" w:hAnsi="Consolas" w:cs="宋体"/>
          <w:b/>
          <w:bCs/>
          <w:color w:val="001080"/>
          <w:kern w:val="0"/>
          <w:sz w:val="24"/>
        </w:rPr>
        <w:t>Math</w:t>
      </w:r>
      <w:r w:rsidRPr="009257E1">
        <w:rPr>
          <w:rFonts w:ascii="Consolas" w:hAnsi="Consolas" w:cs="宋体"/>
          <w:b/>
          <w:bCs/>
          <w:color w:val="000000"/>
          <w:kern w:val="0"/>
          <w:sz w:val="24"/>
        </w:rPr>
        <w:t>.</w:t>
      </w:r>
      <w:r w:rsidRPr="009257E1">
        <w:rPr>
          <w:rFonts w:ascii="Consolas" w:hAnsi="Consolas" w:cs="宋体"/>
          <w:b/>
          <w:bCs/>
          <w:color w:val="795E26"/>
          <w:kern w:val="0"/>
          <w:sz w:val="24"/>
        </w:rPr>
        <w:t>min</w:t>
      </w:r>
      <w:proofErr w:type="spellEnd"/>
      <w:r w:rsidRPr="009257E1">
        <w:rPr>
          <w:rFonts w:ascii="Consolas" w:hAnsi="Consolas" w:cs="宋体"/>
          <w:b/>
          <w:bCs/>
          <w:color w:val="000000"/>
          <w:kern w:val="0"/>
          <w:sz w:val="24"/>
        </w:rPr>
        <w:t>(</w:t>
      </w:r>
      <w:proofErr w:type="spellStart"/>
      <w:proofErr w:type="gramStart"/>
      <w:r w:rsidRPr="009257E1">
        <w:rPr>
          <w:rFonts w:ascii="Consolas" w:hAnsi="Consolas" w:cs="宋体"/>
          <w:b/>
          <w:bCs/>
          <w:color w:val="0000FF"/>
          <w:kern w:val="0"/>
          <w:sz w:val="24"/>
        </w:rPr>
        <w:t>this</w:t>
      </w:r>
      <w:r w:rsidRPr="009257E1">
        <w:rPr>
          <w:rFonts w:ascii="Consolas" w:hAnsi="Consolas" w:cs="宋体"/>
          <w:b/>
          <w:bCs/>
          <w:color w:val="000000"/>
          <w:kern w:val="0"/>
          <w:sz w:val="24"/>
        </w:rPr>
        <w:t>.</w:t>
      </w:r>
      <w:r w:rsidRPr="009257E1">
        <w:rPr>
          <w:rFonts w:ascii="Consolas" w:hAnsi="Consolas" w:cs="宋体"/>
          <w:b/>
          <w:bCs/>
          <w:color w:val="795E26"/>
          <w:kern w:val="0"/>
          <w:sz w:val="24"/>
        </w:rPr>
        <w:t>getWidth</w:t>
      </w:r>
      <w:proofErr w:type="spellEnd"/>
      <w:proofErr w:type="gramEnd"/>
      <w:r w:rsidRPr="009257E1">
        <w:rPr>
          <w:rFonts w:ascii="Consolas" w:hAnsi="Consolas" w:cs="宋体"/>
          <w:b/>
          <w:bCs/>
          <w:color w:val="000000"/>
          <w:kern w:val="0"/>
          <w:sz w:val="24"/>
        </w:rPr>
        <w:t xml:space="preserve">(), </w:t>
      </w:r>
      <w:proofErr w:type="spellStart"/>
      <w:r w:rsidRPr="009257E1">
        <w:rPr>
          <w:rFonts w:ascii="Consolas" w:hAnsi="Consolas" w:cs="宋体"/>
          <w:b/>
          <w:bCs/>
          <w:color w:val="0000FF"/>
          <w:kern w:val="0"/>
          <w:sz w:val="24"/>
        </w:rPr>
        <w:t>this</w:t>
      </w:r>
      <w:r w:rsidRPr="009257E1">
        <w:rPr>
          <w:rFonts w:ascii="Consolas" w:hAnsi="Consolas" w:cs="宋体"/>
          <w:b/>
          <w:bCs/>
          <w:color w:val="000000"/>
          <w:kern w:val="0"/>
          <w:sz w:val="24"/>
        </w:rPr>
        <w:t>.</w:t>
      </w:r>
      <w:r w:rsidRPr="009257E1">
        <w:rPr>
          <w:rFonts w:ascii="Consolas" w:hAnsi="Consolas" w:cs="宋体"/>
          <w:b/>
          <w:bCs/>
          <w:color w:val="795E26"/>
          <w:kern w:val="0"/>
          <w:sz w:val="24"/>
        </w:rPr>
        <w:t>getHeight</w:t>
      </w:r>
      <w:proofErr w:type="spellEnd"/>
      <w:r w:rsidRPr="009257E1">
        <w:rPr>
          <w:rFonts w:ascii="Consolas" w:hAnsi="Consolas" w:cs="宋体"/>
          <w:b/>
          <w:bCs/>
          <w:color w:val="000000"/>
          <w:kern w:val="0"/>
          <w:sz w:val="24"/>
        </w:rPr>
        <w:t xml:space="preserve">()) * </w:t>
      </w:r>
      <w:r w:rsidRPr="009257E1">
        <w:rPr>
          <w:rFonts w:ascii="Consolas" w:hAnsi="Consolas" w:cs="宋体"/>
          <w:b/>
          <w:bCs/>
          <w:color w:val="09885A"/>
          <w:kern w:val="0"/>
          <w:sz w:val="24"/>
        </w:rPr>
        <w:t>0.8</w:t>
      </w:r>
      <w:r w:rsidRPr="009257E1">
        <w:rPr>
          <w:rFonts w:ascii="Consolas" w:hAnsi="Consolas" w:cs="宋体"/>
          <w:b/>
          <w:bCs/>
          <w:color w:val="000000"/>
          <w:kern w:val="0"/>
          <w:sz w:val="24"/>
        </w:rPr>
        <w:t xml:space="preserve"> * </w:t>
      </w:r>
      <w:r w:rsidRPr="009257E1">
        <w:rPr>
          <w:rFonts w:ascii="Consolas" w:hAnsi="Consolas" w:cs="宋体"/>
          <w:b/>
          <w:bCs/>
          <w:color w:val="09885A"/>
          <w:kern w:val="0"/>
          <w:sz w:val="24"/>
        </w:rPr>
        <w:t>0.5</w:t>
      </w:r>
      <w:r w:rsidRPr="009257E1">
        <w:rPr>
          <w:rFonts w:ascii="Consolas" w:hAnsi="Consolas" w:cs="宋体"/>
          <w:b/>
          <w:bCs/>
          <w:color w:val="000000"/>
          <w:kern w:val="0"/>
          <w:sz w:val="24"/>
        </w:rPr>
        <w:t xml:space="preserve">);  </w:t>
      </w:r>
      <w:r w:rsidRPr="009257E1">
        <w:rPr>
          <w:rFonts w:ascii="Consolas" w:hAnsi="Consolas" w:cs="宋体"/>
          <w:b/>
          <w:bCs/>
          <w:color w:val="008000"/>
          <w:kern w:val="0"/>
          <w:sz w:val="24"/>
        </w:rPr>
        <w:t>//calculate the radius of clock</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xml:space="preserve">       </w:t>
      </w:r>
      <w:proofErr w:type="gramStart"/>
      <w:r w:rsidRPr="009257E1">
        <w:rPr>
          <w:rFonts w:ascii="Consolas" w:hAnsi="Consolas" w:cs="宋体"/>
          <w:b/>
          <w:bCs/>
          <w:color w:val="AF00DB"/>
          <w:kern w:val="0"/>
          <w:sz w:val="24"/>
        </w:rPr>
        <w:t>for</w:t>
      </w:r>
      <w:r w:rsidRPr="009257E1">
        <w:rPr>
          <w:rFonts w:ascii="Consolas" w:hAnsi="Consolas" w:cs="宋体"/>
          <w:b/>
          <w:bCs/>
          <w:color w:val="000000"/>
          <w:kern w:val="0"/>
          <w:sz w:val="24"/>
        </w:rPr>
        <w:t>(</w:t>
      </w:r>
      <w:proofErr w:type="spellStart"/>
      <w:proofErr w:type="gramEnd"/>
      <w:r w:rsidRPr="009257E1">
        <w:rPr>
          <w:rFonts w:ascii="Consolas" w:hAnsi="Consolas" w:cs="宋体"/>
          <w:b/>
          <w:bCs/>
          <w:color w:val="267F99"/>
          <w:kern w:val="0"/>
          <w:sz w:val="24"/>
        </w:rPr>
        <w:t>int</w:t>
      </w:r>
      <w:proofErr w:type="spellEnd"/>
      <w:r w:rsidRPr="009257E1">
        <w:rPr>
          <w:rFonts w:ascii="Consolas" w:hAnsi="Consolas" w:cs="宋体"/>
          <w:b/>
          <w:bCs/>
          <w:color w:val="000000"/>
          <w:kern w:val="0"/>
          <w:sz w:val="24"/>
        </w:rPr>
        <w:t xml:space="preserve"> </w:t>
      </w:r>
      <w:proofErr w:type="spellStart"/>
      <w:r w:rsidRPr="009257E1">
        <w:rPr>
          <w:rFonts w:ascii="Consolas" w:hAnsi="Consolas" w:cs="宋体"/>
          <w:b/>
          <w:bCs/>
          <w:color w:val="001080"/>
          <w:kern w:val="0"/>
          <w:sz w:val="24"/>
        </w:rPr>
        <w:t>i</w:t>
      </w:r>
      <w:proofErr w:type="spellEnd"/>
      <w:r w:rsidRPr="009257E1">
        <w:rPr>
          <w:rFonts w:ascii="Consolas" w:hAnsi="Consolas" w:cs="宋体"/>
          <w:b/>
          <w:bCs/>
          <w:color w:val="000000"/>
          <w:kern w:val="0"/>
          <w:sz w:val="24"/>
        </w:rPr>
        <w:t xml:space="preserve"> = </w:t>
      </w:r>
      <w:r w:rsidRPr="009257E1">
        <w:rPr>
          <w:rFonts w:ascii="Consolas" w:hAnsi="Consolas" w:cs="宋体"/>
          <w:b/>
          <w:bCs/>
          <w:color w:val="09885A"/>
          <w:kern w:val="0"/>
          <w:sz w:val="24"/>
        </w:rPr>
        <w:t>0</w:t>
      </w:r>
      <w:r w:rsidRPr="009257E1">
        <w:rPr>
          <w:rFonts w:ascii="Consolas" w:hAnsi="Consolas" w:cs="宋体"/>
          <w:b/>
          <w:bCs/>
          <w:color w:val="000000"/>
          <w:kern w:val="0"/>
          <w:sz w:val="24"/>
        </w:rPr>
        <w:t xml:space="preserve">; </w:t>
      </w:r>
      <w:proofErr w:type="spellStart"/>
      <w:r w:rsidRPr="009257E1">
        <w:rPr>
          <w:rFonts w:ascii="Consolas" w:hAnsi="Consolas" w:cs="宋体"/>
          <w:b/>
          <w:bCs/>
          <w:color w:val="000000"/>
          <w:kern w:val="0"/>
          <w:sz w:val="24"/>
        </w:rPr>
        <w:t>i</w:t>
      </w:r>
      <w:proofErr w:type="spellEnd"/>
      <w:r w:rsidRPr="009257E1">
        <w:rPr>
          <w:rFonts w:ascii="Consolas" w:hAnsi="Consolas" w:cs="宋体"/>
          <w:b/>
          <w:bCs/>
          <w:color w:val="000000"/>
          <w:kern w:val="0"/>
          <w:sz w:val="24"/>
        </w:rPr>
        <w:t xml:space="preserve"> &lt; </w:t>
      </w:r>
      <w:r w:rsidRPr="009257E1">
        <w:rPr>
          <w:rFonts w:ascii="Consolas" w:hAnsi="Consolas" w:cs="宋体"/>
          <w:b/>
          <w:bCs/>
          <w:color w:val="09885A"/>
          <w:kern w:val="0"/>
          <w:sz w:val="24"/>
        </w:rPr>
        <w:t>12</w:t>
      </w:r>
      <w:r w:rsidRPr="009257E1">
        <w:rPr>
          <w:rFonts w:ascii="Consolas" w:hAnsi="Consolas" w:cs="宋体"/>
          <w:b/>
          <w:bCs/>
          <w:color w:val="000000"/>
          <w:kern w:val="0"/>
          <w:sz w:val="24"/>
        </w:rPr>
        <w:t xml:space="preserve">; </w:t>
      </w:r>
      <w:proofErr w:type="spellStart"/>
      <w:r w:rsidRPr="009257E1">
        <w:rPr>
          <w:rFonts w:ascii="Consolas" w:hAnsi="Consolas" w:cs="宋体"/>
          <w:b/>
          <w:bCs/>
          <w:color w:val="000000"/>
          <w:kern w:val="0"/>
          <w:sz w:val="24"/>
        </w:rPr>
        <w:t>i</w:t>
      </w:r>
      <w:proofErr w:type="spellEnd"/>
      <w:r w:rsidRPr="009257E1">
        <w:rPr>
          <w:rFonts w:ascii="Consolas" w:hAnsi="Consolas" w:cs="宋体"/>
          <w:b/>
          <w:bCs/>
          <w:color w:val="000000"/>
          <w:kern w:val="0"/>
          <w:sz w:val="24"/>
        </w:rPr>
        <w:t xml:space="preserve">++){  </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xml:space="preserve">           </w:t>
      </w:r>
      <w:r w:rsidRPr="009257E1">
        <w:rPr>
          <w:rFonts w:ascii="Consolas" w:hAnsi="Consolas" w:cs="宋体"/>
          <w:b/>
          <w:bCs/>
          <w:color w:val="267F99"/>
          <w:kern w:val="0"/>
          <w:sz w:val="24"/>
        </w:rPr>
        <w:t>double</w:t>
      </w:r>
      <w:r w:rsidRPr="009257E1">
        <w:rPr>
          <w:rFonts w:ascii="Consolas" w:hAnsi="Consolas" w:cs="宋体"/>
          <w:b/>
          <w:bCs/>
          <w:color w:val="000000"/>
          <w:kern w:val="0"/>
          <w:sz w:val="24"/>
        </w:rPr>
        <w:t xml:space="preserve"> </w:t>
      </w:r>
      <w:r w:rsidRPr="009257E1">
        <w:rPr>
          <w:rFonts w:ascii="Consolas" w:hAnsi="Consolas" w:cs="宋体"/>
          <w:b/>
          <w:bCs/>
          <w:color w:val="001080"/>
          <w:kern w:val="0"/>
          <w:sz w:val="24"/>
        </w:rPr>
        <w:t>angle</w:t>
      </w:r>
      <w:r w:rsidRPr="009257E1">
        <w:rPr>
          <w:rFonts w:ascii="Consolas" w:hAnsi="Consolas" w:cs="宋体"/>
          <w:b/>
          <w:bCs/>
          <w:color w:val="000000"/>
          <w:kern w:val="0"/>
          <w:sz w:val="24"/>
        </w:rPr>
        <w:t xml:space="preserve"> = </w:t>
      </w:r>
      <w:proofErr w:type="spellStart"/>
      <w:r w:rsidRPr="009257E1">
        <w:rPr>
          <w:rFonts w:ascii="Consolas" w:hAnsi="Consolas" w:cs="宋体"/>
          <w:b/>
          <w:bCs/>
          <w:color w:val="001080"/>
          <w:kern w:val="0"/>
          <w:sz w:val="24"/>
        </w:rPr>
        <w:t>Math</w:t>
      </w:r>
      <w:r w:rsidRPr="009257E1">
        <w:rPr>
          <w:rFonts w:ascii="Consolas" w:hAnsi="Consolas" w:cs="宋体"/>
          <w:b/>
          <w:bCs/>
          <w:color w:val="000000"/>
          <w:kern w:val="0"/>
          <w:sz w:val="24"/>
        </w:rPr>
        <w:t>.</w:t>
      </w:r>
      <w:r w:rsidRPr="009257E1">
        <w:rPr>
          <w:rFonts w:ascii="Consolas" w:hAnsi="Consolas" w:cs="宋体"/>
          <w:b/>
          <w:bCs/>
          <w:color w:val="001080"/>
          <w:kern w:val="0"/>
          <w:sz w:val="24"/>
        </w:rPr>
        <w:t>PI</w:t>
      </w:r>
      <w:proofErr w:type="spellEnd"/>
      <w:r w:rsidRPr="009257E1">
        <w:rPr>
          <w:rFonts w:ascii="Consolas" w:hAnsi="Consolas" w:cs="宋体"/>
          <w:b/>
          <w:bCs/>
          <w:color w:val="000000"/>
          <w:kern w:val="0"/>
          <w:sz w:val="24"/>
        </w:rPr>
        <w:t xml:space="preserve"> / </w:t>
      </w:r>
      <w:r w:rsidRPr="009257E1">
        <w:rPr>
          <w:rFonts w:ascii="Consolas" w:hAnsi="Consolas" w:cs="宋体"/>
          <w:b/>
          <w:bCs/>
          <w:color w:val="09885A"/>
          <w:kern w:val="0"/>
          <w:sz w:val="24"/>
        </w:rPr>
        <w:t>180</w:t>
      </w:r>
      <w:r w:rsidRPr="009257E1">
        <w:rPr>
          <w:rFonts w:ascii="Consolas" w:hAnsi="Consolas" w:cs="宋体"/>
          <w:b/>
          <w:bCs/>
          <w:color w:val="000000"/>
          <w:kern w:val="0"/>
          <w:sz w:val="24"/>
        </w:rPr>
        <w:t xml:space="preserve"> * </w:t>
      </w:r>
      <w:proofErr w:type="spellStart"/>
      <w:r w:rsidRPr="009257E1">
        <w:rPr>
          <w:rFonts w:ascii="Consolas" w:hAnsi="Consolas" w:cs="宋体"/>
          <w:b/>
          <w:bCs/>
          <w:color w:val="000000"/>
          <w:kern w:val="0"/>
          <w:sz w:val="24"/>
        </w:rPr>
        <w:t>i</w:t>
      </w:r>
      <w:proofErr w:type="spellEnd"/>
      <w:r w:rsidRPr="009257E1">
        <w:rPr>
          <w:rFonts w:ascii="Consolas" w:hAnsi="Consolas" w:cs="宋体"/>
          <w:b/>
          <w:bCs/>
          <w:color w:val="000000"/>
          <w:kern w:val="0"/>
          <w:sz w:val="24"/>
        </w:rPr>
        <w:t xml:space="preserve"> * (</w:t>
      </w:r>
      <w:r w:rsidRPr="009257E1">
        <w:rPr>
          <w:rFonts w:ascii="Consolas" w:hAnsi="Consolas" w:cs="宋体"/>
          <w:b/>
          <w:bCs/>
          <w:color w:val="09885A"/>
          <w:kern w:val="0"/>
          <w:sz w:val="24"/>
        </w:rPr>
        <w:t>360</w:t>
      </w:r>
      <w:r w:rsidRPr="009257E1">
        <w:rPr>
          <w:rFonts w:ascii="Consolas" w:hAnsi="Consolas" w:cs="宋体"/>
          <w:b/>
          <w:bCs/>
          <w:color w:val="000000"/>
          <w:kern w:val="0"/>
          <w:sz w:val="24"/>
        </w:rPr>
        <w:t xml:space="preserve"> / </w:t>
      </w:r>
      <w:r w:rsidRPr="009257E1">
        <w:rPr>
          <w:rFonts w:ascii="Consolas" w:hAnsi="Consolas" w:cs="宋体"/>
          <w:b/>
          <w:bCs/>
          <w:color w:val="09885A"/>
          <w:kern w:val="0"/>
          <w:sz w:val="24"/>
        </w:rPr>
        <w:t>12</w:t>
      </w:r>
      <w:r w:rsidRPr="009257E1">
        <w:rPr>
          <w:rFonts w:ascii="Consolas" w:hAnsi="Consolas" w:cs="宋体"/>
          <w:b/>
          <w:bCs/>
          <w:color w:val="000000"/>
          <w:kern w:val="0"/>
          <w:sz w:val="24"/>
        </w:rPr>
        <w:t xml:space="preserve">); </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xml:space="preserve">           </w:t>
      </w:r>
      <w:proofErr w:type="spellStart"/>
      <w:r w:rsidRPr="009257E1">
        <w:rPr>
          <w:rFonts w:ascii="Consolas" w:hAnsi="Consolas" w:cs="宋体"/>
          <w:b/>
          <w:bCs/>
          <w:color w:val="267F99"/>
          <w:kern w:val="0"/>
          <w:sz w:val="24"/>
        </w:rPr>
        <w:t>int</w:t>
      </w:r>
      <w:proofErr w:type="spellEnd"/>
      <w:r w:rsidRPr="009257E1">
        <w:rPr>
          <w:rFonts w:ascii="Consolas" w:hAnsi="Consolas" w:cs="宋体"/>
          <w:b/>
          <w:bCs/>
          <w:color w:val="000000"/>
          <w:kern w:val="0"/>
          <w:sz w:val="24"/>
        </w:rPr>
        <w:t xml:space="preserve"> </w:t>
      </w:r>
      <w:r w:rsidRPr="009257E1">
        <w:rPr>
          <w:rFonts w:ascii="Consolas" w:hAnsi="Consolas" w:cs="宋体"/>
          <w:b/>
          <w:bCs/>
          <w:color w:val="001080"/>
          <w:kern w:val="0"/>
          <w:sz w:val="24"/>
        </w:rPr>
        <w:t>x</w:t>
      </w:r>
      <w:r w:rsidRPr="009257E1">
        <w:rPr>
          <w:rFonts w:ascii="Consolas" w:hAnsi="Consolas" w:cs="宋体"/>
          <w:b/>
          <w:bCs/>
          <w:color w:val="000000"/>
          <w:kern w:val="0"/>
          <w:sz w:val="24"/>
        </w:rPr>
        <w:t xml:space="preserve"> = (</w:t>
      </w:r>
      <w:proofErr w:type="spellStart"/>
      <w:r w:rsidR="0028407D">
        <w:rPr>
          <w:rFonts w:ascii="Consolas" w:hAnsi="Consolas" w:cs="宋体"/>
          <w:b/>
          <w:bCs/>
          <w:color w:val="000000"/>
          <w:kern w:val="0"/>
          <w:sz w:val="24"/>
        </w:rPr>
        <w:t>x_Width</w:t>
      </w:r>
      <w:proofErr w:type="spellEnd"/>
      <w:r w:rsidRPr="009257E1">
        <w:rPr>
          <w:rFonts w:ascii="Consolas" w:hAnsi="Consolas" w:cs="宋体"/>
          <w:b/>
          <w:bCs/>
          <w:color w:val="000000"/>
          <w:kern w:val="0"/>
          <w:sz w:val="24"/>
        </w:rPr>
        <w:t xml:space="preserve"> - </w:t>
      </w:r>
      <w:r w:rsidRPr="009257E1">
        <w:rPr>
          <w:rFonts w:ascii="Consolas" w:hAnsi="Consolas" w:cs="宋体"/>
          <w:b/>
          <w:bCs/>
          <w:color w:val="09885A"/>
          <w:kern w:val="0"/>
          <w:sz w:val="24"/>
        </w:rPr>
        <w:t>4</w:t>
      </w:r>
      <w:r w:rsidRPr="009257E1">
        <w:rPr>
          <w:rFonts w:ascii="Consolas" w:hAnsi="Consolas" w:cs="宋体"/>
          <w:b/>
          <w:bCs/>
          <w:color w:val="000000"/>
          <w:kern w:val="0"/>
          <w:sz w:val="24"/>
        </w:rPr>
        <w:t>) + (</w:t>
      </w:r>
      <w:proofErr w:type="spellStart"/>
      <w:r w:rsidRPr="009257E1">
        <w:rPr>
          <w:rFonts w:ascii="Consolas" w:hAnsi="Consolas" w:cs="宋体"/>
          <w:b/>
          <w:bCs/>
          <w:color w:val="267F99"/>
          <w:kern w:val="0"/>
          <w:sz w:val="24"/>
        </w:rPr>
        <w:t>int</w:t>
      </w:r>
      <w:proofErr w:type="spellEnd"/>
      <w:proofErr w:type="gramStart"/>
      <w:r w:rsidRPr="009257E1">
        <w:rPr>
          <w:rFonts w:ascii="Consolas" w:hAnsi="Consolas" w:cs="宋体"/>
          <w:b/>
          <w:bCs/>
          <w:color w:val="000000"/>
          <w:kern w:val="0"/>
          <w:sz w:val="24"/>
        </w:rPr>
        <w:t>)(</w:t>
      </w:r>
      <w:proofErr w:type="gramEnd"/>
      <w:r w:rsidRPr="009257E1">
        <w:rPr>
          <w:rFonts w:ascii="Consolas" w:hAnsi="Consolas" w:cs="宋体"/>
          <w:b/>
          <w:bCs/>
          <w:color w:val="000000"/>
          <w:kern w:val="0"/>
          <w:sz w:val="24"/>
        </w:rPr>
        <w:t xml:space="preserve">(radius - </w:t>
      </w:r>
      <w:r w:rsidRPr="009257E1">
        <w:rPr>
          <w:rFonts w:ascii="Consolas" w:hAnsi="Consolas" w:cs="宋体"/>
          <w:b/>
          <w:bCs/>
          <w:color w:val="09885A"/>
          <w:kern w:val="0"/>
          <w:sz w:val="24"/>
        </w:rPr>
        <w:t>12</w:t>
      </w:r>
      <w:r w:rsidRPr="009257E1">
        <w:rPr>
          <w:rFonts w:ascii="Consolas" w:hAnsi="Consolas" w:cs="宋体"/>
          <w:b/>
          <w:bCs/>
          <w:color w:val="000000"/>
          <w:kern w:val="0"/>
          <w:sz w:val="24"/>
        </w:rPr>
        <w:t xml:space="preserve">) * </w:t>
      </w:r>
      <w:proofErr w:type="spellStart"/>
      <w:r w:rsidRPr="009257E1">
        <w:rPr>
          <w:rFonts w:ascii="Consolas" w:hAnsi="Consolas" w:cs="宋体"/>
          <w:b/>
          <w:bCs/>
          <w:color w:val="001080"/>
          <w:kern w:val="0"/>
          <w:sz w:val="24"/>
        </w:rPr>
        <w:t>Math</w:t>
      </w:r>
      <w:r w:rsidRPr="009257E1">
        <w:rPr>
          <w:rFonts w:ascii="Consolas" w:hAnsi="Consolas" w:cs="宋体"/>
          <w:b/>
          <w:bCs/>
          <w:color w:val="000000"/>
          <w:kern w:val="0"/>
          <w:sz w:val="24"/>
        </w:rPr>
        <w:t>.</w:t>
      </w:r>
      <w:r w:rsidRPr="009257E1">
        <w:rPr>
          <w:rFonts w:ascii="Consolas" w:hAnsi="Consolas" w:cs="宋体"/>
          <w:b/>
          <w:bCs/>
          <w:color w:val="795E26"/>
          <w:kern w:val="0"/>
          <w:sz w:val="24"/>
        </w:rPr>
        <w:t>cos</w:t>
      </w:r>
      <w:proofErr w:type="spellEnd"/>
      <w:r w:rsidRPr="009257E1">
        <w:rPr>
          <w:rFonts w:ascii="Consolas" w:hAnsi="Consolas" w:cs="宋体"/>
          <w:b/>
          <w:bCs/>
          <w:color w:val="000000"/>
          <w:kern w:val="0"/>
          <w:sz w:val="24"/>
        </w:rPr>
        <w:t xml:space="preserve">(angle));  </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xml:space="preserve">           </w:t>
      </w:r>
      <w:proofErr w:type="spellStart"/>
      <w:r w:rsidRPr="009257E1">
        <w:rPr>
          <w:rFonts w:ascii="Consolas" w:hAnsi="Consolas" w:cs="宋体"/>
          <w:b/>
          <w:bCs/>
          <w:color w:val="267F99"/>
          <w:kern w:val="0"/>
          <w:sz w:val="24"/>
        </w:rPr>
        <w:t>int</w:t>
      </w:r>
      <w:proofErr w:type="spellEnd"/>
      <w:r w:rsidRPr="009257E1">
        <w:rPr>
          <w:rFonts w:ascii="Consolas" w:hAnsi="Consolas" w:cs="宋体"/>
          <w:b/>
          <w:bCs/>
          <w:color w:val="000000"/>
          <w:kern w:val="0"/>
          <w:sz w:val="24"/>
        </w:rPr>
        <w:t xml:space="preserve"> </w:t>
      </w:r>
      <w:r w:rsidRPr="009257E1">
        <w:rPr>
          <w:rFonts w:ascii="Consolas" w:hAnsi="Consolas" w:cs="宋体"/>
          <w:b/>
          <w:bCs/>
          <w:color w:val="001080"/>
          <w:kern w:val="0"/>
          <w:sz w:val="24"/>
        </w:rPr>
        <w:t>y</w:t>
      </w:r>
      <w:r w:rsidRPr="009257E1">
        <w:rPr>
          <w:rFonts w:ascii="Consolas" w:hAnsi="Consolas" w:cs="宋体"/>
          <w:b/>
          <w:bCs/>
          <w:color w:val="000000"/>
          <w:kern w:val="0"/>
          <w:sz w:val="24"/>
        </w:rPr>
        <w:t xml:space="preserve"> = (</w:t>
      </w:r>
      <w:proofErr w:type="spellStart"/>
      <w:r w:rsidR="0028407D">
        <w:rPr>
          <w:rFonts w:ascii="Consolas" w:hAnsi="Consolas" w:cs="宋体"/>
          <w:b/>
          <w:bCs/>
          <w:color w:val="000000"/>
          <w:kern w:val="0"/>
          <w:sz w:val="24"/>
        </w:rPr>
        <w:t>y_Width</w:t>
      </w:r>
      <w:proofErr w:type="spellEnd"/>
      <w:r w:rsidRPr="009257E1">
        <w:rPr>
          <w:rFonts w:ascii="Consolas" w:hAnsi="Consolas" w:cs="宋体"/>
          <w:b/>
          <w:bCs/>
          <w:color w:val="000000"/>
          <w:kern w:val="0"/>
          <w:sz w:val="24"/>
        </w:rPr>
        <w:t xml:space="preserve"> + </w:t>
      </w:r>
      <w:r w:rsidRPr="009257E1">
        <w:rPr>
          <w:rFonts w:ascii="Consolas" w:hAnsi="Consolas" w:cs="宋体"/>
          <w:b/>
          <w:bCs/>
          <w:color w:val="09885A"/>
          <w:kern w:val="0"/>
          <w:sz w:val="24"/>
        </w:rPr>
        <w:t>4</w:t>
      </w:r>
      <w:r w:rsidRPr="009257E1">
        <w:rPr>
          <w:rFonts w:ascii="Consolas" w:hAnsi="Consolas" w:cs="宋体"/>
          <w:b/>
          <w:bCs/>
          <w:color w:val="000000"/>
          <w:kern w:val="0"/>
          <w:sz w:val="24"/>
        </w:rPr>
        <w:t>) + (</w:t>
      </w:r>
      <w:proofErr w:type="spellStart"/>
      <w:r w:rsidRPr="009257E1">
        <w:rPr>
          <w:rFonts w:ascii="Consolas" w:hAnsi="Consolas" w:cs="宋体"/>
          <w:b/>
          <w:bCs/>
          <w:color w:val="267F99"/>
          <w:kern w:val="0"/>
          <w:sz w:val="24"/>
        </w:rPr>
        <w:t>int</w:t>
      </w:r>
      <w:proofErr w:type="spellEnd"/>
      <w:proofErr w:type="gramStart"/>
      <w:r w:rsidRPr="009257E1">
        <w:rPr>
          <w:rFonts w:ascii="Consolas" w:hAnsi="Consolas" w:cs="宋体"/>
          <w:b/>
          <w:bCs/>
          <w:color w:val="000000"/>
          <w:kern w:val="0"/>
          <w:sz w:val="24"/>
        </w:rPr>
        <w:t>)(</w:t>
      </w:r>
      <w:proofErr w:type="gramEnd"/>
      <w:r w:rsidRPr="009257E1">
        <w:rPr>
          <w:rFonts w:ascii="Consolas" w:hAnsi="Consolas" w:cs="宋体"/>
          <w:b/>
          <w:bCs/>
          <w:color w:val="000000"/>
          <w:kern w:val="0"/>
          <w:sz w:val="24"/>
        </w:rPr>
        <w:t xml:space="preserve">(radius - </w:t>
      </w:r>
      <w:r w:rsidRPr="009257E1">
        <w:rPr>
          <w:rFonts w:ascii="Consolas" w:hAnsi="Consolas" w:cs="宋体"/>
          <w:b/>
          <w:bCs/>
          <w:color w:val="09885A"/>
          <w:kern w:val="0"/>
          <w:sz w:val="24"/>
        </w:rPr>
        <w:t>12</w:t>
      </w:r>
      <w:r w:rsidRPr="009257E1">
        <w:rPr>
          <w:rFonts w:ascii="Consolas" w:hAnsi="Consolas" w:cs="宋体"/>
          <w:b/>
          <w:bCs/>
          <w:color w:val="000000"/>
          <w:kern w:val="0"/>
          <w:sz w:val="24"/>
        </w:rPr>
        <w:t xml:space="preserve">) * </w:t>
      </w:r>
      <w:proofErr w:type="spellStart"/>
      <w:r w:rsidRPr="009257E1">
        <w:rPr>
          <w:rFonts w:ascii="Consolas" w:hAnsi="Consolas" w:cs="宋体"/>
          <w:b/>
          <w:bCs/>
          <w:color w:val="001080"/>
          <w:kern w:val="0"/>
          <w:sz w:val="24"/>
        </w:rPr>
        <w:t>Math</w:t>
      </w:r>
      <w:r w:rsidRPr="009257E1">
        <w:rPr>
          <w:rFonts w:ascii="Consolas" w:hAnsi="Consolas" w:cs="宋体"/>
          <w:b/>
          <w:bCs/>
          <w:color w:val="000000"/>
          <w:kern w:val="0"/>
          <w:sz w:val="24"/>
        </w:rPr>
        <w:t>.</w:t>
      </w:r>
      <w:r w:rsidRPr="009257E1">
        <w:rPr>
          <w:rFonts w:ascii="Consolas" w:hAnsi="Consolas" w:cs="宋体"/>
          <w:b/>
          <w:bCs/>
          <w:color w:val="795E26"/>
          <w:kern w:val="0"/>
          <w:sz w:val="24"/>
        </w:rPr>
        <w:t>sin</w:t>
      </w:r>
      <w:proofErr w:type="spellEnd"/>
      <w:r w:rsidRPr="009257E1">
        <w:rPr>
          <w:rFonts w:ascii="Consolas" w:hAnsi="Consolas" w:cs="宋体"/>
          <w:b/>
          <w:bCs/>
          <w:color w:val="000000"/>
          <w:kern w:val="0"/>
          <w:sz w:val="24"/>
        </w:rPr>
        <w:t xml:space="preserve">(angle));  </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xml:space="preserve">           </w:t>
      </w:r>
      <w:proofErr w:type="spellStart"/>
      <w:r w:rsidRPr="009257E1">
        <w:rPr>
          <w:rFonts w:ascii="Consolas" w:hAnsi="Consolas" w:cs="宋体"/>
          <w:b/>
          <w:bCs/>
          <w:color w:val="267F99"/>
          <w:kern w:val="0"/>
          <w:sz w:val="24"/>
        </w:rPr>
        <w:t>int</w:t>
      </w:r>
      <w:proofErr w:type="spellEnd"/>
      <w:r w:rsidRPr="009257E1">
        <w:rPr>
          <w:rFonts w:ascii="Consolas" w:hAnsi="Consolas" w:cs="宋体"/>
          <w:b/>
          <w:bCs/>
          <w:color w:val="000000"/>
          <w:kern w:val="0"/>
          <w:sz w:val="24"/>
        </w:rPr>
        <w:t xml:space="preserve"> </w:t>
      </w:r>
      <w:r w:rsidRPr="009257E1">
        <w:rPr>
          <w:rFonts w:ascii="Consolas" w:hAnsi="Consolas" w:cs="宋体"/>
          <w:b/>
          <w:bCs/>
          <w:color w:val="001080"/>
          <w:kern w:val="0"/>
          <w:sz w:val="24"/>
        </w:rPr>
        <w:t>j</w:t>
      </w:r>
      <w:r w:rsidRPr="009257E1">
        <w:rPr>
          <w:rFonts w:ascii="Consolas" w:hAnsi="Consolas" w:cs="宋体"/>
          <w:b/>
          <w:bCs/>
          <w:color w:val="000000"/>
          <w:kern w:val="0"/>
          <w:sz w:val="24"/>
        </w:rPr>
        <w:t xml:space="preserve"> = </w:t>
      </w:r>
      <w:proofErr w:type="spellStart"/>
      <w:r w:rsidRPr="009257E1">
        <w:rPr>
          <w:rFonts w:ascii="Consolas" w:hAnsi="Consolas" w:cs="宋体"/>
          <w:b/>
          <w:bCs/>
          <w:color w:val="000000"/>
          <w:kern w:val="0"/>
          <w:sz w:val="24"/>
        </w:rPr>
        <w:t>i</w:t>
      </w:r>
      <w:proofErr w:type="spellEnd"/>
      <w:r w:rsidRPr="009257E1">
        <w:rPr>
          <w:rFonts w:ascii="Consolas" w:hAnsi="Consolas" w:cs="宋体"/>
          <w:b/>
          <w:bCs/>
          <w:color w:val="000000"/>
          <w:kern w:val="0"/>
          <w:sz w:val="24"/>
        </w:rPr>
        <w:t xml:space="preserve"> + </w:t>
      </w:r>
      <w:r w:rsidRPr="009257E1">
        <w:rPr>
          <w:rFonts w:ascii="Consolas" w:hAnsi="Consolas" w:cs="宋体"/>
          <w:b/>
          <w:bCs/>
          <w:color w:val="09885A"/>
          <w:kern w:val="0"/>
          <w:sz w:val="24"/>
        </w:rPr>
        <w:t>3</w:t>
      </w:r>
      <w:r w:rsidRPr="009257E1">
        <w:rPr>
          <w:rFonts w:ascii="Consolas" w:hAnsi="Consolas" w:cs="宋体"/>
          <w:b/>
          <w:bCs/>
          <w:color w:val="000000"/>
          <w:kern w:val="0"/>
          <w:sz w:val="24"/>
        </w:rPr>
        <w:t>;</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xml:space="preserve">           </w:t>
      </w:r>
      <w:r w:rsidRPr="009257E1">
        <w:rPr>
          <w:rFonts w:ascii="Consolas" w:hAnsi="Consolas" w:cs="宋体"/>
          <w:b/>
          <w:bCs/>
          <w:color w:val="AF00DB"/>
          <w:kern w:val="0"/>
          <w:sz w:val="24"/>
        </w:rPr>
        <w:t>if</w:t>
      </w:r>
      <w:r w:rsidRPr="009257E1">
        <w:rPr>
          <w:rFonts w:ascii="Consolas" w:hAnsi="Consolas" w:cs="宋体"/>
          <w:b/>
          <w:bCs/>
          <w:color w:val="000000"/>
          <w:kern w:val="0"/>
          <w:sz w:val="24"/>
        </w:rPr>
        <w:t xml:space="preserve"> (j &gt; </w:t>
      </w:r>
      <w:r w:rsidRPr="009257E1">
        <w:rPr>
          <w:rFonts w:ascii="Consolas" w:hAnsi="Consolas" w:cs="宋体"/>
          <w:b/>
          <w:bCs/>
          <w:color w:val="09885A"/>
          <w:kern w:val="0"/>
          <w:sz w:val="24"/>
        </w:rPr>
        <w:t>12</w:t>
      </w:r>
      <w:r w:rsidRPr="009257E1">
        <w:rPr>
          <w:rFonts w:ascii="Consolas" w:hAnsi="Consolas" w:cs="宋体"/>
          <w:b/>
          <w:bCs/>
          <w:color w:val="000000"/>
          <w:kern w:val="0"/>
          <w:sz w:val="24"/>
        </w:rPr>
        <w:t xml:space="preserve">)  </w:t>
      </w:r>
    </w:p>
    <w:p w:rsidR="009257E1" w:rsidRPr="009257E1" w:rsidRDefault="009257E1" w:rsidP="00016BCA">
      <w:pPr>
        <w:widowControl/>
        <w:shd w:val="clear" w:color="auto" w:fill="FFFFFF"/>
        <w:jc w:val="left"/>
        <w:rPr>
          <w:rFonts w:ascii="Consolas" w:hAnsi="Consolas" w:cs="宋体"/>
          <w:b/>
          <w:bCs/>
          <w:color w:val="000000"/>
          <w:kern w:val="0"/>
          <w:sz w:val="24"/>
        </w:rPr>
      </w:pPr>
      <w:r>
        <w:rPr>
          <w:rFonts w:ascii="Consolas" w:hAnsi="Consolas" w:cs="宋体"/>
          <w:b/>
          <w:bCs/>
          <w:color w:val="000000"/>
          <w:kern w:val="0"/>
          <w:sz w:val="24"/>
        </w:rPr>
        <w:t xml:space="preserve">               </w:t>
      </w:r>
      <w:r w:rsidRPr="009257E1">
        <w:rPr>
          <w:rFonts w:ascii="Consolas" w:hAnsi="Consolas" w:cs="宋体"/>
          <w:b/>
          <w:bCs/>
          <w:color w:val="000000"/>
          <w:kern w:val="0"/>
          <w:sz w:val="24"/>
        </w:rPr>
        <w:t xml:space="preserve">j = j - </w:t>
      </w:r>
      <w:r w:rsidRPr="009257E1">
        <w:rPr>
          <w:rFonts w:ascii="Consolas" w:hAnsi="Consolas" w:cs="宋体"/>
          <w:b/>
          <w:bCs/>
          <w:color w:val="09885A"/>
          <w:kern w:val="0"/>
          <w:sz w:val="24"/>
        </w:rPr>
        <w:t>12</w:t>
      </w:r>
      <w:r w:rsidRPr="009257E1">
        <w:rPr>
          <w:rFonts w:ascii="Consolas" w:hAnsi="Consolas" w:cs="宋体"/>
          <w:b/>
          <w:bCs/>
          <w:color w:val="000000"/>
          <w:kern w:val="0"/>
          <w:sz w:val="24"/>
        </w:rPr>
        <w:t xml:space="preserve">;  </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xml:space="preserve">           </w:t>
      </w:r>
      <w:r w:rsidRPr="009257E1">
        <w:rPr>
          <w:rFonts w:ascii="Consolas" w:hAnsi="Consolas" w:cs="宋体"/>
          <w:b/>
          <w:bCs/>
          <w:color w:val="001080"/>
          <w:kern w:val="0"/>
          <w:sz w:val="24"/>
        </w:rPr>
        <w:t>G2D</w:t>
      </w:r>
      <w:r w:rsidRPr="009257E1">
        <w:rPr>
          <w:rFonts w:ascii="Consolas" w:hAnsi="Consolas" w:cs="宋体"/>
          <w:b/>
          <w:bCs/>
          <w:color w:val="000000"/>
          <w:kern w:val="0"/>
          <w:sz w:val="24"/>
        </w:rPr>
        <w:t>.</w:t>
      </w:r>
      <w:r w:rsidRPr="009257E1">
        <w:rPr>
          <w:rFonts w:ascii="Consolas" w:hAnsi="Consolas" w:cs="宋体"/>
          <w:b/>
          <w:bCs/>
          <w:color w:val="795E26"/>
          <w:kern w:val="0"/>
          <w:sz w:val="24"/>
        </w:rPr>
        <w:t>drawString</w:t>
      </w:r>
      <w:r w:rsidRPr="009257E1">
        <w:rPr>
          <w:rFonts w:ascii="Consolas" w:hAnsi="Consolas" w:cs="宋体"/>
          <w:b/>
          <w:bCs/>
          <w:color w:val="000000"/>
          <w:kern w:val="0"/>
          <w:sz w:val="24"/>
        </w:rPr>
        <w:t>(</w:t>
      </w:r>
      <w:proofErr w:type="spellStart"/>
      <w:r w:rsidRPr="009257E1">
        <w:rPr>
          <w:rFonts w:ascii="Consolas" w:hAnsi="Consolas" w:cs="宋体"/>
          <w:b/>
          <w:bCs/>
          <w:color w:val="001080"/>
          <w:kern w:val="0"/>
          <w:sz w:val="24"/>
        </w:rPr>
        <w:t>Integer</w:t>
      </w:r>
      <w:r w:rsidRPr="009257E1">
        <w:rPr>
          <w:rFonts w:ascii="Consolas" w:hAnsi="Consolas" w:cs="宋体"/>
          <w:b/>
          <w:bCs/>
          <w:color w:val="000000"/>
          <w:kern w:val="0"/>
          <w:sz w:val="24"/>
        </w:rPr>
        <w:t>.</w:t>
      </w:r>
      <w:r w:rsidRPr="009257E1">
        <w:rPr>
          <w:rFonts w:ascii="Consolas" w:hAnsi="Consolas" w:cs="宋体"/>
          <w:b/>
          <w:bCs/>
          <w:color w:val="795E26"/>
          <w:kern w:val="0"/>
          <w:sz w:val="24"/>
        </w:rPr>
        <w:t>toString</w:t>
      </w:r>
      <w:proofErr w:type="spellEnd"/>
      <w:r w:rsidRPr="009257E1">
        <w:rPr>
          <w:rFonts w:ascii="Consolas" w:hAnsi="Consolas" w:cs="宋体"/>
          <w:b/>
          <w:bCs/>
          <w:color w:val="000000"/>
          <w:kern w:val="0"/>
          <w:sz w:val="24"/>
        </w:rPr>
        <w:t>(j), x, y</w:t>
      </w:r>
      <w:proofErr w:type="gramStart"/>
      <w:r w:rsidRPr="009257E1">
        <w:rPr>
          <w:rFonts w:ascii="Consolas" w:hAnsi="Consolas" w:cs="宋体"/>
          <w:b/>
          <w:bCs/>
          <w:color w:val="000000"/>
          <w:kern w:val="0"/>
          <w:sz w:val="24"/>
        </w:rPr>
        <w:t xml:space="preserve">);  </w:t>
      </w:r>
      <w:r w:rsidRPr="009257E1">
        <w:rPr>
          <w:rFonts w:ascii="Consolas" w:hAnsi="Consolas" w:cs="宋体"/>
          <w:b/>
          <w:bCs/>
          <w:color w:val="008000"/>
          <w:kern w:val="0"/>
          <w:sz w:val="24"/>
        </w:rPr>
        <w:t>/</w:t>
      </w:r>
      <w:proofErr w:type="gramEnd"/>
      <w:r w:rsidRPr="009257E1">
        <w:rPr>
          <w:rFonts w:ascii="Consolas" w:hAnsi="Consolas" w:cs="宋体"/>
          <w:b/>
          <w:bCs/>
          <w:color w:val="008000"/>
          <w:kern w:val="0"/>
          <w:sz w:val="24"/>
        </w:rPr>
        <w:t xml:space="preserve">/add numbers to clock              </w:t>
      </w:r>
    </w:p>
    <w:p w:rsidR="009257E1" w:rsidRPr="009257E1" w:rsidRDefault="009257E1" w:rsidP="00016BCA">
      <w:pPr>
        <w:widowControl/>
        <w:shd w:val="clear" w:color="auto" w:fill="FFFFFF"/>
        <w:jc w:val="left"/>
        <w:rPr>
          <w:rFonts w:ascii="Consolas" w:hAnsi="Consolas" w:cs="宋体"/>
          <w:b/>
          <w:bCs/>
          <w:color w:val="000000"/>
          <w:kern w:val="0"/>
          <w:sz w:val="24"/>
        </w:rPr>
      </w:pPr>
      <w:r>
        <w:rPr>
          <w:rFonts w:ascii="Consolas" w:hAnsi="Consolas" w:cs="宋体"/>
          <w:b/>
          <w:bCs/>
          <w:color w:val="000000"/>
          <w:kern w:val="0"/>
          <w:sz w:val="24"/>
        </w:rPr>
        <w:t xml:space="preserve">       </w:t>
      </w:r>
      <w:r w:rsidRPr="009257E1">
        <w:rPr>
          <w:rFonts w:ascii="Consolas" w:hAnsi="Consolas" w:cs="宋体"/>
          <w:b/>
          <w:bCs/>
          <w:color w:val="000000"/>
          <w:kern w:val="0"/>
          <w:sz w:val="24"/>
        </w:rPr>
        <w:t>}</w:t>
      </w:r>
    </w:p>
    <w:p w:rsid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xml:space="preserve">       </w:t>
      </w:r>
      <w:r w:rsidR="00D93C7F">
        <w:rPr>
          <w:rFonts w:ascii="Consolas" w:hAnsi="Consolas" w:cs="宋体"/>
          <w:b/>
          <w:bCs/>
          <w:color w:val="000000"/>
          <w:kern w:val="0"/>
          <w:sz w:val="24"/>
        </w:rPr>
        <w:tab/>
      </w:r>
      <w:proofErr w:type="spellStart"/>
      <w:r w:rsidRPr="009257E1">
        <w:rPr>
          <w:rFonts w:ascii="Consolas" w:hAnsi="Consolas" w:cs="宋体"/>
          <w:b/>
          <w:bCs/>
          <w:color w:val="267F99"/>
          <w:kern w:val="0"/>
          <w:sz w:val="24"/>
        </w:rPr>
        <w:t>AffineTransform</w:t>
      </w:r>
      <w:proofErr w:type="spellEnd"/>
      <w:r w:rsidRPr="009257E1">
        <w:rPr>
          <w:rFonts w:ascii="Consolas" w:hAnsi="Consolas" w:cs="宋体"/>
          <w:b/>
          <w:bCs/>
          <w:color w:val="000000"/>
          <w:kern w:val="0"/>
          <w:sz w:val="24"/>
        </w:rPr>
        <w:t xml:space="preserve"> </w:t>
      </w:r>
      <w:r w:rsidRPr="009257E1">
        <w:rPr>
          <w:rFonts w:ascii="Consolas" w:hAnsi="Consolas" w:cs="宋体"/>
          <w:b/>
          <w:bCs/>
          <w:color w:val="001080"/>
          <w:kern w:val="0"/>
          <w:sz w:val="24"/>
        </w:rPr>
        <w:t>old</w:t>
      </w:r>
      <w:r w:rsidRPr="009257E1">
        <w:rPr>
          <w:rFonts w:ascii="Consolas" w:hAnsi="Consolas" w:cs="宋体"/>
          <w:b/>
          <w:bCs/>
          <w:color w:val="000000"/>
          <w:kern w:val="0"/>
          <w:sz w:val="24"/>
        </w:rPr>
        <w:t xml:space="preserve"> = </w:t>
      </w:r>
      <w:r w:rsidRPr="009257E1">
        <w:rPr>
          <w:rFonts w:ascii="Consolas" w:hAnsi="Consolas" w:cs="宋体"/>
          <w:b/>
          <w:bCs/>
          <w:color w:val="001080"/>
          <w:kern w:val="0"/>
          <w:sz w:val="24"/>
        </w:rPr>
        <w:t>G2D</w:t>
      </w:r>
      <w:r w:rsidRPr="009257E1">
        <w:rPr>
          <w:rFonts w:ascii="Consolas" w:hAnsi="Consolas" w:cs="宋体"/>
          <w:b/>
          <w:bCs/>
          <w:color w:val="000000"/>
          <w:kern w:val="0"/>
          <w:sz w:val="24"/>
        </w:rPr>
        <w:t>.</w:t>
      </w:r>
      <w:r w:rsidRPr="009257E1">
        <w:rPr>
          <w:rFonts w:ascii="Consolas" w:hAnsi="Consolas" w:cs="宋体"/>
          <w:b/>
          <w:bCs/>
          <w:color w:val="795E26"/>
          <w:kern w:val="0"/>
          <w:sz w:val="24"/>
        </w:rPr>
        <w:t>getTransform</w:t>
      </w:r>
      <w:r w:rsidRPr="009257E1">
        <w:rPr>
          <w:rFonts w:ascii="Consolas" w:hAnsi="Consolas" w:cs="宋体"/>
          <w:b/>
          <w:bCs/>
          <w:color w:val="000000"/>
          <w:kern w:val="0"/>
          <w:sz w:val="24"/>
        </w:rPr>
        <w:t>();       </w:t>
      </w:r>
    </w:p>
    <w:p w:rsidR="009257E1" w:rsidRPr="009257E1" w:rsidRDefault="009257E1" w:rsidP="00016BCA">
      <w:pPr>
        <w:widowControl/>
        <w:shd w:val="clear" w:color="auto" w:fill="FFFFFF"/>
        <w:jc w:val="left"/>
        <w:rPr>
          <w:rFonts w:ascii="Consolas" w:hAnsi="Consolas" w:cs="宋体"/>
          <w:b/>
          <w:bCs/>
          <w:color w:val="000000"/>
          <w:kern w:val="0"/>
          <w:sz w:val="24"/>
        </w:rPr>
      </w:pPr>
      <w:r>
        <w:rPr>
          <w:rFonts w:ascii="Consolas" w:hAnsi="Consolas" w:cs="宋体"/>
          <w:b/>
          <w:bCs/>
          <w:color w:val="008000"/>
          <w:kern w:val="0"/>
          <w:sz w:val="24"/>
        </w:rPr>
        <w:t>/</w:t>
      </w:r>
      <w:r>
        <w:rPr>
          <w:rFonts w:ascii="Consolas" w:hAnsi="Consolas" w:cs="宋体" w:hint="eastAsia"/>
          <w:b/>
          <w:bCs/>
          <w:color w:val="008000"/>
          <w:kern w:val="0"/>
          <w:sz w:val="24"/>
        </w:rPr>
        <w:t>*</w:t>
      </w:r>
      <w:r w:rsidRPr="009257E1">
        <w:rPr>
          <w:rFonts w:ascii="Consolas" w:hAnsi="Consolas" w:cs="宋体"/>
          <w:b/>
          <w:bCs/>
          <w:color w:val="008000"/>
          <w:kern w:val="0"/>
          <w:sz w:val="24"/>
        </w:rPr>
        <w:t>transform 2D coordinates to another</w:t>
      </w:r>
      <w:r>
        <w:rPr>
          <w:rFonts w:ascii="Consolas" w:hAnsi="Consolas" w:cs="宋体" w:hint="eastAsia"/>
          <w:b/>
          <w:bCs/>
          <w:color w:val="008000"/>
          <w:kern w:val="0"/>
          <w:sz w:val="24"/>
        </w:rPr>
        <w:t>*/</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xml:space="preserve">      </w:t>
      </w:r>
      <w:r>
        <w:rPr>
          <w:rFonts w:ascii="Consolas" w:hAnsi="Consolas" w:cs="宋体"/>
          <w:b/>
          <w:bCs/>
          <w:color w:val="000000"/>
          <w:kern w:val="0"/>
          <w:sz w:val="24"/>
        </w:rPr>
        <w:t xml:space="preserve"> </w:t>
      </w:r>
      <w:r w:rsidRPr="009257E1">
        <w:rPr>
          <w:rFonts w:ascii="Consolas" w:hAnsi="Consolas" w:cs="宋体"/>
          <w:b/>
          <w:bCs/>
          <w:color w:val="AF00DB"/>
          <w:kern w:val="0"/>
          <w:sz w:val="24"/>
        </w:rPr>
        <w:t>for</w:t>
      </w:r>
      <w:r w:rsidRPr="009257E1">
        <w:rPr>
          <w:rFonts w:ascii="Consolas" w:hAnsi="Consolas" w:cs="宋体"/>
          <w:b/>
          <w:bCs/>
          <w:color w:val="000000"/>
          <w:kern w:val="0"/>
          <w:sz w:val="24"/>
        </w:rPr>
        <w:t xml:space="preserve"> (</w:t>
      </w:r>
      <w:proofErr w:type="spellStart"/>
      <w:r w:rsidRPr="009257E1">
        <w:rPr>
          <w:rFonts w:ascii="Consolas" w:hAnsi="Consolas" w:cs="宋体"/>
          <w:b/>
          <w:bCs/>
          <w:color w:val="267F99"/>
          <w:kern w:val="0"/>
          <w:sz w:val="24"/>
        </w:rPr>
        <w:t>int</w:t>
      </w:r>
      <w:proofErr w:type="spellEnd"/>
      <w:r w:rsidRPr="009257E1">
        <w:rPr>
          <w:rFonts w:ascii="Consolas" w:hAnsi="Consolas" w:cs="宋体"/>
          <w:b/>
          <w:bCs/>
          <w:color w:val="000000"/>
          <w:kern w:val="0"/>
          <w:sz w:val="24"/>
        </w:rPr>
        <w:t xml:space="preserve"> </w:t>
      </w:r>
      <w:proofErr w:type="spellStart"/>
      <w:r w:rsidRPr="009257E1">
        <w:rPr>
          <w:rFonts w:ascii="Consolas" w:hAnsi="Consolas" w:cs="宋体"/>
          <w:b/>
          <w:bCs/>
          <w:color w:val="001080"/>
          <w:kern w:val="0"/>
          <w:sz w:val="24"/>
        </w:rPr>
        <w:t>i</w:t>
      </w:r>
      <w:proofErr w:type="spellEnd"/>
      <w:r w:rsidRPr="009257E1">
        <w:rPr>
          <w:rFonts w:ascii="Consolas" w:hAnsi="Consolas" w:cs="宋体"/>
          <w:b/>
          <w:bCs/>
          <w:color w:val="000000"/>
          <w:kern w:val="0"/>
          <w:sz w:val="24"/>
        </w:rPr>
        <w:t xml:space="preserve"> = </w:t>
      </w:r>
      <w:r w:rsidRPr="009257E1">
        <w:rPr>
          <w:rFonts w:ascii="Consolas" w:hAnsi="Consolas" w:cs="宋体"/>
          <w:b/>
          <w:bCs/>
          <w:color w:val="09885A"/>
          <w:kern w:val="0"/>
          <w:sz w:val="24"/>
        </w:rPr>
        <w:t>0</w:t>
      </w:r>
      <w:r w:rsidRPr="009257E1">
        <w:rPr>
          <w:rFonts w:ascii="Consolas" w:hAnsi="Consolas" w:cs="宋体"/>
          <w:b/>
          <w:bCs/>
          <w:color w:val="000000"/>
          <w:kern w:val="0"/>
          <w:sz w:val="24"/>
        </w:rPr>
        <w:t xml:space="preserve">; </w:t>
      </w:r>
      <w:proofErr w:type="spellStart"/>
      <w:r w:rsidRPr="009257E1">
        <w:rPr>
          <w:rFonts w:ascii="Consolas" w:hAnsi="Consolas" w:cs="宋体"/>
          <w:b/>
          <w:bCs/>
          <w:color w:val="000000"/>
          <w:kern w:val="0"/>
          <w:sz w:val="24"/>
        </w:rPr>
        <w:t>i</w:t>
      </w:r>
      <w:proofErr w:type="spellEnd"/>
      <w:r w:rsidRPr="009257E1">
        <w:rPr>
          <w:rFonts w:ascii="Consolas" w:hAnsi="Consolas" w:cs="宋体"/>
          <w:b/>
          <w:bCs/>
          <w:color w:val="000000"/>
          <w:kern w:val="0"/>
          <w:sz w:val="24"/>
        </w:rPr>
        <w:t xml:space="preserve"> &lt; </w:t>
      </w:r>
      <w:r w:rsidRPr="009257E1">
        <w:rPr>
          <w:rFonts w:ascii="Consolas" w:hAnsi="Consolas" w:cs="宋体"/>
          <w:b/>
          <w:bCs/>
          <w:color w:val="09885A"/>
          <w:kern w:val="0"/>
          <w:sz w:val="24"/>
        </w:rPr>
        <w:t>60</w:t>
      </w:r>
      <w:r w:rsidRPr="009257E1">
        <w:rPr>
          <w:rFonts w:ascii="Consolas" w:hAnsi="Consolas" w:cs="宋体"/>
          <w:b/>
          <w:bCs/>
          <w:color w:val="000000"/>
          <w:kern w:val="0"/>
          <w:sz w:val="24"/>
        </w:rPr>
        <w:t xml:space="preserve">; </w:t>
      </w:r>
      <w:proofErr w:type="spellStart"/>
      <w:r w:rsidRPr="009257E1">
        <w:rPr>
          <w:rFonts w:ascii="Consolas" w:hAnsi="Consolas" w:cs="宋体"/>
          <w:b/>
          <w:bCs/>
          <w:color w:val="000000"/>
          <w:kern w:val="0"/>
          <w:sz w:val="24"/>
        </w:rPr>
        <w:t>i</w:t>
      </w:r>
      <w:proofErr w:type="spellEnd"/>
      <w:r w:rsidRPr="009257E1">
        <w:rPr>
          <w:rFonts w:ascii="Consolas" w:hAnsi="Consolas" w:cs="宋体"/>
          <w:b/>
          <w:bCs/>
          <w:color w:val="000000"/>
          <w:kern w:val="0"/>
          <w:sz w:val="24"/>
        </w:rPr>
        <w:t>+</w:t>
      </w:r>
      <w:proofErr w:type="gramStart"/>
      <w:r w:rsidRPr="009257E1">
        <w:rPr>
          <w:rFonts w:ascii="Consolas" w:hAnsi="Consolas" w:cs="宋体"/>
          <w:b/>
          <w:bCs/>
          <w:color w:val="000000"/>
          <w:kern w:val="0"/>
          <w:sz w:val="24"/>
        </w:rPr>
        <w:t>+){</w:t>
      </w:r>
      <w:proofErr w:type="gramEnd"/>
      <w:r w:rsidRPr="009257E1">
        <w:rPr>
          <w:rFonts w:ascii="Consolas" w:hAnsi="Consolas" w:cs="宋体"/>
          <w:b/>
          <w:bCs/>
          <w:color w:val="000000"/>
          <w:kern w:val="0"/>
          <w:sz w:val="24"/>
        </w:rPr>
        <w:t xml:space="preserve">  </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xml:space="preserve">          </w:t>
      </w:r>
      <w:r w:rsidR="00D93C7F">
        <w:rPr>
          <w:rFonts w:ascii="Consolas" w:hAnsi="Consolas" w:cs="宋体"/>
          <w:b/>
          <w:bCs/>
          <w:color w:val="000000"/>
          <w:kern w:val="0"/>
          <w:sz w:val="24"/>
        </w:rPr>
        <w:tab/>
        <w:t xml:space="preserve"> </w:t>
      </w:r>
      <w:proofErr w:type="spellStart"/>
      <w:r w:rsidRPr="009257E1">
        <w:rPr>
          <w:rFonts w:ascii="Consolas" w:hAnsi="Consolas" w:cs="宋体"/>
          <w:b/>
          <w:bCs/>
          <w:color w:val="267F99"/>
          <w:kern w:val="0"/>
          <w:sz w:val="24"/>
        </w:rPr>
        <w:t>int</w:t>
      </w:r>
      <w:proofErr w:type="spellEnd"/>
      <w:r w:rsidRPr="009257E1">
        <w:rPr>
          <w:rFonts w:ascii="Consolas" w:hAnsi="Consolas" w:cs="宋体"/>
          <w:b/>
          <w:bCs/>
          <w:color w:val="000000"/>
          <w:kern w:val="0"/>
          <w:sz w:val="24"/>
        </w:rPr>
        <w:t xml:space="preserve"> </w:t>
      </w:r>
      <w:r w:rsidRPr="009257E1">
        <w:rPr>
          <w:rFonts w:ascii="Consolas" w:hAnsi="Consolas" w:cs="宋体"/>
          <w:b/>
          <w:bCs/>
          <w:color w:val="001080"/>
          <w:kern w:val="0"/>
          <w:sz w:val="24"/>
        </w:rPr>
        <w:t>w</w:t>
      </w:r>
      <w:r w:rsidRPr="009257E1">
        <w:rPr>
          <w:rFonts w:ascii="Consolas" w:hAnsi="Consolas" w:cs="宋体"/>
          <w:b/>
          <w:bCs/>
          <w:color w:val="000000"/>
          <w:kern w:val="0"/>
          <w:sz w:val="24"/>
        </w:rPr>
        <w:t xml:space="preserve"> = </w:t>
      </w:r>
      <w:proofErr w:type="spellStart"/>
      <w:r w:rsidRPr="009257E1">
        <w:rPr>
          <w:rFonts w:ascii="Consolas" w:hAnsi="Consolas" w:cs="宋体"/>
          <w:b/>
          <w:bCs/>
          <w:color w:val="000000"/>
          <w:kern w:val="0"/>
          <w:sz w:val="24"/>
        </w:rPr>
        <w:t>i</w:t>
      </w:r>
      <w:proofErr w:type="spellEnd"/>
      <w:r w:rsidRPr="009257E1">
        <w:rPr>
          <w:rFonts w:ascii="Consolas" w:hAnsi="Consolas" w:cs="宋体"/>
          <w:b/>
          <w:bCs/>
          <w:color w:val="000000"/>
          <w:kern w:val="0"/>
          <w:sz w:val="24"/>
        </w:rPr>
        <w:t xml:space="preserve"> % </w:t>
      </w:r>
      <w:r w:rsidRPr="009257E1">
        <w:rPr>
          <w:rFonts w:ascii="Consolas" w:hAnsi="Consolas" w:cs="宋体"/>
          <w:b/>
          <w:bCs/>
          <w:color w:val="09885A"/>
          <w:kern w:val="0"/>
          <w:sz w:val="24"/>
        </w:rPr>
        <w:t>5</w:t>
      </w:r>
      <w:r w:rsidRPr="009257E1">
        <w:rPr>
          <w:rFonts w:ascii="Consolas" w:hAnsi="Consolas" w:cs="宋体"/>
          <w:b/>
          <w:bCs/>
          <w:color w:val="000000"/>
          <w:kern w:val="0"/>
          <w:sz w:val="24"/>
        </w:rPr>
        <w:t xml:space="preserve"> == </w:t>
      </w:r>
      <w:proofErr w:type="gramStart"/>
      <w:r w:rsidRPr="009257E1">
        <w:rPr>
          <w:rFonts w:ascii="Consolas" w:hAnsi="Consolas" w:cs="宋体"/>
          <w:b/>
          <w:bCs/>
          <w:color w:val="09885A"/>
          <w:kern w:val="0"/>
          <w:sz w:val="24"/>
        </w:rPr>
        <w:t>0</w:t>
      </w:r>
      <w:r w:rsidRPr="009257E1">
        <w:rPr>
          <w:rFonts w:ascii="Consolas" w:hAnsi="Consolas" w:cs="宋体"/>
          <w:b/>
          <w:bCs/>
          <w:color w:val="000000"/>
          <w:kern w:val="0"/>
          <w:sz w:val="24"/>
        </w:rPr>
        <w:t xml:space="preserve"> </w:t>
      </w:r>
      <w:r w:rsidRPr="009257E1">
        <w:rPr>
          <w:rFonts w:ascii="Consolas" w:hAnsi="Consolas" w:cs="宋体"/>
          <w:b/>
          <w:bCs/>
          <w:color w:val="AF00DB"/>
          <w:kern w:val="0"/>
          <w:sz w:val="24"/>
        </w:rPr>
        <w:t>?</w:t>
      </w:r>
      <w:proofErr w:type="gramEnd"/>
      <w:r w:rsidRPr="009257E1">
        <w:rPr>
          <w:rFonts w:ascii="Consolas" w:hAnsi="Consolas" w:cs="宋体"/>
          <w:b/>
          <w:bCs/>
          <w:color w:val="000000"/>
          <w:kern w:val="0"/>
          <w:sz w:val="24"/>
        </w:rPr>
        <w:t xml:space="preserve"> </w:t>
      </w:r>
      <w:r w:rsidRPr="009257E1">
        <w:rPr>
          <w:rFonts w:ascii="Consolas" w:hAnsi="Consolas" w:cs="宋体"/>
          <w:b/>
          <w:bCs/>
          <w:color w:val="09885A"/>
          <w:kern w:val="0"/>
          <w:sz w:val="24"/>
        </w:rPr>
        <w:t>6</w:t>
      </w:r>
      <w:r w:rsidRPr="009257E1">
        <w:rPr>
          <w:rFonts w:ascii="Consolas" w:hAnsi="Consolas" w:cs="宋体"/>
          <w:b/>
          <w:bCs/>
          <w:color w:val="000000"/>
          <w:kern w:val="0"/>
          <w:sz w:val="24"/>
        </w:rPr>
        <w:t xml:space="preserve"> </w:t>
      </w:r>
      <w:r w:rsidRPr="009257E1">
        <w:rPr>
          <w:rFonts w:ascii="Consolas" w:hAnsi="Consolas" w:cs="宋体"/>
          <w:b/>
          <w:bCs/>
          <w:color w:val="AF00DB"/>
          <w:kern w:val="0"/>
          <w:sz w:val="24"/>
        </w:rPr>
        <w:t>:</w:t>
      </w:r>
      <w:r w:rsidRPr="009257E1">
        <w:rPr>
          <w:rFonts w:ascii="Consolas" w:hAnsi="Consolas" w:cs="宋体"/>
          <w:b/>
          <w:bCs/>
          <w:color w:val="000000"/>
          <w:kern w:val="0"/>
          <w:sz w:val="24"/>
        </w:rPr>
        <w:t xml:space="preserve"> </w:t>
      </w:r>
      <w:r w:rsidRPr="009257E1">
        <w:rPr>
          <w:rFonts w:ascii="Consolas" w:hAnsi="Consolas" w:cs="宋体"/>
          <w:b/>
          <w:bCs/>
          <w:color w:val="09885A"/>
          <w:kern w:val="0"/>
          <w:sz w:val="24"/>
        </w:rPr>
        <w:t>3</w:t>
      </w:r>
      <w:r w:rsidRPr="009257E1">
        <w:rPr>
          <w:rFonts w:ascii="Consolas" w:hAnsi="Consolas" w:cs="宋体"/>
          <w:b/>
          <w:bCs/>
          <w:color w:val="000000"/>
          <w:kern w:val="0"/>
          <w:sz w:val="24"/>
        </w:rPr>
        <w:t xml:space="preserve">;  </w:t>
      </w:r>
      <w:r>
        <w:rPr>
          <w:rFonts w:ascii="Consolas" w:hAnsi="Consolas" w:cs="宋体" w:hint="eastAsia"/>
          <w:b/>
          <w:bCs/>
          <w:color w:val="000000"/>
          <w:kern w:val="0"/>
          <w:sz w:val="24"/>
        </w:rPr>
        <w:t xml:space="preserve"> //</w:t>
      </w:r>
      <w:r>
        <w:rPr>
          <w:rFonts w:ascii="Consolas" w:hAnsi="Consolas" w:cs="宋体" w:hint="eastAsia"/>
          <w:b/>
          <w:bCs/>
          <w:color w:val="000000"/>
          <w:kern w:val="0"/>
          <w:sz w:val="24"/>
        </w:rPr>
        <w:t>判断刻度的大小</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xml:space="preserve">           </w:t>
      </w:r>
      <w:r w:rsidR="00D93C7F">
        <w:rPr>
          <w:rFonts w:ascii="Consolas" w:hAnsi="Consolas" w:cs="宋体"/>
          <w:b/>
          <w:bCs/>
          <w:color w:val="000000"/>
          <w:kern w:val="0"/>
          <w:sz w:val="24"/>
        </w:rPr>
        <w:t xml:space="preserve"> </w:t>
      </w:r>
      <w:r w:rsidRPr="009257E1">
        <w:rPr>
          <w:rFonts w:ascii="Consolas" w:hAnsi="Consolas" w:cs="宋体"/>
          <w:b/>
          <w:bCs/>
          <w:color w:val="001080"/>
          <w:kern w:val="0"/>
          <w:sz w:val="24"/>
        </w:rPr>
        <w:t>G2D</w:t>
      </w:r>
      <w:r w:rsidRPr="009257E1">
        <w:rPr>
          <w:rFonts w:ascii="Consolas" w:hAnsi="Consolas" w:cs="宋体"/>
          <w:b/>
          <w:bCs/>
          <w:color w:val="000000"/>
          <w:kern w:val="0"/>
          <w:sz w:val="24"/>
        </w:rPr>
        <w:t>.</w:t>
      </w:r>
      <w:r w:rsidRPr="009257E1">
        <w:rPr>
          <w:rFonts w:ascii="Consolas" w:hAnsi="Consolas" w:cs="宋体"/>
          <w:b/>
          <w:bCs/>
          <w:color w:val="795E26"/>
          <w:kern w:val="0"/>
          <w:sz w:val="24"/>
        </w:rPr>
        <w:t>fillRect</w:t>
      </w:r>
      <w:r w:rsidRPr="009257E1">
        <w:rPr>
          <w:rFonts w:ascii="Consolas" w:hAnsi="Consolas" w:cs="宋体"/>
          <w:b/>
          <w:bCs/>
          <w:color w:val="000000"/>
          <w:kern w:val="0"/>
          <w:sz w:val="24"/>
        </w:rPr>
        <w:t>(</w:t>
      </w:r>
      <w:proofErr w:type="spellStart"/>
      <w:r w:rsidR="0028407D">
        <w:rPr>
          <w:rFonts w:ascii="Consolas" w:hAnsi="Consolas" w:cs="宋体"/>
          <w:b/>
          <w:bCs/>
          <w:color w:val="000000"/>
          <w:kern w:val="0"/>
          <w:sz w:val="24"/>
        </w:rPr>
        <w:t>x_Width</w:t>
      </w:r>
      <w:proofErr w:type="spellEnd"/>
      <w:r w:rsidRPr="009257E1">
        <w:rPr>
          <w:rFonts w:ascii="Consolas" w:hAnsi="Consolas" w:cs="宋体"/>
          <w:b/>
          <w:bCs/>
          <w:color w:val="000000"/>
          <w:kern w:val="0"/>
          <w:sz w:val="24"/>
        </w:rPr>
        <w:t xml:space="preserve"> - </w:t>
      </w:r>
      <w:r w:rsidRPr="009257E1">
        <w:rPr>
          <w:rFonts w:ascii="Consolas" w:hAnsi="Consolas" w:cs="宋体"/>
          <w:b/>
          <w:bCs/>
          <w:color w:val="09885A"/>
          <w:kern w:val="0"/>
          <w:sz w:val="24"/>
        </w:rPr>
        <w:t>2</w:t>
      </w:r>
      <w:r w:rsidRPr="009257E1">
        <w:rPr>
          <w:rFonts w:ascii="Consolas" w:hAnsi="Consolas" w:cs="宋体"/>
          <w:b/>
          <w:bCs/>
          <w:color w:val="000000"/>
          <w:kern w:val="0"/>
          <w:sz w:val="24"/>
        </w:rPr>
        <w:t xml:space="preserve">, </w:t>
      </w:r>
      <w:r w:rsidRPr="009257E1">
        <w:rPr>
          <w:rFonts w:ascii="Consolas" w:hAnsi="Consolas" w:cs="宋体"/>
          <w:b/>
          <w:bCs/>
          <w:color w:val="09885A"/>
          <w:kern w:val="0"/>
          <w:sz w:val="24"/>
        </w:rPr>
        <w:t>28</w:t>
      </w:r>
      <w:r w:rsidRPr="009257E1">
        <w:rPr>
          <w:rFonts w:ascii="Consolas" w:hAnsi="Consolas" w:cs="宋体"/>
          <w:b/>
          <w:bCs/>
          <w:color w:val="000000"/>
          <w:kern w:val="0"/>
          <w:sz w:val="24"/>
        </w:rPr>
        <w:t xml:space="preserve">, w, </w:t>
      </w:r>
      <w:r w:rsidRPr="009257E1">
        <w:rPr>
          <w:rFonts w:ascii="Consolas" w:hAnsi="Consolas" w:cs="宋体"/>
          <w:b/>
          <w:bCs/>
          <w:color w:val="09885A"/>
          <w:kern w:val="0"/>
          <w:sz w:val="24"/>
        </w:rPr>
        <w:t>3</w:t>
      </w:r>
      <w:r w:rsidRPr="009257E1">
        <w:rPr>
          <w:rFonts w:ascii="Consolas" w:hAnsi="Consolas" w:cs="宋体"/>
          <w:b/>
          <w:bCs/>
          <w:color w:val="000000"/>
          <w:kern w:val="0"/>
          <w:sz w:val="24"/>
        </w:rPr>
        <w:t>);</w:t>
      </w:r>
      <w:r w:rsidR="00D93C7F">
        <w:rPr>
          <w:rFonts w:ascii="Consolas" w:hAnsi="Consolas" w:cs="宋体"/>
          <w:b/>
          <w:bCs/>
          <w:color w:val="000000"/>
          <w:kern w:val="0"/>
          <w:sz w:val="24"/>
        </w:rPr>
        <w:tab/>
      </w:r>
      <w:r w:rsidR="00D93C7F">
        <w:rPr>
          <w:rFonts w:ascii="Consolas" w:hAnsi="Consolas" w:cs="宋体"/>
          <w:b/>
          <w:bCs/>
          <w:color w:val="000000"/>
          <w:kern w:val="0"/>
          <w:sz w:val="24"/>
        </w:rPr>
        <w:tab/>
      </w:r>
      <w:r w:rsidR="00D93C7F">
        <w:rPr>
          <w:rFonts w:ascii="Consolas" w:hAnsi="Consolas" w:cs="宋体" w:hint="eastAsia"/>
          <w:b/>
          <w:bCs/>
          <w:color w:val="000000"/>
          <w:kern w:val="0"/>
          <w:sz w:val="24"/>
        </w:rPr>
        <w:t>//</w:t>
      </w:r>
      <w:r w:rsidR="00D93C7F">
        <w:rPr>
          <w:rFonts w:ascii="Consolas" w:hAnsi="Consolas" w:cs="宋体" w:hint="eastAsia"/>
          <w:b/>
          <w:bCs/>
          <w:color w:val="000000"/>
          <w:kern w:val="0"/>
          <w:sz w:val="24"/>
        </w:rPr>
        <w:t>绘制刻度</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w:t>
      </w:r>
      <w:r w:rsidR="00D93C7F">
        <w:rPr>
          <w:rFonts w:ascii="Consolas" w:hAnsi="Consolas" w:cs="宋体"/>
          <w:b/>
          <w:bCs/>
          <w:color w:val="000000"/>
          <w:kern w:val="0"/>
          <w:sz w:val="24"/>
        </w:rPr>
        <w:t xml:space="preserve">  </w:t>
      </w:r>
      <w:r w:rsidRPr="009257E1">
        <w:rPr>
          <w:rFonts w:ascii="Consolas" w:hAnsi="Consolas" w:cs="宋体"/>
          <w:b/>
          <w:bCs/>
          <w:color w:val="001080"/>
          <w:kern w:val="0"/>
          <w:sz w:val="24"/>
        </w:rPr>
        <w:t>G2D</w:t>
      </w:r>
      <w:r w:rsidRPr="009257E1">
        <w:rPr>
          <w:rFonts w:ascii="Consolas" w:hAnsi="Consolas" w:cs="宋体"/>
          <w:b/>
          <w:bCs/>
          <w:color w:val="000000"/>
          <w:kern w:val="0"/>
          <w:sz w:val="24"/>
        </w:rPr>
        <w:t>.</w:t>
      </w:r>
      <w:r w:rsidRPr="009257E1">
        <w:rPr>
          <w:rFonts w:ascii="Consolas" w:hAnsi="Consolas" w:cs="宋体"/>
          <w:b/>
          <w:bCs/>
          <w:color w:val="795E26"/>
          <w:kern w:val="0"/>
          <w:sz w:val="24"/>
        </w:rPr>
        <w:t>rotate</w:t>
      </w:r>
      <w:r w:rsidRPr="009257E1">
        <w:rPr>
          <w:rFonts w:ascii="Consolas" w:hAnsi="Consolas" w:cs="宋体"/>
          <w:b/>
          <w:bCs/>
          <w:color w:val="000000"/>
          <w:kern w:val="0"/>
          <w:sz w:val="24"/>
        </w:rPr>
        <w:t>(</w:t>
      </w:r>
      <w:proofErr w:type="spellStart"/>
      <w:r w:rsidRPr="009257E1">
        <w:rPr>
          <w:rFonts w:ascii="Consolas" w:hAnsi="Consolas" w:cs="宋体"/>
          <w:b/>
          <w:bCs/>
          <w:color w:val="001080"/>
          <w:kern w:val="0"/>
          <w:sz w:val="24"/>
        </w:rPr>
        <w:t>Math</w:t>
      </w:r>
      <w:r w:rsidRPr="009257E1">
        <w:rPr>
          <w:rFonts w:ascii="Consolas" w:hAnsi="Consolas" w:cs="宋体"/>
          <w:b/>
          <w:bCs/>
          <w:color w:val="000000"/>
          <w:kern w:val="0"/>
          <w:sz w:val="24"/>
        </w:rPr>
        <w:t>.</w:t>
      </w:r>
      <w:r w:rsidRPr="009257E1">
        <w:rPr>
          <w:rFonts w:ascii="Consolas" w:hAnsi="Consolas" w:cs="宋体"/>
          <w:b/>
          <w:bCs/>
          <w:color w:val="795E26"/>
          <w:kern w:val="0"/>
          <w:sz w:val="24"/>
        </w:rPr>
        <w:t>toRadians</w:t>
      </w:r>
      <w:proofErr w:type="spellEnd"/>
      <w:r w:rsidRPr="009257E1">
        <w:rPr>
          <w:rFonts w:ascii="Consolas" w:hAnsi="Consolas" w:cs="宋体"/>
          <w:b/>
          <w:bCs/>
          <w:color w:val="000000"/>
          <w:kern w:val="0"/>
          <w:sz w:val="24"/>
        </w:rPr>
        <w:t>(</w:t>
      </w:r>
      <w:r w:rsidRPr="009257E1">
        <w:rPr>
          <w:rFonts w:ascii="Consolas" w:hAnsi="Consolas" w:cs="宋体"/>
          <w:b/>
          <w:bCs/>
          <w:color w:val="09885A"/>
          <w:kern w:val="0"/>
          <w:sz w:val="24"/>
        </w:rPr>
        <w:t>6</w:t>
      </w:r>
      <w:r w:rsidRPr="009257E1">
        <w:rPr>
          <w:rFonts w:ascii="Consolas" w:hAnsi="Consolas" w:cs="宋体"/>
          <w:b/>
          <w:bCs/>
          <w:color w:val="000000"/>
          <w:kern w:val="0"/>
          <w:sz w:val="24"/>
        </w:rPr>
        <w:t xml:space="preserve">), </w:t>
      </w:r>
      <w:proofErr w:type="spellStart"/>
      <w:r w:rsidR="0028407D">
        <w:rPr>
          <w:rFonts w:ascii="Consolas" w:hAnsi="Consolas" w:cs="宋体"/>
          <w:b/>
          <w:bCs/>
          <w:color w:val="000000"/>
          <w:kern w:val="0"/>
          <w:sz w:val="24"/>
        </w:rPr>
        <w:t>x_Width</w:t>
      </w:r>
      <w:proofErr w:type="spellEnd"/>
      <w:r w:rsidRPr="009257E1">
        <w:rPr>
          <w:rFonts w:ascii="Consolas" w:hAnsi="Consolas" w:cs="宋体"/>
          <w:b/>
          <w:bCs/>
          <w:color w:val="000000"/>
          <w:kern w:val="0"/>
          <w:sz w:val="24"/>
        </w:rPr>
        <w:t xml:space="preserve">, </w:t>
      </w:r>
      <w:proofErr w:type="spellStart"/>
      <w:r w:rsidR="0028407D">
        <w:rPr>
          <w:rFonts w:ascii="Consolas" w:hAnsi="Consolas" w:cs="宋体"/>
          <w:b/>
          <w:bCs/>
          <w:color w:val="000000"/>
          <w:kern w:val="0"/>
          <w:sz w:val="24"/>
        </w:rPr>
        <w:t>y_Width</w:t>
      </w:r>
      <w:proofErr w:type="spellEnd"/>
      <w:r w:rsidRPr="009257E1">
        <w:rPr>
          <w:rFonts w:ascii="Consolas" w:hAnsi="Consolas" w:cs="宋体"/>
          <w:b/>
          <w:bCs/>
          <w:color w:val="000000"/>
          <w:kern w:val="0"/>
          <w:sz w:val="24"/>
        </w:rPr>
        <w:t>);</w:t>
      </w:r>
    </w:p>
    <w:p w:rsidR="009257E1" w:rsidRPr="009257E1" w:rsidRDefault="009257E1" w:rsidP="00016BCA">
      <w:pPr>
        <w:widowControl/>
        <w:shd w:val="clear" w:color="auto" w:fill="FFFFFF"/>
        <w:jc w:val="left"/>
        <w:rPr>
          <w:rFonts w:ascii="Consolas" w:hAnsi="Consolas" w:cs="宋体"/>
          <w:b/>
          <w:bCs/>
          <w:color w:val="000000"/>
          <w:kern w:val="0"/>
          <w:sz w:val="24"/>
        </w:rPr>
      </w:pPr>
      <w:r>
        <w:rPr>
          <w:rFonts w:ascii="Consolas" w:hAnsi="Consolas" w:cs="宋体"/>
          <w:b/>
          <w:bCs/>
          <w:color w:val="000000"/>
          <w:kern w:val="0"/>
          <w:sz w:val="24"/>
        </w:rPr>
        <w:t>       </w:t>
      </w:r>
      <w:r w:rsidRPr="009257E1">
        <w:rPr>
          <w:rFonts w:ascii="Consolas" w:hAnsi="Consolas" w:cs="宋体"/>
          <w:b/>
          <w:bCs/>
          <w:color w:val="000000"/>
          <w:kern w:val="0"/>
          <w:sz w:val="24"/>
        </w:rPr>
        <w:t xml:space="preserve">} </w:t>
      </w:r>
      <w:r w:rsidRPr="009257E1">
        <w:rPr>
          <w:rFonts w:ascii="Consolas" w:hAnsi="Consolas" w:cs="宋体"/>
          <w:b/>
          <w:bCs/>
          <w:color w:val="008000"/>
          <w:kern w:val="0"/>
          <w:sz w:val="24"/>
        </w:rPr>
        <w:t>// add marks to clock</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w:t>
      </w:r>
      <w:r w:rsidRPr="009257E1">
        <w:rPr>
          <w:rFonts w:ascii="Consolas" w:hAnsi="Consolas" w:cs="宋体"/>
          <w:b/>
          <w:bCs/>
          <w:color w:val="001080"/>
          <w:kern w:val="0"/>
          <w:sz w:val="24"/>
        </w:rPr>
        <w:t>G2D</w:t>
      </w:r>
      <w:r w:rsidRPr="009257E1">
        <w:rPr>
          <w:rFonts w:ascii="Consolas" w:hAnsi="Consolas" w:cs="宋体"/>
          <w:b/>
          <w:bCs/>
          <w:color w:val="000000"/>
          <w:kern w:val="0"/>
          <w:sz w:val="24"/>
        </w:rPr>
        <w:t>.</w:t>
      </w:r>
      <w:r w:rsidRPr="009257E1">
        <w:rPr>
          <w:rFonts w:ascii="Consolas" w:hAnsi="Consolas" w:cs="宋体"/>
          <w:b/>
          <w:bCs/>
          <w:color w:val="795E26"/>
          <w:kern w:val="0"/>
          <w:sz w:val="24"/>
        </w:rPr>
        <w:t>setTransform</w:t>
      </w:r>
      <w:r w:rsidRPr="009257E1">
        <w:rPr>
          <w:rFonts w:ascii="Consolas" w:hAnsi="Consolas" w:cs="宋体"/>
          <w:b/>
          <w:bCs/>
          <w:color w:val="000000"/>
          <w:kern w:val="0"/>
          <w:sz w:val="24"/>
        </w:rPr>
        <w:t>(old);</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w:t>
      </w:r>
      <w:r w:rsidRPr="009257E1">
        <w:rPr>
          <w:rFonts w:ascii="Consolas" w:hAnsi="Consolas" w:cs="宋体"/>
          <w:b/>
          <w:bCs/>
          <w:color w:val="267F99"/>
          <w:kern w:val="0"/>
          <w:sz w:val="24"/>
        </w:rPr>
        <w:t>Calendar</w:t>
      </w:r>
      <w:r w:rsidRPr="009257E1">
        <w:rPr>
          <w:rFonts w:ascii="Consolas" w:hAnsi="Consolas" w:cs="宋体"/>
          <w:b/>
          <w:bCs/>
          <w:color w:val="000000"/>
          <w:kern w:val="0"/>
          <w:sz w:val="24"/>
        </w:rPr>
        <w:t xml:space="preserve"> </w:t>
      </w:r>
      <w:r w:rsidRPr="009257E1">
        <w:rPr>
          <w:rFonts w:ascii="Consolas" w:hAnsi="Consolas" w:cs="宋体"/>
          <w:b/>
          <w:bCs/>
          <w:color w:val="001080"/>
          <w:kern w:val="0"/>
          <w:sz w:val="24"/>
        </w:rPr>
        <w:t>C</w:t>
      </w:r>
      <w:r w:rsidRPr="009257E1">
        <w:rPr>
          <w:rFonts w:ascii="Consolas" w:hAnsi="Consolas" w:cs="宋体"/>
          <w:b/>
          <w:bCs/>
          <w:color w:val="000000"/>
          <w:kern w:val="0"/>
          <w:sz w:val="24"/>
        </w:rPr>
        <w:t xml:space="preserve"> = </w:t>
      </w:r>
      <w:proofErr w:type="spellStart"/>
      <w:r w:rsidRPr="009257E1">
        <w:rPr>
          <w:rFonts w:ascii="Consolas" w:hAnsi="Consolas" w:cs="宋体"/>
          <w:b/>
          <w:bCs/>
          <w:color w:val="001080"/>
          <w:kern w:val="0"/>
          <w:sz w:val="24"/>
        </w:rPr>
        <w:t>Calendar</w:t>
      </w:r>
      <w:r w:rsidRPr="009257E1">
        <w:rPr>
          <w:rFonts w:ascii="Consolas" w:hAnsi="Consolas" w:cs="宋体"/>
          <w:b/>
          <w:bCs/>
          <w:color w:val="000000"/>
          <w:kern w:val="0"/>
          <w:sz w:val="24"/>
        </w:rPr>
        <w:t>.</w:t>
      </w:r>
      <w:r w:rsidRPr="009257E1">
        <w:rPr>
          <w:rFonts w:ascii="Consolas" w:hAnsi="Consolas" w:cs="宋体"/>
          <w:b/>
          <w:bCs/>
          <w:color w:val="795E26"/>
          <w:kern w:val="0"/>
          <w:sz w:val="24"/>
        </w:rPr>
        <w:t>getInstance</w:t>
      </w:r>
      <w:proofErr w:type="spellEnd"/>
      <w:r w:rsidRPr="009257E1">
        <w:rPr>
          <w:rFonts w:ascii="Consolas" w:hAnsi="Consolas" w:cs="宋体"/>
          <w:b/>
          <w:bCs/>
          <w:color w:val="000000"/>
          <w:kern w:val="0"/>
          <w:sz w:val="24"/>
        </w:rPr>
        <w:t>();</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w:t>
      </w:r>
      <w:proofErr w:type="spellStart"/>
      <w:r w:rsidRPr="009257E1">
        <w:rPr>
          <w:rFonts w:ascii="Consolas" w:hAnsi="Consolas" w:cs="宋体"/>
          <w:b/>
          <w:bCs/>
          <w:color w:val="267F99"/>
          <w:kern w:val="0"/>
          <w:sz w:val="24"/>
        </w:rPr>
        <w:t>int</w:t>
      </w:r>
      <w:proofErr w:type="spellEnd"/>
      <w:r w:rsidRPr="009257E1">
        <w:rPr>
          <w:rFonts w:ascii="Consolas" w:hAnsi="Consolas" w:cs="宋体"/>
          <w:b/>
          <w:bCs/>
          <w:color w:val="000000"/>
          <w:kern w:val="0"/>
          <w:sz w:val="24"/>
        </w:rPr>
        <w:t xml:space="preserve"> </w:t>
      </w:r>
      <w:r w:rsidRPr="009257E1">
        <w:rPr>
          <w:rFonts w:ascii="Consolas" w:hAnsi="Consolas" w:cs="宋体"/>
          <w:b/>
          <w:bCs/>
          <w:color w:val="001080"/>
          <w:kern w:val="0"/>
          <w:sz w:val="24"/>
        </w:rPr>
        <w:t>hour</w:t>
      </w:r>
      <w:r w:rsidRPr="009257E1">
        <w:rPr>
          <w:rFonts w:ascii="Consolas" w:hAnsi="Consolas" w:cs="宋体"/>
          <w:b/>
          <w:bCs/>
          <w:color w:val="000000"/>
          <w:kern w:val="0"/>
          <w:sz w:val="24"/>
        </w:rPr>
        <w:t xml:space="preserve"> = </w:t>
      </w:r>
      <w:proofErr w:type="spellStart"/>
      <w:r w:rsidRPr="009257E1">
        <w:rPr>
          <w:rFonts w:ascii="Consolas" w:hAnsi="Consolas" w:cs="宋体"/>
          <w:b/>
          <w:bCs/>
          <w:color w:val="001080"/>
          <w:kern w:val="0"/>
          <w:sz w:val="24"/>
        </w:rPr>
        <w:t>C</w:t>
      </w:r>
      <w:r w:rsidRPr="009257E1">
        <w:rPr>
          <w:rFonts w:ascii="Consolas" w:hAnsi="Consolas" w:cs="宋体"/>
          <w:b/>
          <w:bCs/>
          <w:color w:val="000000"/>
          <w:kern w:val="0"/>
          <w:sz w:val="24"/>
        </w:rPr>
        <w:t>.</w:t>
      </w:r>
      <w:r w:rsidRPr="009257E1">
        <w:rPr>
          <w:rFonts w:ascii="Consolas" w:hAnsi="Consolas" w:cs="宋体"/>
          <w:b/>
          <w:bCs/>
          <w:color w:val="795E26"/>
          <w:kern w:val="0"/>
          <w:sz w:val="24"/>
        </w:rPr>
        <w:t>get</w:t>
      </w:r>
      <w:proofErr w:type="spellEnd"/>
      <w:r w:rsidRPr="009257E1">
        <w:rPr>
          <w:rFonts w:ascii="Consolas" w:hAnsi="Consolas" w:cs="宋体"/>
          <w:b/>
          <w:bCs/>
          <w:color w:val="000000"/>
          <w:kern w:val="0"/>
          <w:sz w:val="24"/>
        </w:rPr>
        <w:t>(</w:t>
      </w:r>
      <w:proofErr w:type="spellStart"/>
      <w:r w:rsidRPr="009257E1">
        <w:rPr>
          <w:rFonts w:ascii="Consolas" w:hAnsi="Consolas" w:cs="宋体"/>
          <w:b/>
          <w:bCs/>
          <w:color w:val="001080"/>
          <w:kern w:val="0"/>
          <w:sz w:val="24"/>
        </w:rPr>
        <w:t>Calendar</w:t>
      </w:r>
      <w:r w:rsidRPr="009257E1">
        <w:rPr>
          <w:rFonts w:ascii="Consolas" w:hAnsi="Consolas" w:cs="宋体"/>
          <w:b/>
          <w:bCs/>
          <w:color w:val="000000"/>
          <w:kern w:val="0"/>
          <w:sz w:val="24"/>
        </w:rPr>
        <w:t>.</w:t>
      </w:r>
      <w:r w:rsidRPr="009257E1">
        <w:rPr>
          <w:rFonts w:ascii="Consolas" w:hAnsi="Consolas" w:cs="宋体"/>
          <w:b/>
          <w:bCs/>
          <w:color w:val="001080"/>
          <w:kern w:val="0"/>
          <w:sz w:val="24"/>
        </w:rPr>
        <w:t>HOUR_OF_DAY</w:t>
      </w:r>
      <w:proofErr w:type="spellEnd"/>
      <w:r w:rsidRPr="009257E1">
        <w:rPr>
          <w:rFonts w:ascii="Consolas" w:hAnsi="Consolas" w:cs="宋体"/>
          <w:b/>
          <w:bCs/>
          <w:color w:val="000000"/>
          <w:kern w:val="0"/>
          <w:sz w:val="24"/>
        </w:rPr>
        <w:t>);</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w:t>
      </w:r>
      <w:proofErr w:type="spellStart"/>
      <w:r w:rsidRPr="009257E1">
        <w:rPr>
          <w:rFonts w:ascii="Consolas" w:hAnsi="Consolas" w:cs="宋体"/>
          <w:b/>
          <w:bCs/>
          <w:color w:val="267F99"/>
          <w:kern w:val="0"/>
          <w:sz w:val="24"/>
        </w:rPr>
        <w:t>int</w:t>
      </w:r>
      <w:proofErr w:type="spellEnd"/>
      <w:r w:rsidRPr="009257E1">
        <w:rPr>
          <w:rFonts w:ascii="Consolas" w:hAnsi="Consolas" w:cs="宋体"/>
          <w:b/>
          <w:bCs/>
          <w:color w:val="000000"/>
          <w:kern w:val="0"/>
          <w:sz w:val="24"/>
        </w:rPr>
        <w:t xml:space="preserve"> </w:t>
      </w:r>
      <w:r w:rsidRPr="009257E1">
        <w:rPr>
          <w:rFonts w:ascii="Consolas" w:hAnsi="Consolas" w:cs="宋体"/>
          <w:b/>
          <w:bCs/>
          <w:color w:val="001080"/>
          <w:kern w:val="0"/>
          <w:sz w:val="24"/>
        </w:rPr>
        <w:t>minute</w:t>
      </w:r>
      <w:r w:rsidRPr="009257E1">
        <w:rPr>
          <w:rFonts w:ascii="Consolas" w:hAnsi="Consolas" w:cs="宋体"/>
          <w:b/>
          <w:bCs/>
          <w:color w:val="000000"/>
          <w:kern w:val="0"/>
          <w:sz w:val="24"/>
        </w:rPr>
        <w:t xml:space="preserve"> = </w:t>
      </w:r>
      <w:proofErr w:type="spellStart"/>
      <w:proofErr w:type="gramStart"/>
      <w:r w:rsidRPr="009257E1">
        <w:rPr>
          <w:rFonts w:ascii="Consolas" w:hAnsi="Consolas" w:cs="宋体"/>
          <w:b/>
          <w:bCs/>
          <w:color w:val="001080"/>
          <w:kern w:val="0"/>
          <w:sz w:val="24"/>
        </w:rPr>
        <w:t>C</w:t>
      </w:r>
      <w:r w:rsidRPr="009257E1">
        <w:rPr>
          <w:rFonts w:ascii="Consolas" w:hAnsi="Consolas" w:cs="宋体"/>
          <w:b/>
          <w:bCs/>
          <w:color w:val="000000"/>
          <w:kern w:val="0"/>
          <w:sz w:val="24"/>
        </w:rPr>
        <w:t>.</w:t>
      </w:r>
      <w:r w:rsidRPr="009257E1">
        <w:rPr>
          <w:rFonts w:ascii="Consolas" w:hAnsi="Consolas" w:cs="宋体"/>
          <w:b/>
          <w:bCs/>
          <w:color w:val="795E26"/>
          <w:kern w:val="0"/>
          <w:sz w:val="24"/>
        </w:rPr>
        <w:t>get</w:t>
      </w:r>
      <w:proofErr w:type="spellEnd"/>
      <w:r w:rsidRPr="009257E1">
        <w:rPr>
          <w:rFonts w:ascii="Consolas" w:hAnsi="Consolas" w:cs="宋体"/>
          <w:b/>
          <w:bCs/>
          <w:color w:val="000000"/>
          <w:kern w:val="0"/>
          <w:sz w:val="24"/>
        </w:rPr>
        <w:t>(</w:t>
      </w:r>
      <w:proofErr w:type="spellStart"/>
      <w:proofErr w:type="gramEnd"/>
      <w:r w:rsidRPr="009257E1">
        <w:rPr>
          <w:rFonts w:ascii="Consolas" w:hAnsi="Consolas" w:cs="宋体"/>
          <w:b/>
          <w:bCs/>
          <w:color w:val="001080"/>
          <w:kern w:val="0"/>
          <w:sz w:val="24"/>
        </w:rPr>
        <w:t>Calendar</w:t>
      </w:r>
      <w:r w:rsidRPr="009257E1">
        <w:rPr>
          <w:rFonts w:ascii="Consolas" w:hAnsi="Consolas" w:cs="宋体"/>
          <w:b/>
          <w:bCs/>
          <w:color w:val="000000"/>
          <w:kern w:val="0"/>
          <w:sz w:val="24"/>
        </w:rPr>
        <w:t>.</w:t>
      </w:r>
      <w:r w:rsidRPr="009257E1">
        <w:rPr>
          <w:rFonts w:ascii="Consolas" w:hAnsi="Consolas" w:cs="宋体"/>
          <w:b/>
          <w:bCs/>
          <w:color w:val="001080"/>
          <w:kern w:val="0"/>
          <w:sz w:val="24"/>
        </w:rPr>
        <w:t>MINUTE</w:t>
      </w:r>
      <w:proofErr w:type="spellEnd"/>
      <w:r w:rsidRPr="009257E1">
        <w:rPr>
          <w:rFonts w:ascii="Consolas" w:hAnsi="Consolas" w:cs="宋体"/>
          <w:b/>
          <w:bCs/>
          <w:color w:val="000000"/>
          <w:kern w:val="0"/>
          <w:sz w:val="24"/>
        </w:rPr>
        <w:t>);</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w:t>
      </w:r>
      <w:proofErr w:type="spellStart"/>
      <w:r w:rsidRPr="009257E1">
        <w:rPr>
          <w:rFonts w:ascii="Consolas" w:hAnsi="Consolas" w:cs="宋体"/>
          <w:b/>
          <w:bCs/>
          <w:color w:val="267F99"/>
          <w:kern w:val="0"/>
          <w:sz w:val="24"/>
        </w:rPr>
        <w:t>int</w:t>
      </w:r>
      <w:proofErr w:type="spellEnd"/>
      <w:r w:rsidRPr="009257E1">
        <w:rPr>
          <w:rFonts w:ascii="Consolas" w:hAnsi="Consolas" w:cs="宋体"/>
          <w:b/>
          <w:bCs/>
          <w:color w:val="000000"/>
          <w:kern w:val="0"/>
          <w:sz w:val="24"/>
        </w:rPr>
        <w:t xml:space="preserve"> </w:t>
      </w:r>
      <w:r w:rsidRPr="009257E1">
        <w:rPr>
          <w:rFonts w:ascii="Consolas" w:hAnsi="Consolas" w:cs="宋体"/>
          <w:b/>
          <w:bCs/>
          <w:color w:val="001080"/>
          <w:kern w:val="0"/>
          <w:sz w:val="24"/>
        </w:rPr>
        <w:t>second</w:t>
      </w:r>
      <w:r w:rsidRPr="009257E1">
        <w:rPr>
          <w:rFonts w:ascii="Consolas" w:hAnsi="Consolas" w:cs="宋体"/>
          <w:b/>
          <w:bCs/>
          <w:color w:val="000000"/>
          <w:kern w:val="0"/>
          <w:sz w:val="24"/>
        </w:rPr>
        <w:t xml:space="preserve"> = </w:t>
      </w:r>
      <w:proofErr w:type="spellStart"/>
      <w:proofErr w:type="gramStart"/>
      <w:r w:rsidRPr="009257E1">
        <w:rPr>
          <w:rFonts w:ascii="Consolas" w:hAnsi="Consolas" w:cs="宋体"/>
          <w:b/>
          <w:bCs/>
          <w:color w:val="001080"/>
          <w:kern w:val="0"/>
          <w:sz w:val="24"/>
        </w:rPr>
        <w:t>C</w:t>
      </w:r>
      <w:r w:rsidRPr="009257E1">
        <w:rPr>
          <w:rFonts w:ascii="Consolas" w:hAnsi="Consolas" w:cs="宋体"/>
          <w:b/>
          <w:bCs/>
          <w:color w:val="000000"/>
          <w:kern w:val="0"/>
          <w:sz w:val="24"/>
        </w:rPr>
        <w:t>.</w:t>
      </w:r>
      <w:r w:rsidRPr="009257E1">
        <w:rPr>
          <w:rFonts w:ascii="Consolas" w:hAnsi="Consolas" w:cs="宋体"/>
          <w:b/>
          <w:bCs/>
          <w:color w:val="795E26"/>
          <w:kern w:val="0"/>
          <w:sz w:val="24"/>
        </w:rPr>
        <w:t>get</w:t>
      </w:r>
      <w:proofErr w:type="spellEnd"/>
      <w:r w:rsidRPr="009257E1">
        <w:rPr>
          <w:rFonts w:ascii="Consolas" w:hAnsi="Consolas" w:cs="宋体"/>
          <w:b/>
          <w:bCs/>
          <w:color w:val="000000"/>
          <w:kern w:val="0"/>
          <w:sz w:val="24"/>
        </w:rPr>
        <w:t>(</w:t>
      </w:r>
      <w:proofErr w:type="spellStart"/>
      <w:proofErr w:type="gramEnd"/>
      <w:r w:rsidRPr="009257E1">
        <w:rPr>
          <w:rFonts w:ascii="Consolas" w:hAnsi="Consolas" w:cs="宋体"/>
          <w:b/>
          <w:bCs/>
          <w:color w:val="001080"/>
          <w:kern w:val="0"/>
          <w:sz w:val="24"/>
        </w:rPr>
        <w:t>Calendar</w:t>
      </w:r>
      <w:r w:rsidRPr="009257E1">
        <w:rPr>
          <w:rFonts w:ascii="Consolas" w:hAnsi="Consolas" w:cs="宋体"/>
          <w:b/>
          <w:bCs/>
          <w:color w:val="000000"/>
          <w:kern w:val="0"/>
          <w:sz w:val="24"/>
        </w:rPr>
        <w:t>.</w:t>
      </w:r>
      <w:r w:rsidRPr="009257E1">
        <w:rPr>
          <w:rFonts w:ascii="Consolas" w:hAnsi="Consolas" w:cs="宋体"/>
          <w:b/>
          <w:bCs/>
          <w:color w:val="001080"/>
          <w:kern w:val="0"/>
          <w:sz w:val="24"/>
        </w:rPr>
        <w:t>SECOND</w:t>
      </w:r>
      <w:proofErr w:type="spellEnd"/>
      <w:r w:rsidRPr="009257E1">
        <w:rPr>
          <w:rFonts w:ascii="Consolas" w:hAnsi="Consolas" w:cs="宋体"/>
          <w:b/>
          <w:bCs/>
          <w:color w:val="000000"/>
          <w:kern w:val="0"/>
          <w:sz w:val="24"/>
        </w:rPr>
        <w:t>);</w:t>
      </w:r>
    </w:p>
    <w:p w:rsidR="000A65A9"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w:t>
      </w:r>
    </w:p>
    <w:p w:rsidR="009257E1" w:rsidRPr="009257E1" w:rsidRDefault="009257E1" w:rsidP="00016BCA">
      <w:pPr>
        <w:widowControl/>
        <w:shd w:val="clear" w:color="auto" w:fill="FFFFFF"/>
        <w:ind w:left="420" w:firstLine="420"/>
        <w:jc w:val="left"/>
        <w:rPr>
          <w:rFonts w:ascii="Consolas" w:hAnsi="Consolas" w:cs="宋体"/>
          <w:b/>
          <w:bCs/>
          <w:color w:val="000000"/>
          <w:kern w:val="0"/>
          <w:sz w:val="24"/>
        </w:rPr>
      </w:pPr>
      <w:r w:rsidRPr="009257E1">
        <w:rPr>
          <w:rFonts w:ascii="Consolas" w:hAnsi="Consolas" w:cs="宋体"/>
          <w:b/>
          <w:bCs/>
          <w:color w:val="267F99"/>
          <w:kern w:val="0"/>
          <w:sz w:val="24"/>
        </w:rPr>
        <w:t>double</w:t>
      </w:r>
      <w:r w:rsidRPr="009257E1">
        <w:rPr>
          <w:rFonts w:ascii="Consolas" w:hAnsi="Consolas" w:cs="宋体"/>
          <w:b/>
          <w:bCs/>
          <w:color w:val="000000"/>
          <w:kern w:val="0"/>
          <w:sz w:val="24"/>
        </w:rPr>
        <w:t xml:space="preserve"> </w:t>
      </w:r>
      <w:proofErr w:type="spellStart"/>
      <w:r w:rsidRPr="009257E1">
        <w:rPr>
          <w:rFonts w:ascii="Consolas" w:hAnsi="Consolas" w:cs="宋体"/>
          <w:b/>
          <w:bCs/>
          <w:color w:val="001080"/>
          <w:kern w:val="0"/>
          <w:sz w:val="24"/>
        </w:rPr>
        <w:t>hour_angle</w:t>
      </w:r>
      <w:proofErr w:type="spellEnd"/>
      <w:r w:rsidRPr="009257E1">
        <w:rPr>
          <w:rFonts w:ascii="Consolas" w:hAnsi="Consolas" w:cs="宋体"/>
          <w:b/>
          <w:bCs/>
          <w:color w:val="000000"/>
          <w:kern w:val="0"/>
          <w:sz w:val="24"/>
        </w:rPr>
        <w:t xml:space="preserve"> = (hour - </w:t>
      </w:r>
      <w:r w:rsidRPr="009257E1">
        <w:rPr>
          <w:rFonts w:ascii="Consolas" w:hAnsi="Consolas" w:cs="宋体"/>
          <w:b/>
          <w:bCs/>
          <w:color w:val="09885A"/>
          <w:kern w:val="0"/>
          <w:sz w:val="24"/>
        </w:rPr>
        <w:t>12</w:t>
      </w:r>
      <w:r w:rsidRPr="009257E1">
        <w:rPr>
          <w:rFonts w:ascii="Consolas" w:hAnsi="Consolas" w:cs="宋体"/>
          <w:b/>
          <w:bCs/>
          <w:color w:val="000000"/>
          <w:kern w:val="0"/>
          <w:sz w:val="24"/>
        </w:rPr>
        <w:t xml:space="preserve"> + minute / </w:t>
      </w:r>
      <w:r w:rsidRPr="009257E1">
        <w:rPr>
          <w:rFonts w:ascii="Consolas" w:hAnsi="Consolas" w:cs="宋体"/>
          <w:b/>
          <w:bCs/>
          <w:color w:val="09885A"/>
          <w:kern w:val="0"/>
          <w:sz w:val="24"/>
        </w:rPr>
        <w:t>60d</w:t>
      </w:r>
      <w:r w:rsidRPr="009257E1">
        <w:rPr>
          <w:rFonts w:ascii="Consolas" w:hAnsi="Consolas" w:cs="宋体"/>
          <w:b/>
          <w:bCs/>
          <w:color w:val="000000"/>
          <w:kern w:val="0"/>
          <w:sz w:val="24"/>
        </w:rPr>
        <w:t xml:space="preserve">) * </w:t>
      </w:r>
      <w:r w:rsidRPr="009257E1">
        <w:rPr>
          <w:rFonts w:ascii="Consolas" w:hAnsi="Consolas" w:cs="宋体"/>
          <w:b/>
          <w:bCs/>
          <w:color w:val="09885A"/>
          <w:kern w:val="0"/>
          <w:sz w:val="24"/>
        </w:rPr>
        <w:t>360d</w:t>
      </w:r>
      <w:r w:rsidRPr="009257E1">
        <w:rPr>
          <w:rFonts w:ascii="Consolas" w:hAnsi="Consolas" w:cs="宋体"/>
          <w:b/>
          <w:bCs/>
          <w:color w:val="000000"/>
          <w:kern w:val="0"/>
          <w:sz w:val="24"/>
        </w:rPr>
        <w:t xml:space="preserve"> / </w:t>
      </w:r>
      <w:r w:rsidRPr="009257E1">
        <w:rPr>
          <w:rFonts w:ascii="Consolas" w:hAnsi="Consolas" w:cs="宋体"/>
          <w:b/>
          <w:bCs/>
          <w:color w:val="09885A"/>
          <w:kern w:val="0"/>
          <w:sz w:val="24"/>
        </w:rPr>
        <w:t>12d</w:t>
      </w:r>
      <w:r w:rsidRPr="009257E1">
        <w:rPr>
          <w:rFonts w:ascii="Consolas" w:hAnsi="Consolas" w:cs="宋体"/>
          <w:b/>
          <w:bCs/>
          <w:color w:val="000000"/>
          <w:kern w:val="0"/>
          <w:sz w:val="24"/>
        </w:rPr>
        <w:t>;</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w:t>
      </w:r>
      <w:r w:rsidRPr="009257E1">
        <w:rPr>
          <w:rFonts w:ascii="Consolas" w:hAnsi="Consolas" w:cs="宋体"/>
          <w:b/>
          <w:bCs/>
          <w:color w:val="001080"/>
          <w:kern w:val="0"/>
          <w:sz w:val="24"/>
        </w:rPr>
        <w:t>G2D</w:t>
      </w:r>
      <w:r w:rsidRPr="009257E1">
        <w:rPr>
          <w:rFonts w:ascii="Consolas" w:hAnsi="Consolas" w:cs="宋体"/>
          <w:b/>
          <w:bCs/>
          <w:color w:val="000000"/>
          <w:kern w:val="0"/>
          <w:sz w:val="24"/>
        </w:rPr>
        <w:t>.</w:t>
      </w:r>
      <w:r w:rsidRPr="009257E1">
        <w:rPr>
          <w:rFonts w:ascii="Consolas" w:hAnsi="Consolas" w:cs="宋体"/>
          <w:b/>
          <w:bCs/>
          <w:color w:val="795E26"/>
          <w:kern w:val="0"/>
          <w:sz w:val="24"/>
        </w:rPr>
        <w:t>rotate</w:t>
      </w:r>
      <w:r w:rsidRPr="009257E1">
        <w:rPr>
          <w:rFonts w:ascii="Consolas" w:hAnsi="Consolas" w:cs="宋体"/>
          <w:b/>
          <w:bCs/>
          <w:color w:val="000000"/>
          <w:kern w:val="0"/>
          <w:sz w:val="24"/>
        </w:rPr>
        <w:t>(</w:t>
      </w:r>
      <w:proofErr w:type="spellStart"/>
      <w:r w:rsidRPr="009257E1">
        <w:rPr>
          <w:rFonts w:ascii="Consolas" w:hAnsi="Consolas" w:cs="宋体"/>
          <w:b/>
          <w:bCs/>
          <w:color w:val="001080"/>
          <w:kern w:val="0"/>
          <w:sz w:val="24"/>
        </w:rPr>
        <w:t>Math</w:t>
      </w:r>
      <w:r w:rsidRPr="009257E1">
        <w:rPr>
          <w:rFonts w:ascii="Consolas" w:hAnsi="Consolas" w:cs="宋体"/>
          <w:b/>
          <w:bCs/>
          <w:color w:val="000000"/>
          <w:kern w:val="0"/>
          <w:sz w:val="24"/>
        </w:rPr>
        <w:t>.</w:t>
      </w:r>
      <w:r w:rsidRPr="009257E1">
        <w:rPr>
          <w:rFonts w:ascii="Consolas" w:hAnsi="Consolas" w:cs="宋体"/>
          <w:b/>
          <w:bCs/>
          <w:color w:val="795E26"/>
          <w:kern w:val="0"/>
          <w:sz w:val="24"/>
        </w:rPr>
        <w:t>toRadians</w:t>
      </w:r>
      <w:proofErr w:type="spellEnd"/>
      <w:r w:rsidRPr="009257E1">
        <w:rPr>
          <w:rFonts w:ascii="Consolas" w:hAnsi="Consolas" w:cs="宋体"/>
          <w:b/>
          <w:bCs/>
          <w:color w:val="000000"/>
          <w:kern w:val="0"/>
          <w:sz w:val="24"/>
        </w:rPr>
        <w:t>(</w:t>
      </w:r>
      <w:proofErr w:type="spellStart"/>
      <w:r w:rsidRPr="009257E1">
        <w:rPr>
          <w:rFonts w:ascii="Consolas" w:hAnsi="Consolas" w:cs="宋体"/>
          <w:b/>
          <w:bCs/>
          <w:color w:val="000000"/>
          <w:kern w:val="0"/>
          <w:sz w:val="24"/>
        </w:rPr>
        <w:t>hour_angle</w:t>
      </w:r>
      <w:proofErr w:type="spellEnd"/>
      <w:r w:rsidRPr="009257E1">
        <w:rPr>
          <w:rFonts w:ascii="Consolas" w:hAnsi="Consolas" w:cs="宋体"/>
          <w:b/>
          <w:bCs/>
          <w:color w:val="000000"/>
          <w:kern w:val="0"/>
          <w:sz w:val="24"/>
        </w:rPr>
        <w:t xml:space="preserve">), </w:t>
      </w:r>
      <w:proofErr w:type="spellStart"/>
      <w:r w:rsidR="0028407D">
        <w:rPr>
          <w:rFonts w:ascii="Consolas" w:hAnsi="Consolas" w:cs="宋体"/>
          <w:b/>
          <w:bCs/>
          <w:color w:val="000000"/>
          <w:kern w:val="0"/>
          <w:sz w:val="24"/>
        </w:rPr>
        <w:t>x_Width</w:t>
      </w:r>
      <w:proofErr w:type="spellEnd"/>
      <w:r w:rsidRPr="009257E1">
        <w:rPr>
          <w:rFonts w:ascii="Consolas" w:hAnsi="Consolas" w:cs="宋体"/>
          <w:b/>
          <w:bCs/>
          <w:color w:val="000000"/>
          <w:kern w:val="0"/>
          <w:sz w:val="24"/>
        </w:rPr>
        <w:t xml:space="preserve">, </w:t>
      </w:r>
      <w:proofErr w:type="spellStart"/>
      <w:r w:rsidR="0028407D">
        <w:rPr>
          <w:rFonts w:ascii="Consolas" w:hAnsi="Consolas" w:cs="宋体"/>
          <w:b/>
          <w:bCs/>
          <w:color w:val="000000"/>
          <w:kern w:val="0"/>
          <w:sz w:val="24"/>
        </w:rPr>
        <w:t>y_Width</w:t>
      </w:r>
      <w:proofErr w:type="spellEnd"/>
      <w:r w:rsidRPr="009257E1">
        <w:rPr>
          <w:rFonts w:ascii="Consolas" w:hAnsi="Consolas" w:cs="宋体"/>
          <w:b/>
          <w:bCs/>
          <w:color w:val="000000"/>
          <w:kern w:val="0"/>
          <w:sz w:val="24"/>
        </w:rPr>
        <w:t>);</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w:t>
      </w:r>
      <w:proofErr w:type="spellStart"/>
      <w:r w:rsidRPr="009257E1">
        <w:rPr>
          <w:rFonts w:ascii="Consolas" w:hAnsi="Consolas" w:cs="宋体"/>
          <w:b/>
          <w:bCs/>
          <w:color w:val="267F99"/>
          <w:kern w:val="0"/>
          <w:sz w:val="24"/>
        </w:rPr>
        <w:t>int</w:t>
      </w:r>
      <w:proofErr w:type="spellEnd"/>
      <w:r w:rsidRPr="009257E1">
        <w:rPr>
          <w:rFonts w:ascii="Consolas" w:hAnsi="Consolas" w:cs="宋体"/>
          <w:b/>
          <w:bCs/>
          <w:color w:val="000000"/>
          <w:kern w:val="0"/>
          <w:sz w:val="24"/>
        </w:rPr>
        <w:t xml:space="preserve"> </w:t>
      </w:r>
      <w:proofErr w:type="spellStart"/>
      <w:r w:rsidRPr="009257E1">
        <w:rPr>
          <w:rFonts w:ascii="Consolas" w:hAnsi="Consolas" w:cs="宋体"/>
          <w:b/>
          <w:bCs/>
          <w:color w:val="001080"/>
          <w:kern w:val="0"/>
          <w:sz w:val="24"/>
        </w:rPr>
        <w:t>x_hour_</w:t>
      </w:r>
      <w:proofErr w:type="gramStart"/>
      <w:r w:rsidRPr="009257E1">
        <w:rPr>
          <w:rFonts w:ascii="Consolas" w:hAnsi="Consolas" w:cs="宋体"/>
          <w:b/>
          <w:bCs/>
          <w:color w:val="001080"/>
          <w:kern w:val="0"/>
          <w:sz w:val="24"/>
        </w:rPr>
        <w:t>array</w:t>
      </w:r>
      <w:proofErr w:type="spellEnd"/>
      <w:r w:rsidRPr="009257E1">
        <w:rPr>
          <w:rFonts w:ascii="Consolas" w:hAnsi="Consolas" w:cs="宋体"/>
          <w:b/>
          <w:bCs/>
          <w:color w:val="000000"/>
          <w:kern w:val="0"/>
          <w:sz w:val="24"/>
        </w:rPr>
        <w:t>[</w:t>
      </w:r>
      <w:proofErr w:type="gramEnd"/>
      <w:r w:rsidRPr="009257E1">
        <w:rPr>
          <w:rFonts w:ascii="Consolas" w:hAnsi="Consolas" w:cs="宋体"/>
          <w:b/>
          <w:bCs/>
          <w:color w:val="000000"/>
          <w:kern w:val="0"/>
          <w:sz w:val="24"/>
        </w:rPr>
        <w:t xml:space="preserve">] = { </w:t>
      </w:r>
      <w:proofErr w:type="spellStart"/>
      <w:r w:rsidR="0028407D">
        <w:rPr>
          <w:rFonts w:ascii="Consolas" w:hAnsi="Consolas" w:cs="宋体"/>
          <w:b/>
          <w:bCs/>
          <w:color w:val="000000"/>
          <w:kern w:val="0"/>
          <w:sz w:val="24"/>
        </w:rPr>
        <w:t>x_Width</w:t>
      </w:r>
      <w:proofErr w:type="spellEnd"/>
      <w:r w:rsidRPr="009257E1">
        <w:rPr>
          <w:rFonts w:ascii="Consolas" w:hAnsi="Consolas" w:cs="宋体"/>
          <w:b/>
          <w:bCs/>
          <w:color w:val="000000"/>
          <w:kern w:val="0"/>
          <w:sz w:val="24"/>
        </w:rPr>
        <w:t xml:space="preserve">, </w:t>
      </w:r>
      <w:proofErr w:type="spellStart"/>
      <w:r w:rsidR="0028407D">
        <w:rPr>
          <w:rFonts w:ascii="Consolas" w:hAnsi="Consolas" w:cs="宋体"/>
          <w:b/>
          <w:bCs/>
          <w:color w:val="000000"/>
          <w:kern w:val="0"/>
          <w:sz w:val="24"/>
        </w:rPr>
        <w:t>x_Width</w:t>
      </w:r>
      <w:proofErr w:type="spellEnd"/>
      <w:r w:rsidRPr="009257E1">
        <w:rPr>
          <w:rFonts w:ascii="Consolas" w:hAnsi="Consolas" w:cs="宋体"/>
          <w:b/>
          <w:bCs/>
          <w:color w:val="000000"/>
          <w:kern w:val="0"/>
          <w:sz w:val="24"/>
        </w:rPr>
        <w:t xml:space="preserve"> + </w:t>
      </w:r>
      <w:r w:rsidRPr="009257E1">
        <w:rPr>
          <w:rFonts w:ascii="Consolas" w:hAnsi="Consolas" w:cs="宋体"/>
          <w:b/>
          <w:bCs/>
          <w:color w:val="09885A"/>
          <w:kern w:val="0"/>
          <w:sz w:val="24"/>
        </w:rPr>
        <w:t>9</w:t>
      </w:r>
      <w:r w:rsidRPr="009257E1">
        <w:rPr>
          <w:rFonts w:ascii="Consolas" w:hAnsi="Consolas" w:cs="宋体"/>
          <w:b/>
          <w:bCs/>
          <w:color w:val="000000"/>
          <w:kern w:val="0"/>
          <w:sz w:val="24"/>
        </w:rPr>
        <w:t xml:space="preserve">, </w:t>
      </w:r>
      <w:proofErr w:type="spellStart"/>
      <w:r w:rsidR="0028407D">
        <w:rPr>
          <w:rFonts w:ascii="Consolas" w:hAnsi="Consolas" w:cs="宋体"/>
          <w:b/>
          <w:bCs/>
          <w:color w:val="000000"/>
          <w:kern w:val="0"/>
          <w:sz w:val="24"/>
        </w:rPr>
        <w:t>x_Width</w:t>
      </w:r>
      <w:proofErr w:type="spellEnd"/>
      <w:r w:rsidRPr="009257E1">
        <w:rPr>
          <w:rFonts w:ascii="Consolas" w:hAnsi="Consolas" w:cs="宋体"/>
          <w:b/>
          <w:bCs/>
          <w:color w:val="000000"/>
          <w:kern w:val="0"/>
          <w:sz w:val="24"/>
        </w:rPr>
        <w:t xml:space="preserve">, </w:t>
      </w:r>
      <w:proofErr w:type="spellStart"/>
      <w:r w:rsidR="0028407D">
        <w:rPr>
          <w:rFonts w:ascii="Consolas" w:hAnsi="Consolas" w:cs="宋体"/>
          <w:b/>
          <w:bCs/>
          <w:color w:val="000000"/>
          <w:kern w:val="0"/>
          <w:sz w:val="24"/>
        </w:rPr>
        <w:t>x_Width</w:t>
      </w:r>
      <w:proofErr w:type="spellEnd"/>
      <w:r w:rsidRPr="009257E1">
        <w:rPr>
          <w:rFonts w:ascii="Consolas" w:hAnsi="Consolas" w:cs="宋体"/>
          <w:b/>
          <w:bCs/>
          <w:color w:val="000000"/>
          <w:kern w:val="0"/>
          <w:sz w:val="24"/>
        </w:rPr>
        <w:t xml:space="preserve"> - </w:t>
      </w:r>
      <w:r w:rsidRPr="009257E1">
        <w:rPr>
          <w:rFonts w:ascii="Consolas" w:hAnsi="Consolas" w:cs="宋体"/>
          <w:b/>
          <w:bCs/>
          <w:color w:val="09885A"/>
          <w:kern w:val="0"/>
          <w:sz w:val="24"/>
        </w:rPr>
        <w:t>9</w:t>
      </w:r>
      <w:r w:rsidRPr="009257E1">
        <w:rPr>
          <w:rFonts w:ascii="Consolas" w:hAnsi="Consolas" w:cs="宋体"/>
          <w:b/>
          <w:bCs/>
          <w:color w:val="000000"/>
          <w:kern w:val="0"/>
          <w:sz w:val="24"/>
        </w:rPr>
        <w:t xml:space="preserve"> };</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w:t>
      </w:r>
      <w:proofErr w:type="spellStart"/>
      <w:r w:rsidRPr="009257E1">
        <w:rPr>
          <w:rFonts w:ascii="Consolas" w:hAnsi="Consolas" w:cs="宋体"/>
          <w:b/>
          <w:bCs/>
          <w:color w:val="267F99"/>
          <w:kern w:val="0"/>
          <w:sz w:val="24"/>
        </w:rPr>
        <w:t>int</w:t>
      </w:r>
      <w:proofErr w:type="spellEnd"/>
      <w:r w:rsidRPr="009257E1">
        <w:rPr>
          <w:rFonts w:ascii="Consolas" w:hAnsi="Consolas" w:cs="宋体"/>
          <w:b/>
          <w:bCs/>
          <w:color w:val="000000"/>
          <w:kern w:val="0"/>
          <w:sz w:val="24"/>
        </w:rPr>
        <w:t xml:space="preserve"> </w:t>
      </w:r>
      <w:proofErr w:type="spellStart"/>
      <w:r w:rsidRPr="009257E1">
        <w:rPr>
          <w:rFonts w:ascii="Consolas" w:hAnsi="Consolas" w:cs="宋体"/>
          <w:b/>
          <w:bCs/>
          <w:color w:val="001080"/>
          <w:kern w:val="0"/>
          <w:sz w:val="24"/>
        </w:rPr>
        <w:t>y_hour_</w:t>
      </w:r>
      <w:proofErr w:type="gramStart"/>
      <w:r w:rsidRPr="009257E1">
        <w:rPr>
          <w:rFonts w:ascii="Consolas" w:hAnsi="Consolas" w:cs="宋体"/>
          <w:b/>
          <w:bCs/>
          <w:color w:val="001080"/>
          <w:kern w:val="0"/>
          <w:sz w:val="24"/>
        </w:rPr>
        <w:t>array</w:t>
      </w:r>
      <w:proofErr w:type="spellEnd"/>
      <w:r w:rsidRPr="009257E1">
        <w:rPr>
          <w:rFonts w:ascii="Consolas" w:hAnsi="Consolas" w:cs="宋体"/>
          <w:b/>
          <w:bCs/>
          <w:color w:val="000000"/>
          <w:kern w:val="0"/>
          <w:sz w:val="24"/>
        </w:rPr>
        <w:t>[</w:t>
      </w:r>
      <w:proofErr w:type="gramEnd"/>
      <w:r w:rsidRPr="009257E1">
        <w:rPr>
          <w:rFonts w:ascii="Consolas" w:hAnsi="Consolas" w:cs="宋体"/>
          <w:b/>
          <w:bCs/>
          <w:color w:val="000000"/>
          <w:kern w:val="0"/>
          <w:sz w:val="24"/>
        </w:rPr>
        <w:t xml:space="preserve">] = { </w:t>
      </w:r>
      <w:r w:rsidRPr="009257E1">
        <w:rPr>
          <w:rFonts w:ascii="Consolas" w:hAnsi="Consolas" w:cs="宋体"/>
          <w:b/>
          <w:bCs/>
          <w:color w:val="09885A"/>
          <w:kern w:val="0"/>
          <w:sz w:val="24"/>
        </w:rPr>
        <w:t>65</w:t>
      </w:r>
      <w:r w:rsidRPr="009257E1">
        <w:rPr>
          <w:rFonts w:ascii="Consolas" w:hAnsi="Consolas" w:cs="宋体"/>
          <w:b/>
          <w:bCs/>
          <w:color w:val="000000"/>
          <w:kern w:val="0"/>
          <w:sz w:val="24"/>
        </w:rPr>
        <w:t xml:space="preserve">, </w:t>
      </w:r>
      <w:proofErr w:type="spellStart"/>
      <w:r w:rsidR="0028407D">
        <w:rPr>
          <w:rFonts w:ascii="Consolas" w:hAnsi="Consolas" w:cs="宋体"/>
          <w:b/>
          <w:bCs/>
          <w:color w:val="000000"/>
          <w:kern w:val="0"/>
          <w:sz w:val="24"/>
        </w:rPr>
        <w:t>y_Width</w:t>
      </w:r>
      <w:proofErr w:type="spellEnd"/>
      <w:r w:rsidRPr="009257E1">
        <w:rPr>
          <w:rFonts w:ascii="Consolas" w:hAnsi="Consolas" w:cs="宋体"/>
          <w:b/>
          <w:bCs/>
          <w:color w:val="000000"/>
          <w:kern w:val="0"/>
          <w:sz w:val="24"/>
        </w:rPr>
        <w:t xml:space="preserve">, </w:t>
      </w:r>
      <w:proofErr w:type="spellStart"/>
      <w:r w:rsidR="0028407D">
        <w:rPr>
          <w:rFonts w:ascii="Consolas" w:hAnsi="Consolas" w:cs="宋体"/>
          <w:b/>
          <w:bCs/>
          <w:color w:val="000000"/>
          <w:kern w:val="0"/>
          <w:sz w:val="24"/>
        </w:rPr>
        <w:t>y_Width</w:t>
      </w:r>
      <w:proofErr w:type="spellEnd"/>
      <w:r w:rsidRPr="009257E1">
        <w:rPr>
          <w:rFonts w:ascii="Consolas" w:hAnsi="Consolas" w:cs="宋体"/>
          <w:b/>
          <w:bCs/>
          <w:color w:val="000000"/>
          <w:kern w:val="0"/>
          <w:sz w:val="24"/>
        </w:rPr>
        <w:t xml:space="preserve"> + </w:t>
      </w:r>
      <w:r w:rsidRPr="009257E1">
        <w:rPr>
          <w:rFonts w:ascii="Consolas" w:hAnsi="Consolas" w:cs="宋体"/>
          <w:b/>
          <w:bCs/>
          <w:color w:val="09885A"/>
          <w:kern w:val="0"/>
          <w:sz w:val="24"/>
        </w:rPr>
        <w:t>10</w:t>
      </w:r>
      <w:r w:rsidRPr="009257E1">
        <w:rPr>
          <w:rFonts w:ascii="Consolas" w:hAnsi="Consolas" w:cs="宋体"/>
          <w:b/>
          <w:bCs/>
          <w:color w:val="000000"/>
          <w:kern w:val="0"/>
          <w:sz w:val="24"/>
        </w:rPr>
        <w:t xml:space="preserve">, </w:t>
      </w:r>
      <w:proofErr w:type="spellStart"/>
      <w:r w:rsidR="0028407D">
        <w:rPr>
          <w:rFonts w:ascii="Consolas" w:hAnsi="Consolas" w:cs="宋体"/>
          <w:b/>
          <w:bCs/>
          <w:color w:val="000000"/>
          <w:kern w:val="0"/>
          <w:sz w:val="24"/>
        </w:rPr>
        <w:t>y_Width</w:t>
      </w:r>
      <w:proofErr w:type="spellEnd"/>
      <w:r w:rsidRPr="009257E1">
        <w:rPr>
          <w:rFonts w:ascii="Consolas" w:hAnsi="Consolas" w:cs="宋体"/>
          <w:b/>
          <w:bCs/>
          <w:color w:val="000000"/>
          <w:kern w:val="0"/>
          <w:sz w:val="24"/>
        </w:rPr>
        <w:t xml:space="preserve"> };</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w:t>
      </w:r>
      <w:r w:rsidRPr="009257E1">
        <w:rPr>
          <w:rFonts w:ascii="Consolas" w:hAnsi="Consolas" w:cs="宋体"/>
          <w:b/>
          <w:bCs/>
          <w:color w:val="001080"/>
          <w:kern w:val="0"/>
          <w:sz w:val="24"/>
        </w:rPr>
        <w:t>G2D</w:t>
      </w:r>
      <w:r w:rsidRPr="009257E1">
        <w:rPr>
          <w:rFonts w:ascii="Consolas" w:hAnsi="Consolas" w:cs="宋体"/>
          <w:b/>
          <w:bCs/>
          <w:color w:val="000000"/>
          <w:kern w:val="0"/>
          <w:sz w:val="24"/>
        </w:rPr>
        <w:t>.</w:t>
      </w:r>
      <w:r w:rsidRPr="009257E1">
        <w:rPr>
          <w:rFonts w:ascii="Consolas" w:hAnsi="Consolas" w:cs="宋体"/>
          <w:b/>
          <w:bCs/>
          <w:color w:val="795E26"/>
          <w:kern w:val="0"/>
          <w:sz w:val="24"/>
        </w:rPr>
        <w:t>drawPolygon</w:t>
      </w:r>
      <w:r w:rsidRPr="009257E1">
        <w:rPr>
          <w:rFonts w:ascii="Consolas" w:hAnsi="Consolas" w:cs="宋体"/>
          <w:b/>
          <w:bCs/>
          <w:color w:val="000000"/>
          <w:kern w:val="0"/>
          <w:sz w:val="24"/>
        </w:rPr>
        <w:t>(</w:t>
      </w:r>
      <w:proofErr w:type="spellStart"/>
      <w:r w:rsidRPr="009257E1">
        <w:rPr>
          <w:rFonts w:ascii="Consolas" w:hAnsi="Consolas" w:cs="宋体"/>
          <w:b/>
          <w:bCs/>
          <w:color w:val="000000"/>
          <w:kern w:val="0"/>
          <w:sz w:val="24"/>
        </w:rPr>
        <w:t>x_hour_array</w:t>
      </w:r>
      <w:proofErr w:type="spellEnd"/>
      <w:r w:rsidRPr="009257E1">
        <w:rPr>
          <w:rFonts w:ascii="Consolas" w:hAnsi="Consolas" w:cs="宋体"/>
          <w:b/>
          <w:bCs/>
          <w:color w:val="000000"/>
          <w:kern w:val="0"/>
          <w:sz w:val="24"/>
        </w:rPr>
        <w:t xml:space="preserve">, </w:t>
      </w:r>
      <w:proofErr w:type="spellStart"/>
      <w:r w:rsidRPr="009257E1">
        <w:rPr>
          <w:rFonts w:ascii="Consolas" w:hAnsi="Consolas" w:cs="宋体"/>
          <w:b/>
          <w:bCs/>
          <w:color w:val="000000"/>
          <w:kern w:val="0"/>
          <w:sz w:val="24"/>
        </w:rPr>
        <w:t>y_hour_array</w:t>
      </w:r>
      <w:proofErr w:type="spellEnd"/>
      <w:r w:rsidRPr="009257E1">
        <w:rPr>
          <w:rFonts w:ascii="Consolas" w:hAnsi="Consolas" w:cs="宋体"/>
          <w:b/>
          <w:bCs/>
          <w:color w:val="000000"/>
          <w:kern w:val="0"/>
          <w:sz w:val="24"/>
        </w:rPr>
        <w:t xml:space="preserve">, </w:t>
      </w:r>
      <w:proofErr w:type="spellStart"/>
      <w:r w:rsidRPr="009257E1">
        <w:rPr>
          <w:rFonts w:ascii="Consolas" w:hAnsi="Consolas" w:cs="宋体"/>
          <w:b/>
          <w:bCs/>
          <w:color w:val="001080"/>
          <w:kern w:val="0"/>
          <w:sz w:val="24"/>
        </w:rPr>
        <w:t>x_hour_array</w:t>
      </w:r>
      <w:r w:rsidRPr="009257E1">
        <w:rPr>
          <w:rFonts w:ascii="Consolas" w:hAnsi="Consolas" w:cs="宋体"/>
          <w:b/>
          <w:bCs/>
          <w:color w:val="000000"/>
          <w:kern w:val="0"/>
          <w:sz w:val="24"/>
        </w:rPr>
        <w:t>.</w:t>
      </w:r>
      <w:r w:rsidRPr="009257E1">
        <w:rPr>
          <w:rFonts w:ascii="Consolas" w:hAnsi="Consolas" w:cs="宋体"/>
          <w:b/>
          <w:bCs/>
          <w:color w:val="001080"/>
          <w:kern w:val="0"/>
          <w:sz w:val="24"/>
        </w:rPr>
        <w:t>length</w:t>
      </w:r>
      <w:proofErr w:type="spellEnd"/>
      <w:r w:rsidRPr="009257E1">
        <w:rPr>
          <w:rFonts w:ascii="Consolas" w:hAnsi="Consolas" w:cs="宋体"/>
          <w:b/>
          <w:bCs/>
          <w:color w:val="000000"/>
          <w:kern w:val="0"/>
          <w:sz w:val="24"/>
        </w:rPr>
        <w:t>);</w:t>
      </w:r>
      <w:r w:rsidR="0009249C">
        <w:rPr>
          <w:rFonts w:ascii="Consolas" w:hAnsi="Consolas" w:cs="宋体"/>
          <w:b/>
          <w:bCs/>
          <w:color w:val="000000"/>
          <w:kern w:val="0"/>
          <w:sz w:val="24"/>
        </w:rPr>
        <w:tab/>
      </w:r>
      <w:r w:rsidR="0009249C">
        <w:rPr>
          <w:rFonts w:ascii="Consolas" w:hAnsi="Consolas" w:cs="宋体"/>
          <w:b/>
          <w:bCs/>
          <w:color w:val="000000"/>
          <w:kern w:val="0"/>
          <w:sz w:val="24"/>
        </w:rPr>
        <w:tab/>
      </w:r>
      <w:r w:rsidR="0009249C">
        <w:rPr>
          <w:rFonts w:ascii="Consolas" w:hAnsi="Consolas" w:cs="宋体"/>
          <w:b/>
          <w:bCs/>
          <w:color w:val="000000"/>
          <w:kern w:val="0"/>
          <w:sz w:val="24"/>
        </w:rPr>
        <w:tab/>
      </w:r>
      <w:r w:rsidR="0009249C">
        <w:rPr>
          <w:rFonts w:ascii="Consolas" w:hAnsi="Consolas" w:cs="宋体"/>
          <w:b/>
          <w:bCs/>
          <w:color w:val="000000"/>
          <w:kern w:val="0"/>
          <w:sz w:val="24"/>
        </w:rPr>
        <w:tab/>
      </w:r>
      <w:r w:rsidR="0009249C">
        <w:rPr>
          <w:rFonts w:ascii="Consolas" w:hAnsi="Consolas" w:cs="宋体" w:hint="eastAsia"/>
          <w:b/>
          <w:bCs/>
          <w:color w:val="000000"/>
          <w:kern w:val="0"/>
          <w:sz w:val="24"/>
        </w:rPr>
        <w:t>//</w:t>
      </w:r>
      <w:r w:rsidR="0009249C">
        <w:rPr>
          <w:rFonts w:ascii="Consolas" w:hAnsi="Consolas" w:cs="宋体" w:hint="eastAsia"/>
          <w:b/>
          <w:bCs/>
          <w:color w:val="000000"/>
          <w:kern w:val="0"/>
          <w:sz w:val="24"/>
        </w:rPr>
        <w:t>绘制时针</w:t>
      </w:r>
    </w:p>
    <w:p w:rsidR="009257E1" w:rsidRPr="000A65A9"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w:t>
      </w:r>
      <w:r w:rsidRPr="009257E1">
        <w:rPr>
          <w:rFonts w:ascii="Consolas" w:hAnsi="Consolas" w:cs="宋体"/>
          <w:b/>
          <w:bCs/>
          <w:color w:val="001080"/>
          <w:kern w:val="0"/>
          <w:sz w:val="24"/>
        </w:rPr>
        <w:t>G2D</w:t>
      </w:r>
      <w:r w:rsidRPr="009257E1">
        <w:rPr>
          <w:rFonts w:ascii="Consolas" w:hAnsi="Consolas" w:cs="宋体"/>
          <w:b/>
          <w:bCs/>
          <w:color w:val="000000"/>
          <w:kern w:val="0"/>
          <w:sz w:val="24"/>
        </w:rPr>
        <w:t>.</w:t>
      </w:r>
      <w:r w:rsidRPr="009257E1">
        <w:rPr>
          <w:rFonts w:ascii="Consolas" w:hAnsi="Consolas" w:cs="宋体"/>
          <w:b/>
          <w:bCs/>
          <w:color w:val="795E26"/>
          <w:kern w:val="0"/>
          <w:sz w:val="24"/>
        </w:rPr>
        <w:t>setTransform</w:t>
      </w:r>
      <w:r w:rsidRPr="009257E1">
        <w:rPr>
          <w:rFonts w:ascii="Consolas" w:hAnsi="Consolas" w:cs="宋体"/>
          <w:b/>
          <w:bCs/>
          <w:color w:val="000000"/>
          <w:kern w:val="0"/>
          <w:sz w:val="24"/>
        </w:rPr>
        <w:t>(old);</w:t>
      </w:r>
    </w:p>
    <w:p w:rsidR="000A65A9"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w:t>
      </w:r>
    </w:p>
    <w:p w:rsidR="009257E1" w:rsidRPr="009257E1" w:rsidRDefault="009257E1" w:rsidP="00016BCA">
      <w:pPr>
        <w:widowControl/>
        <w:shd w:val="clear" w:color="auto" w:fill="FFFFFF"/>
        <w:ind w:left="420" w:firstLine="420"/>
        <w:jc w:val="left"/>
        <w:rPr>
          <w:rFonts w:ascii="Consolas" w:hAnsi="Consolas" w:cs="宋体"/>
          <w:b/>
          <w:bCs/>
          <w:color w:val="000000"/>
          <w:kern w:val="0"/>
          <w:sz w:val="24"/>
        </w:rPr>
      </w:pPr>
      <w:r w:rsidRPr="009257E1">
        <w:rPr>
          <w:rFonts w:ascii="Consolas" w:hAnsi="Consolas" w:cs="宋体"/>
          <w:b/>
          <w:bCs/>
          <w:color w:val="267F99"/>
          <w:kern w:val="0"/>
          <w:sz w:val="24"/>
        </w:rPr>
        <w:t>double</w:t>
      </w:r>
      <w:r w:rsidRPr="009257E1">
        <w:rPr>
          <w:rFonts w:ascii="Consolas" w:hAnsi="Consolas" w:cs="宋体"/>
          <w:b/>
          <w:bCs/>
          <w:color w:val="000000"/>
          <w:kern w:val="0"/>
          <w:sz w:val="24"/>
        </w:rPr>
        <w:t xml:space="preserve"> </w:t>
      </w:r>
      <w:proofErr w:type="spellStart"/>
      <w:r w:rsidRPr="009257E1">
        <w:rPr>
          <w:rFonts w:ascii="Consolas" w:hAnsi="Consolas" w:cs="宋体"/>
          <w:b/>
          <w:bCs/>
          <w:color w:val="001080"/>
          <w:kern w:val="0"/>
          <w:sz w:val="24"/>
        </w:rPr>
        <w:t>minute_angle</w:t>
      </w:r>
      <w:proofErr w:type="spellEnd"/>
      <w:r w:rsidRPr="009257E1">
        <w:rPr>
          <w:rFonts w:ascii="Consolas" w:hAnsi="Consolas" w:cs="宋体"/>
          <w:b/>
          <w:bCs/>
          <w:color w:val="000000"/>
          <w:kern w:val="0"/>
          <w:sz w:val="24"/>
        </w:rPr>
        <w:t xml:space="preserve"> = (minute + second / </w:t>
      </w:r>
      <w:r w:rsidRPr="009257E1">
        <w:rPr>
          <w:rFonts w:ascii="Consolas" w:hAnsi="Consolas" w:cs="宋体"/>
          <w:b/>
          <w:bCs/>
          <w:color w:val="09885A"/>
          <w:kern w:val="0"/>
          <w:sz w:val="24"/>
        </w:rPr>
        <w:t>60d</w:t>
      </w:r>
      <w:r w:rsidRPr="009257E1">
        <w:rPr>
          <w:rFonts w:ascii="Consolas" w:hAnsi="Consolas" w:cs="宋体"/>
          <w:b/>
          <w:bCs/>
          <w:color w:val="000000"/>
          <w:kern w:val="0"/>
          <w:sz w:val="24"/>
        </w:rPr>
        <w:t xml:space="preserve">) * </w:t>
      </w:r>
      <w:r w:rsidRPr="009257E1">
        <w:rPr>
          <w:rFonts w:ascii="Consolas" w:hAnsi="Consolas" w:cs="宋体"/>
          <w:b/>
          <w:bCs/>
          <w:color w:val="09885A"/>
          <w:kern w:val="0"/>
          <w:sz w:val="24"/>
        </w:rPr>
        <w:t>360d</w:t>
      </w:r>
      <w:r w:rsidRPr="009257E1">
        <w:rPr>
          <w:rFonts w:ascii="Consolas" w:hAnsi="Consolas" w:cs="宋体"/>
          <w:b/>
          <w:bCs/>
          <w:color w:val="000000"/>
          <w:kern w:val="0"/>
          <w:sz w:val="24"/>
        </w:rPr>
        <w:t xml:space="preserve"> / </w:t>
      </w:r>
      <w:r w:rsidRPr="009257E1">
        <w:rPr>
          <w:rFonts w:ascii="Consolas" w:hAnsi="Consolas" w:cs="宋体"/>
          <w:b/>
          <w:bCs/>
          <w:color w:val="09885A"/>
          <w:kern w:val="0"/>
          <w:sz w:val="24"/>
        </w:rPr>
        <w:t>60d</w:t>
      </w:r>
      <w:r w:rsidRPr="009257E1">
        <w:rPr>
          <w:rFonts w:ascii="Consolas" w:hAnsi="Consolas" w:cs="宋体"/>
          <w:b/>
          <w:bCs/>
          <w:color w:val="000000"/>
          <w:kern w:val="0"/>
          <w:sz w:val="24"/>
        </w:rPr>
        <w:t>;</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w:t>
      </w:r>
      <w:r w:rsidRPr="009257E1">
        <w:rPr>
          <w:rFonts w:ascii="Consolas" w:hAnsi="Consolas" w:cs="宋体"/>
          <w:b/>
          <w:bCs/>
          <w:color w:val="001080"/>
          <w:kern w:val="0"/>
          <w:sz w:val="24"/>
        </w:rPr>
        <w:t>G2D</w:t>
      </w:r>
      <w:r w:rsidRPr="009257E1">
        <w:rPr>
          <w:rFonts w:ascii="Consolas" w:hAnsi="Consolas" w:cs="宋体"/>
          <w:b/>
          <w:bCs/>
          <w:color w:val="000000"/>
          <w:kern w:val="0"/>
          <w:sz w:val="24"/>
        </w:rPr>
        <w:t>.</w:t>
      </w:r>
      <w:r w:rsidRPr="009257E1">
        <w:rPr>
          <w:rFonts w:ascii="Consolas" w:hAnsi="Consolas" w:cs="宋体"/>
          <w:b/>
          <w:bCs/>
          <w:color w:val="795E26"/>
          <w:kern w:val="0"/>
          <w:sz w:val="24"/>
        </w:rPr>
        <w:t>rotate</w:t>
      </w:r>
      <w:r w:rsidRPr="009257E1">
        <w:rPr>
          <w:rFonts w:ascii="Consolas" w:hAnsi="Consolas" w:cs="宋体"/>
          <w:b/>
          <w:bCs/>
          <w:color w:val="000000"/>
          <w:kern w:val="0"/>
          <w:sz w:val="24"/>
        </w:rPr>
        <w:t>(</w:t>
      </w:r>
      <w:proofErr w:type="spellStart"/>
      <w:r w:rsidRPr="009257E1">
        <w:rPr>
          <w:rFonts w:ascii="Consolas" w:hAnsi="Consolas" w:cs="宋体"/>
          <w:b/>
          <w:bCs/>
          <w:color w:val="001080"/>
          <w:kern w:val="0"/>
          <w:sz w:val="24"/>
        </w:rPr>
        <w:t>Math</w:t>
      </w:r>
      <w:r w:rsidRPr="009257E1">
        <w:rPr>
          <w:rFonts w:ascii="Consolas" w:hAnsi="Consolas" w:cs="宋体"/>
          <w:b/>
          <w:bCs/>
          <w:color w:val="000000"/>
          <w:kern w:val="0"/>
          <w:sz w:val="24"/>
        </w:rPr>
        <w:t>.</w:t>
      </w:r>
      <w:r w:rsidRPr="009257E1">
        <w:rPr>
          <w:rFonts w:ascii="Consolas" w:hAnsi="Consolas" w:cs="宋体"/>
          <w:b/>
          <w:bCs/>
          <w:color w:val="795E26"/>
          <w:kern w:val="0"/>
          <w:sz w:val="24"/>
        </w:rPr>
        <w:t>toRadians</w:t>
      </w:r>
      <w:proofErr w:type="spellEnd"/>
      <w:r w:rsidRPr="009257E1">
        <w:rPr>
          <w:rFonts w:ascii="Consolas" w:hAnsi="Consolas" w:cs="宋体"/>
          <w:b/>
          <w:bCs/>
          <w:color w:val="000000"/>
          <w:kern w:val="0"/>
          <w:sz w:val="24"/>
        </w:rPr>
        <w:t>(</w:t>
      </w:r>
      <w:proofErr w:type="spellStart"/>
      <w:r w:rsidRPr="009257E1">
        <w:rPr>
          <w:rFonts w:ascii="Consolas" w:hAnsi="Consolas" w:cs="宋体"/>
          <w:b/>
          <w:bCs/>
          <w:color w:val="000000"/>
          <w:kern w:val="0"/>
          <w:sz w:val="24"/>
        </w:rPr>
        <w:t>minute_angle</w:t>
      </w:r>
      <w:proofErr w:type="spellEnd"/>
      <w:r w:rsidRPr="009257E1">
        <w:rPr>
          <w:rFonts w:ascii="Consolas" w:hAnsi="Consolas" w:cs="宋体"/>
          <w:b/>
          <w:bCs/>
          <w:color w:val="000000"/>
          <w:kern w:val="0"/>
          <w:sz w:val="24"/>
        </w:rPr>
        <w:t xml:space="preserve">), </w:t>
      </w:r>
      <w:proofErr w:type="spellStart"/>
      <w:r w:rsidR="0028407D">
        <w:rPr>
          <w:rFonts w:ascii="Consolas" w:hAnsi="Consolas" w:cs="宋体"/>
          <w:b/>
          <w:bCs/>
          <w:color w:val="000000"/>
          <w:kern w:val="0"/>
          <w:sz w:val="24"/>
        </w:rPr>
        <w:t>x_Width</w:t>
      </w:r>
      <w:proofErr w:type="spellEnd"/>
      <w:r w:rsidRPr="009257E1">
        <w:rPr>
          <w:rFonts w:ascii="Consolas" w:hAnsi="Consolas" w:cs="宋体"/>
          <w:b/>
          <w:bCs/>
          <w:color w:val="000000"/>
          <w:kern w:val="0"/>
          <w:sz w:val="24"/>
        </w:rPr>
        <w:t xml:space="preserve">, </w:t>
      </w:r>
      <w:proofErr w:type="spellStart"/>
      <w:r w:rsidR="0028407D">
        <w:rPr>
          <w:rFonts w:ascii="Consolas" w:hAnsi="Consolas" w:cs="宋体"/>
          <w:b/>
          <w:bCs/>
          <w:color w:val="000000"/>
          <w:kern w:val="0"/>
          <w:sz w:val="24"/>
        </w:rPr>
        <w:t>y_Width</w:t>
      </w:r>
      <w:proofErr w:type="spellEnd"/>
      <w:r w:rsidRPr="009257E1">
        <w:rPr>
          <w:rFonts w:ascii="Consolas" w:hAnsi="Consolas" w:cs="宋体"/>
          <w:b/>
          <w:bCs/>
          <w:color w:val="000000"/>
          <w:kern w:val="0"/>
          <w:sz w:val="24"/>
        </w:rPr>
        <w:t>);</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w:t>
      </w:r>
      <w:proofErr w:type="spellStart"/>
      <w:r w:rsidRPr="009257E1">
        <w:rPr>
          <w:rFonts w:ascii="Consolas" w:hAnsi="Consolas" w:cs="宋体"/>
          <w:b/>
          <w:bCs/>
          <w:color w:val="267F99"/>
          <w:kern w:val="0"/>
          <w:sz w:val="24"/>
        </w:rPr>
        <w:t>int</w:t>
      </w:r>
      <w:proofErr w:type="spellEnd"/>
      <w:r w:rsidRPr="009257E1">
        <w:rPr>
          <w:rFonts w:ascii="Consolas" w:hAnsi="Consolas" w:cs="宋体"/>
          <w:b/>
          <w:bCs/>
          <w:color w:val="000000"/>
          <w:kern w:val="0"/>
          <w:sz w:val="24"/>
        </w:rPr>
        <w:t xml:space="preserve"> </w:t>
      </w:r>
      <w:proofErr w:type="spellStart"/>
      <w:r w:rsidRPr="009257E1">
        <w:rPr>
          <w:rFonts w:ascii="Consolas" w:hAnsi="Consolas" w:cs="宋体"/>
          <w:b/>
          <w:bCs/>
          <w:color w:val="001080"/>
          <w:kern w:val="0"/>
          <w:sz w:val="24"/>
        </w:rPr>
        <w:t>x_minute_array</w:t>
      </w:r>
      <w:proofErr w:type="spellEnd"/>
      <w:r w:rsidRPr="009257E1">
        <w:rPr>
          <w:rFonts w:ascii="Consolas" w:hAnsi="Consolas" w:cs="宋体"/>
          <w:b/>
          <w:bCs/>
          <w:color w:val="000000"/>
          <w:kern w:val="0"/>
          <w:sz w:val="24"/>
        </w:rPr>
        <w:t xml:space="preserve">[] = { </w:t>
      </w:r>
      <w:proofErr w:type="spellStart"/>
      <w:r w:rsidR="0028407D">
        <w:rPr>
          <w:rFonts w:ascii="Consolas" w:hAnsi="Consolas" w:cs="宋体"/>
          <w:b/>
          <w:bCs/>
          <w:color w:val="000000"/>
          <w:kern w:val="0"/>
          <w:sz w:val="24"/>
        </w:rPr>
        <w:t>x_Width</w:t>
      </w:r>
      <w:proofErr w:type="spellEnd"/>
      <w:r w:rsidRPr="009257E1">
        <w:rPr>
          <w:rFonts w:ascii="Consolas" w:hAnsi="Consolas" w:cs="宋体"/>
          <w:b/>
          <w:bCs/>
          <w:color w:val="000000"/>
          <w:kern w:val="0"/>
          <w:sz w:val="24"/>
        </w:rPr>
        <w:t xml:space="preserve">, </w:t>
      </w:r>
      <w:proofErr w:type="spellStart"/>
      <w:r w:rsidR="0028407D">
        <w:rPr>
          <w:rFonts w:ascii="Consolas" w:hAnsi="Consolas" w:cs="宋体"/>
          <w:b/>
          <w:bCs/>
          <w:color w:val="000000"/>
          <w:kern w:val="0"/>
          <w:sz w:val="24"/>
        </w:rPr>
        <w:t>x_Width</w:t>
      </w:r>
      <w:proofErr w:type="spellEnd"/>
      <w:r w:rsidRPr="009257E1">
        <w:rPr>
          <w:rFonts w:ascii="Consolas" w:hAnsi="Consolas" w:cs="宋体"/>
          <w:b/>
          <w:bCs/>
          <w:color w:val="000000"/>
          <w:kern w:val="0"/>
          <w:sz w:val="24"/>
        </w:rPr>
        <w:t xml:space="preserve"> + </w:t>
      </w:r>
      <w:r w:rsidRPr="009257E1">
        <w:rPr>
          <w:rFonts w:ascii="Consolas" w:hAnsi="Consolas" w:cs="宋体"/>
          <w:b/>
          <w:bCs/>
          <w:color w:val="09885A"/>
          <w:kern w:val="0"/>
          <w:sz w:val="24"/>
        </w:rPr>
        <w:t>6</w:t>
      </w:r>
      <w:r w:rsidRPr="009257E1">
        <w:rPr>
          <w:rFonts w:ascii="Consolas" w:hAnsi="Consolas" w:cs="宋体"/>
          <w:b/>
          <w:bCs/>
          <w:color w:val="000000"/>
          <w:kern w:val="0"/>
          <w:sz w:val="24"/>
        </w:rPr>
        <w:t xml:space="preserve">, </w:t>
      </w:r>
      <w:proofErr w:type="spellStart"/>
      <w:r w:rsidR="0028407D">
        <w:rPr>
          <w:rFonts w:ascii="Consolas" w:hAnsi="Consolas" w:cs="宋体"/>
          <w:b/>
          <w:bCs/>
          <w:color w:val="000000"/>
          <w:kern w:val="0"/>
          <w:sz w:val="24"/>
        </w:rPr>
        <w:t>x_Width</w:t>
      </w:r>
      <w:proofErr w:type="spellEnd"/>
      <w:r w:rsidRPr="009257E1">
        <w:rPr>
          <w:rFonts w:ascii="Consolas" w:hAnsi="Consolas" w:cs="宋体"/>
          <w:b/>
          <w:bCs/>
          <w:color w:val="000000"/>
          <w:kern w:val="0"/>
          <w:sz w:val="24"/>
        </w:rPr>
        <w:t xml:space="preserve">, </w:t>
      </w:r>
      <w:proofErr w:type="spellStart"/>
      <w:r w:rsidR="0028407D">
        <w:rPr>
          <w:rFonts w:ascii="Consolas" w:hAnsi="Consolas" w:cs="宋体"/>
          <w:b/>
          <w:bCs/>
          <w:color w:val="000000"/>
          <w:kern w:val="0"/>
          <w:sz w:val="24"/>
        </w:rPr>
        <w:t>x_Width</w:t>
      </w:r>
      <w:proofErr w:type="spellEnd"/>
      <w:r w:rsidRPr="009257E1">
        <w:rPr>
          <w:rFonts w:ascii="Consolas" w:hAnsi="Consolas" w:cs="宋体"/>
          <w:b/>
          <w:bCs/>
          <w:color w:val="000000"/>
          <w:kern w:val="0"/>
          <w:sz w:val="24"/>
        </w:rPr>
        <w:t xml:space="preserve"> - </w:t>
      </w:r>
      <w:r w:rsidRPr="009257E1">
        <w:rPr>
          <w:rFonts w:ascii="Consolas" w:hAnsi="Consolas" w:cs="宋体"/>
          <w:b/>
          <w:bCs/>
          <w:color w:val="09885A"/>
          <w:kern w:val="0"/>
          <w:sz w:val="24"/>
        </w:rPr>
        <w:t>6</w:t>
      </w:r>
      <w:r w:rsidRPr="009257E1">
        <w:rPr>
          <w:rFonts w:ascii="Consolas" w:hAnsi="Consolas" w:cs="宋体"/>
          <w:b/>
          <w:bCs/>
          <w:color w:val="000000"/>
          <w:kern w:val="0"/>
          <w:sz w:val="24"/>
        </w:rPr>
        <w:t xml:space="preserve"> };</w:t>
      </w:r>
      <w:r w:rsidR="00D93C7F">
        <w:rPr>
          <w:rFonts w:ascii="Consolas" w:hAnsi="Consolas" w:cs="宋体"/>
          <w:b/>
          <w:bCs/>
          <w:color w:val="000000"/>
          <w:kern w:val="0"/>
          <w:sz w:val="24"/>
        </w:rPr>
        <w:tab/>
      </w:r>
      <w:r w:rsidR="00D93C7F">
        <w:rPr>
          <w:rFonts w:ascii="Consolas" w:hAnsi="Consolas" w:cs="宋体"/>
          <w:b/>
          <w:bCs/>
          <w:color w:val="000000"/>
          <w:kern w:val="0"/>
          <w:sz w:val="24"/>
        </w:rPr>
        <w:tab/>
      </w:r>
      <w:r w:rsidR="00D93C7F">
        <w:rPr>
          <w:rFonts w:ascii="Consolas" w:hAnsi="Consolas" w:cs="宋体" w:hint="eastAsia"/>
          <w:b/>
          <w:bCs/>
          <w:color w:val="000000"/>
          <w:kern w:val="0"/>
          <w:sz w:val="24"/>
        </w:rPr>
        <w:t>//</w:t>
      </w:r>
      <w:r w:rsidR="00D93C7F">
        <w:rPr>
          <w:rFonts w:ascii="Consolas" w:hAnsi="Consolas" w:cs="宋体" w:hint="eastAsia"/>
          <w:b/>
          <w:bCs/>
          <w:color w:val="000000"/>
          <w:kern w:val="0"/>
          <w:sz w:val="24"/>
        </w:rPr>
        <w:t>分针长度</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lastRenderedPageBreak/>
        <w:t>       </w:t>
      </w:r>
      <w:proofErr w:type="spellStart"/>
      <w:r w:rsidRPr="009257E1">
        <w:rPr>
          <w:rFonts w:ascii="Consolas" w:hAnsi="Consolas" w:cs="宋体"/>
          <w:b/>
          <w:bCs/>
          <w:color w:val="267F99"/>
          <w:kern w:val="0"/>
          <w:sz w:val="24"/>
        </w:rPr>
        <w:t>int</w:t>
      </w:r>
      <w:proofErr w:type="spellEnd"/>
      <w:r w:rsidRPr="009257E1">
        <w:rPr>
          <w:rFonts w:ascii="Consolas" w:hAnsi="Consolas" w:cs="宋体"/>
          <w:b/>
          <w:bCs/>
          <w:color w:val="000000"/>
          <w:kern w:val="0"/>
          <w:sz w:val="24"/>
        </w:rPr>
        <w:t xml:space="preserve"> </w:t>
      </w:r>
      <w:proofErr w:type="spellStart"/>
      <w:r w:rsidRPr="009257E1">
        <w:rPr>
          <w:rFonts w:ascii="Consolas" w:hAnsi="Consolas" w:cs="宋体"/>
          <w:b/>
          <w:bCs/>
          <w:color w:val="001080"/>
          <w:kern w:val="0"/>
          <w:sz w:val="24"/>
        </w:rPr>
        <w:t>y_minute_</w:t>
      </w:r>
      <w:proofErr w:type="gramStart"/>
      <w:r w:rsidRPr="009257E1">
        <w:rPr>
          <w:rFonts w:ascii="Consolas" w:hAnsi="Consolas" w:cs="宋体"/>
          <w:b/>
          <w:bCs/>
          <w:color w:val="001080"/>
          <w:kern w:val="0"/>
          <w:sz w:val="24"/>
        </w:rPr>
        <w:t>array</w:t>
      </w:r>
      <w:proofErr w:type="spellEnd"/>
      <w:r w:rsidRPr="009257E1">
        <w:rPr>
          <w:rFonts w:ascii="Consolas" w:hAnsi="Consolas" w:cs="宋体"/>
          <w:b/>
          <w:bCs/>
          <w:color w:val="000000"/>
          <w:kern w:val="0"/>
          <w:sz w:val="24"/>
        </w:rPr>
        <w:t>[</w:t>
      </w:r>
      <w:proofErr w:type="gramEnd"/>
      <w:r w:rsidRPr="009257E1">
        <w:rPr>
          <w:rFonts w:ascii="Consolas" w:hAnsi="Consolas" w:cs="宋体"/>
          <w:b/>
          <w:bCs/>
          <w:color w:val="000000"/>
          <w:kern w:val="0"/>
          <w:sz w:val="24"/>
        </w:rPr>
        <w:t xml:space="preserve">] = { </w:t>
      </w:r>
      <w:r w:rsidRPr="009257E1">
        <w:rPr>
          <w:rFonts w:ascii="Consolas" w:hAnsi="Consolas" w:cs="宋体"/>
          <w:b/>
          <w:bCs/>
          <w:color w:val="09885A"/>
          <w:kern w:val="0"/>
          <w:sz w:val="24"/>
        </w:rPr>
        <w:t>45</w:t>
      </w:r>
      <w:r w:rsidRPr="009257E1">
        <w:rPr>
          <w:rFonts w:ascii="Consolas" w:hAnsi="Consolas" w:cs="宋体"/>
          <w:b/>
          <w:bCs/>
          <w:color w:val="000000"/>
          <w:kern w:val="0"/>
          <w:sz w:val="24"/>
        </w:rPr>
        <w:t xml:space="preserve">, </w:t>
      </w:r>
      <w:proofErr w:type="spellStart"/>
      <w:r w:rsidR="0028407D">
        <w:rPr>
          <w:rFonts w:ascii="Consolas" w:hAnsi="Consolas" w:cs="宋体"/>
          <w:b/>
          <w:bCs/>
          <w:color w:val="000000"/>
          <w:kern w:val="0"/>
          <w:sz w:val="24"/>
        </w:rPr>
        <w:t>y_Width</w:t>
      </w:r>
      <w:proofErr w:type="spellEnd"/>
      <w:r w:rsidRPr="009257E1">
        <w:rPr>
          <w:rFonts w:ascii="Consolas" w:hAnsi="Consolas" w:cs="宋体"/>
          <w:b/>
          <w:bCs/>
          <w:color w:val="000000"/>
          <w:kern w:val="0"/>
          <w:sz w:val="24"/>
        </w:rPr>
        <w:t xml:space="preserve">, </w:t>
      </w:r>
      <w:proofErr w:type="spellStart"/>
      <w:r w:rsidR="0028407D">
        <w:rPr>
          <w:rFonts w:ascii="Consolas" w:hAnsi="Consolas" w:cs="宋体"/>
          <w:b/>
          <w:bCs/>
          <w:color w:val="000000"/>
          <w:kern w:val="0"/>
          <w:sz w:val="24"/>
        </w:rPr>
        <w:t>y_Width</w:t>
      </w:r>
      <w:proofErr w:type="spellEnd"/>
      <w:r w:rsidRPr="009257E1">
        <w:rPr>
          <w:rFonts w:ascii="Consolas" w:hAnsi="Consolas" w:cs="宋体"/>
          <w:b/>
          <w:bCs/>
          <w:color w:val="000000"/>
          <w:kern w:val="0"/>
          <w:sz w:val="24"/>
        </w:rPr>
        <w:t xml:space="preserve"> + </w:t>
      </w:r>
      <w:r w:rsidRPr="009257E1">
        <w:rPr>
          <w:rFonts w:ascii="Consolas" w:hAnsi="Consolas" w:cs="宋体"/>
          <w:b/>
          <w:bCs/>
          <w:color w:val="09885A"/>
          <w:kern w:val="0"/>
          <w:sz w:val="24"/>
        </w:rPr>
        <w:t>12</w:t>
      </w:r>
      <w:r w:rsidRPr="009257E1">
        <w:rPr>
          <w:rFonts w:ascii="Consolas" w:hAnsi="Consolas" w:cs="宋体"/>
          <w:b/>
          <w:bCs/>
          <w:color w:val="000000"/>
          <w:kern w:val="0"/>
          <w:sz w:val="24"/>
        </w:rPr>
        <w:t xml:space="preserve">, </w:t>
      </w:r>
      <w:proofErr w:type="spellStart"/>
      <w:r w:rsidR="0028407D">
        <w:rPr>
          <w:rFonts w:ascii="Consolas" w:hAnsi="Consolas" w:cs="宋体"/>
          <w:b/>
          <w:bCs/>
          <w:color w:val="000000"/>
          <w:kern w:val="0"/>
          <w:sz w:val="24"/>
        </w:rPr>
        <w:t>y_Width</w:t>
      </w:r>
      <w:proofErr w:type="spellEnd"/>
      <w:r w:rsidRPr="009257E1">
        <w:rPr>
          <w:rFonts w:ascii="Consolas" w:hAnsi="Consolas" w:cs="宋体"/>
          <w:b/>
          <w:bCs/>
          <w:color w:val="000000"/>
          <w:kern w:val="0"/>
          <w:sz w:val="24"/>
        </w:rPr>
        <w:t xml:space="preserve"> };</w:t>
      </w:r>
      <w:r w:rsidR="00D93C7F">
        <w:rPr>
          <w:rFonts w:ascii="Consolas" w:hAnsi="Consolas" w:cs="宋体"/>
          <w:b/>
          <w:bCs/>
          <w:color w:val="000000"/>
          <w:kern w:val="0"/>
          <w:sz w:val="24"/>
        </w:rPr>
        <w:t xml:space="preserve">         </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w:t>
      </w:r>
      <w:r w:rsidRPr="009257E1">
        <w:rPr>
          <w:rFonts w:ascii="Consolas" w:hAnsi="Consolas" w:cs="宋体"/>
          <w:b/>
          <w:bCs/>
          <w:color w:val="001080"/>
          <w:kern w:val="0"/>
          <w:sz w:val="24"/>
        </w:rPr>
        <w:t>G2D</w:t>
      </w:r>
      <w:r w:rsidRPr="009257E1">
        <w:rPr>
          <w:rFonts w:ascii="Consolas" w:hAnsi="Consolas" w:cs="宋体"/>
          <w:b/>
          <w:bCs/>
          <w:color w:val="000000"/>
          <w:kern w:val="0"/>
          <w:sz w:val="24"/>
        </w:rPr>
        <w:t>.</w:t>
      </w:r>
      <w:r w:rsidRPr="009257E1">
        <w:rPr>
          <w:rFonts w:ascii="Consolas" w:hAnsi="Consolas" w:cs="宋体"/>
          <w:b/>
          <w:bCs/>
          <w:color w:val="795E26"/>
          <w:kern w:val="0"/>
          <w:sz w:val="24"/>
        </w:rPr>
        <w:t>drawPolygon</w:t>
      </w:r>
      <w:r w:rsidRPr="009257E1">
        <w:rPr>
          <w:rFonts w:ascii="Consolas" w:hAnsi="Consolas" w:cs="宋体"/>
          <w:b/>
          <w:bCs/>
          <w:color w:val="000000"/>
          <w:kern w:val="0"/>
          <w:sz w:val="24"/>
        </w:rPr>
        <w:t>(</w:t>
      </w:r>
      <w:proofErr w:type="spellStart"/>
      <w:r w:rsidRPr="009257E1">
        <w:rPr>
          <w:rFonts w:ascii="Consolas" w:hAnsi="Consolas" w:cs="宋体"/>
          <w:b/>
          <w:bCs/>
          <w:color w:val="000000"/>
          <w:kern w:val="0"/>
          <w:sz w:val="24"/>
        </w:rPr>
        <w:t>x_minute_array</w:t>
      </w:r>
      <w:proofErr w:type="spellEnd"/>
      <w:r w:rsidRPr="009257E1">
        <w:rPr>
          <w:rFonts w:ascii="Consolas" w:hAnsi="Consolas" w:cs="宋体"/>
          <w:b/>
          <w:bCs/>
          <w:color w:val="000000"/>
          <w:kern w:val="0"/>
          <w:sz w:val="24"/>
        </w:rPr>
        <w:t xml:space="preserve">, </w:t>
      </w:r>
      <w:proofErr w:type="spellStart"/>
      <w:r w:rsidRPr="009257E1">
        <w:rPr>
          <w:rFonts w:ascii="Consolas" w:hAnsi="Consolas" w:cs="宋体"/>
          <w:b/>
          <w:bCs/>
          <w:color w:val="000000"/>
          <w:kern w:val="0"/>
          <w:sz w:val="24"/>
        </w:rPr>
        <w:t>y_minute_array</w:t>
      </w:r>
      <w:proofErr w:type="spellEnd"/>
      <w:r w:rsidRPr="009257E1">
        <w:rPr>
          <w:rFonts w:ascii="Consolas" w:hAnsi="Consolas" w:cs="宋体"/>
          <w:b/>
          <w:bCs/>
          <w:color w:val="000000"/>
          <w:kern w:val="0"/>
          <w:sz w:val="24"/>
        </w:rPr>
        <w:t xml:space="preserve">, </w:t>
      </w:r>
      <w:proofErr w:type="spellStart"/>
      <w:r w:rsidRPr="009257E1">
        <w:rPr>
          <w:rFonts w:ascii="Consolas" w:hAnsi="Consolas" w:cs="宋体"/>
          <w:b/>
          <w:bCs/>
          <w:color w:val="001080"/>
          <w:kern w:val="0"/>
          <w:sz w:val="24"/>
        </w:rPr>
        <w:t>x_minute_array</w:t>
      </w:r>
      <w:r w:rsidRPr="009257E1">
        <w:rPr>
          <w:rFonts w:ascii="Consolas" w:hAnsi="Consolas" w:cs="宋体"/>
          <w:b/>
          <w:bCs/>
          <w:color w:val="000000"/>
          <w:kern w:val="0"/>
          <w:sz w:val="24"/>
        </w:rPr>
        <w:t>.</w:t>
      </w:r>
      <w:r w:rsidRPr="009257E1">
        <w:rPr>
          <w:rFonts w:ascii="Consolas" w:hAnsi="Consolas" w:cs="宋体"/>
          <w:b/>
          <w:bCs/>
          <w:color w:val="001080"/>
          <w:kern w:val="0"/>
          <w:sz w:val="24"/>
        </w:rPr>
        <w:t>length</w:t>
      </w:r>
      <w:proofErr w:type="spellEnd"/>
      <w:r w:rsidRPr="009257E1">
        <w:rPr>
          <w:rFonts w:ascii="Consolas" w:hAnsi="Consolas" w:cs="宋体"/>
          <w:b/>
          <w:bCs/>
          <w:color w:val="000000"/>
          <w:kern w:val="0"/>
          <w:sz w:val="24"/>
        </w:rPr>
        <w:t>);</w:t>
      </w:r>
      <w:r w:rsidR="0009249C">
        <w:rPr>
          <w:rFonts w:ascii="Consolas" w:hAnsi="Consolas" w:cs="宋体"/>
          <w:b/>
          <w:bCs/>
          <w:color w:val="000000"/>
          <w:kern w:val="0"/>
          <w:sz w:val="24"/>
        </w:rPr>
        <w:tab/>
      </w:r>
      <w:r w:rsidR="0009249C">
        <w:rPr>
          <w:rFonts w:ascii="Consolas" w:hAnsi="Consolas" w:cs="宋体"/>
          <w:b/>
          <w:bCs/>
          <w:color w:val="000000"/>
          <w:kern w:val="0"/>
          <w:sz w:val="24"/>
        </w:rPr>
        <w:tab/>
      </w:r>
      <w:r w:rsidR="0009249C">
        <w:rPr>
          <w:rFonts w:ascii="Consolas" w:hAnsi="Consolas" w:cs="宋体"/>
          <w:b/>
          <w:bCs/>
          <w:color w:val="000000"/>
          <w:kern w:val="0"/>
          <w:sz w:val="24"/>
        </w:rPr>
        <w:tab/>
      </w:r>
      <w:r w:rsidR="0009249C">
        <w:rPr>
          <w:rFonts w:ascii="Consolas" w:hAnsi="Consolas" w:cs="宋体" w:hint="eastAsia"/>
          <w:b/>
          <w:bCs/>
          <w:color w:val="000000"/>
          <w:kern w:val="0"/>
          <w:sz w:val="24"/>
        </w:rPr>
        <w:t>//</w:t>
      </w:r>
      <w:r w:rsidR="0009249C">
        <w:rPr>
          <w:rFonts w:ascii="Consolas" w:hAnsi="Consolas" w:cs="宋体" w:hint="eastAsia"/>
          <w:b/>
          <w:bCs/>
          <w:color w:val="000000"/>
          <w:kern w:val="0"/>
          <w:sz w:val="24"/>
        </w:rPr>
        <w:t>绘制分针</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w:t>
      </w:r>
      <w:r w:rsidRPr="009257E1">
        <w:rPr>
          <w:rFonts w:ascii="Consolas" w:hAnsi="Consolas" w:cs="宋体"/>
          <w:b/>
          <w:bCs/>
          <w:color w:val="001080"/>
          <w:kern w:val="0"/>
          <w:sz w:val="24"/>
        </w:rPr>
        <w:t>G2D</w:t>
      </w:r>
      <w:r w:rsidRPr="009257E1">
        <w:rPr>
          <w:rFonts w:ascii="Consolas" w:hAnsi="Consolas" w:cs="宋体"/>
          <w:b/>
          <w:bCs/>
          <w:color w:val="000000"/>
          <w:kern w:val="0"/>
          <w:sz w:val="24"/>
        </w:rPr>
        <w:t>.</w:t>
      </w:r>
      <w:r w:rsidRPr="009257E1">
        <w:rPr>
          <w:rFonts w:ascii="Consolas" w:hAnsi="Consolas" w:cs="宋体"/>
          <w:b/>
          <w:bCs/>
          <w:color w:val="795E26"/>
          <w:kern w:val="0"/>
          <w:sz w:val="24"/>
        </w:rPr>
        <w:t>setTransform</w:t>
      </w:r>
      <w:r w:rsidRPr="009257E1">
        <w:rPr>
          <w:rFonts w:ascii="Consolas" w:hAnsi="Consolas" w:cs="宋体"/>
          <w:b/>
          <w:bCs/>
          <w:color w:val="000000"/>
          <w:kern w:val="0"/>
          <w:sz w:val="24"/>
        </w:rPr>
        <w:t>(old);</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w:t>
      </w:r>
      <w:proofErr w:type="spellStart"/>
      <w:proofErr w:type="gramStart"/>
      <w:r w:rsidRPr="009257E1">
        <w:rPr>
          <w:rFonts w:ascii="Consolas" w:hAnsi="Consolas" w:cs="宋体"/>
          <w:b/>
          <w:bCs/>
          <w:color w:val="795E26"/>
          <w:kern w:val="0"/>
          <w:sz w:val="24"/>
        </w:rPr>
        <w:t>NiceClock</w:t>
      </w:r>
      <w:proofErr w:type="spellEnd"/>
      <w:r w:rsidRPr="009257E1">
        <w:rPr>
          <w:rFonts w:ascii="Consolas" w:hAnsi="Consolas" w:cs="宋体"/>
          <w:b/>
          <w:bCs/>
          <w:color w:val="000000"/>
          <w:kern w:val="0"/>
          <w:sz w:val="24"/>
        </w:rPr>
        <w:t>(</w:t>
      </w:r>
      <w:proofErr w:type="spellStart"/>
      <w:proofErr w:type="gramEnd"/>
      <w:r w:rsidRPr="009257E1">
        <w:rPr>
          <w:rFonts w:ascii="Consolas" w:hAnsi="Consolas" w:cs="宋体"/>
          <w:b/>
          <w:bCs/>
          <w:color w:val="267F99"/>
          <w:kern w:val="0"/>
          <w:sz w:val="24"/>
        </w:rPr>
        <w:t>ImageIcon</w:t>
      </w:r>
      <w:proofErr w:type="spellEnd"/>
      <w:r w:rsidRPr="009257E1">
        <w:rPr>
          <w:rFonts w:ascii="Consolas" w:hAnsi="Consolas" w:cs="宋体"/>
          <w:b/>
          <w:bCs/>
          <w:color w:val="000000"/>
          <w:kern w:val="0"/>
          <w:sz w:val="24"/>
        </w:rPr>
        <w:t xml:space="preserve"> </w:t>
      </w:r>
      <w:r w:rsidRPr="009257E1">
        <w:rPr>
          <w:rFonts w:ascii="Consolas" w:hAnsi="Consolas" w:cs="宋体"/>
          <w:b/>
          <w:bCs/>
          <w:color w:val="001080"/>
          <w:kern w:val="0"/>
          <w:sz w:val="24"/>
        </w:rPr>
        <w:t>I</w:t>
      </w:r>
      <w:r w:rsidRPr="009257E1">
        <w:rPr>
          <w:rFonts w:ascii="Consolas" w:hAnsi="Consolas" w:cs="宋体"/>
          <w:b/>
          <w:bCs/>
          <w:color w:val="000000"/>
          <w:kern w:val="0"/>
          <w:sz w:val="24"/>
        </w:rPr>
        <w:t>){</w:t>
      </w:r>
    </w:p>
    <w:p w:rsidR="009257E1" w:rsidRPr="009257E1" w:rsidRDefault="009257E1" w:rsidP="00016BCA">
      <w:pPr>
        <w:widowControl/>
        <w:shd w:val="clear" w:color="auto" w:fill="FFFFFF"/>
        <w:jc w:val="left"/>
        <w:rPr>
          <w:rFonts w:ascii="Consolas" w:hAnsi="Consolas" w:cs="宋体"/>
          <w:b/>
          <w:bCs/>
          <w:color w:val="000000"/>
          <w:kern w:val="0"/>
          <w:sz w:val="24"/>
        </w:rPr>
      </w:pPr>
      <w:r w:rsidRPr="009257E1">
        <w:rPr>
          <w:rFonts w:ascii="Consolas" w:hAnsi="Consolas" w:cs="宋体"/>
          <w:b/>
          <w:bCs/>
          <w:color w:val="000000"/>
          <w:kern w:val="0"/>
          <w:sz w:val="24"/>
        </w:rPr>
        <w:t>       </w:t>
      </w:r>
      <w:proofErr w:type="spellStart"/>
      <w:r w:rsidRPr="009257E1">
        <w:rPr>
          <w:rFonts w:ascii="Consolas" w:hAnsi="Consolas" w:cs="宋体"/>
          <w:b/>
          <w:bCs/>
          <w:color w:val="0000FF"/>
          <w:kern w:val="0"/>
          <w:sz w:val="24"/>
        </w:rPr>
        <w:t>this</w:t>
      </w:r>
      <w:r w:rsidRPr="009257E1">
        <w:rPr>
          <w:rFonts w:ascii="Consolas" w:hAnsi="Consolas" w:cs="宋体"/>
          <w:b/>
          <w:bCs/>
          <w:color w:val="000000"/>
          <w:kern w:val="0"/>
          <w:sz w:val="24"/>
        </w:rPr>
        <w:t>.</w:t>
      </w:r>
      <w:r w:rsidRPr="009257E1">
        <w:rPr>
          <w:rFonts w:ascii="Consolas" w:hAnsi="Consolas" w:cs="宋体"/>
          <w:b/>
          <w:bCs/>
          <w:color w:val="001080"/>
          <w:kern w:val="0"/>
          <w:sz w:val="24"/>
        </w:rPr>
        <w:t>I</w:t>
      </w:r>
      <w:proofErr w:type="spellEnd"/>
      <w:r w:rsidRPr="009257E1">
        <w:rPr>
          <w:rFonts w:ascii="Consolas" w:hAnsi="Consolas" w:cs="宋体"/>
          <w:b/>
          <w:bCs/>
          <w:color w:val="000000"/>
          <w:kern w:val="0"/>
          <w:sz w:val="24"/>
        </w:rPr>
        <w:t xml:space="preserve"> = I;</w:t>
      </w:r>
      <w:r w:rsidR="00D93C7F">
        <w:rPr>
          <w:rFonts w:ascii="Consolas" w:hAnsi="Consolas" w:cs="宋体"/>
          <w:b/>
          <w:bCs/>
          <w:color w:val="000000"/>
          <w:kern w:val="0"/>
          <w:sz w:val="24"/>
        </w:rPr>
        <w:t xml:space="preserve">           </w:t>
      </w:r>
      <w:r w:rsidR="00D93C7F">
        <w:rPr>
          <w:rFonts w:ascii="Consolas" w:hAnsi="Consolas" w:cs="宋体" w:hint="eastAsia"/>
          <w:b/>
          <w:bCs/>
          <w:color w:val="000000"/>
          <w:kern w:val="0"/>
          <w:sz w:val="24"/>
        </w:rPr>
        <w:t>//</w:t>
      </w:r>
      <w:r w:rsidR="00D93C7F">
        <w:rPr>
          <w:rFonts w:ascii="Consolas" w:hAnsi="Consolas" w:cs="宋体" w:hint="eastAsia"/>
          <w:b/>
          <w:bCs/>
          <w:color w:val="000000"/>
          <w:kern w:val="0"/>
          <w:sz w:val="24"/>
        </w:rPr>
        <w:t>接收背景图片</w:t>
      </w:r>
    </w:p>
    <w:p w:rsidR="000A65A9" w:rsidRPr="009257E1" w:rsidRDefault="00D93C7F" w:rsidP="00016BCA">
      <w:pPr>
        <w:widowControl/>
        <w:shd w:val="clear" w:color="auto" w:fill="FFFFFF"/>
        <w:jc w:val="left"/>
        <w:rPr>
          <w:rFonts w:ascii="Consolas" w:hAnsi="Consolas" w:cs="宋体"/>
          <w:b/>
          <w:bCs/>
          <w:color w:val="000000"/>
          <w:kern w:val="0"/>
          <w:sz w:val="24"/>
        </w:rPr>
      </w:pPr>
      <w:r>
        <w:rPr>
          <w:rFonts w:ascii="Consolas" w:hAnsi="Consolas" w:cs="宋体"/>
          <w:b/>
          <w:bCs/>
          <w:color w:val="000000"/>
          <w:kern w:val="0"/>
          <w:sz w:val="24"/>
        </w:rPr>
        <w:t>   </w:t>
      </w:r>
      <w:r w:rsidR="009257E1" w:rsidRPr="009257E1">
        <w:rPr>
          <w:rFonts w:ascii="Consolas" w:hAnsi="Consolas" w:cs="宋体"/>
          <w:b/>
          <w:bCs/>
          <w:color w:val="000000"/>
          <w:kern w:val="0"/>
          <w:sz w:val="24"/>
        </w:rPr>
        <w:t>}</w:t>
      </w:r>
    </w:p>
    <w:p w:rsidR="007D768B" w:rsidRPr="009550E5" w:rsidRDefault="007D768B" w:rsidP="007D768B">
      <w:pPr>
        <w:pStyle w:val="af0"/>
        <w:jc w:val="left"/>
        <w:rPr>
          <w:rFonts w:ascii="黑体" w:eastAsia="黑体" w:hAnsi="黑体"/>
          <w:b w:val="0"/>
          <w:color w:val="0000FF"/>
          <w:sz w:val="28"/>
          <w:szCs w:val="28"/>
        </w:rPr>
      </w:pPr>
      <w:bookmarkStart w:id="29" w:name="_Toc11766703"/>
      <w:r>
        <w:rPr>
          <w:rFonts w:ascii="黑体" w:eastAsia="黑体" w:hAnsi="黑体" w:hint="eastAsia"/>
          <w:b w:val="0"/>
          <w:sz w:val="28"/>
          <w:szCs w:val="28"/>
        </w:rPr>
        <w:t>5.4</w:t>
      </w:r>
      <w:r>
        <w:rPr>
          <w:rFonts w:ascii="黑体" w:eastAsia="黑体" w:hAnsi="黑体"/>
          <w:b w:val="0"/>
          <w:sz w:val="28"/>
          <w:szCs w:val="28"/>
        </w:rPr>
        <w:t xml:space="preserve"> </w:t>
      </w:r>
      <w:proofErr w:type="spellStart"/>
      <w:r w:rsidRPr="009550E5">
        <w:rPr>
          <w:rFonts w:ascii="黑体" w:eastAsia="黑体" w:hAnsi="黑体"/>
          <w:b w:val="0"/>
          <w:sz w:val="28"/>
          <w:szCs w:val="28"/>
        </w:rPr>
        <w:t>Nice</w:t>
      </w:r>
      <w:r>
        <w:rPr>
          <w:rFonts w:ascii="黑体" w:eastAsia="黑体" w:hAnsi="黑体" w:hint="eastAsia"/>
          <w:b w:val="0"/>
          <w:sz w:val="28"/>
          <w:szCs w:val="28"/>
        </w:rPr>
        <w:t>Menubar</w:t>
      </w:r>
      <w:proofErr w:type="spellEnd"/>
      <w:r>
        <w:rPr>
          <w:rFonts w:ascii="黑体" w:eastAsia="黑体" w:hAnsi="黑体" w:hint="eastAsia"/>
          <w:b w:val="0"/>
          <w:sz w:val="28"/>
          <w:szCs w:val="28"/>
        </w:rPr>
        <w:t>类</w:t>
      </w:r>
      <w:bookmarkEnd w:id="29"/>
    </w:p>
    <w:p w:rsidR="009257E1" w:rsidRDefault="000A65A9">
      <w:pPr>
        <w:spacing w:line="360" w:lineRule="auto"/>
        <w:ind w:firstLineChars="200" w:firstLine="420"/>
        <w:rPr>
          <w:rFonts w:ascii="宋体" w:hAnsi="宋体"/>
          <w:sz w:val="24"/>
        </w:rPr>
      </w:pPr>
      <w:r>
        <w:rPr>
          <w:noProof/>
        </w:rPr>
        <w:drawing>
          <wp:anchor distT="0" distB="0" distL="114300" distR="114300" simplePos="0" relativeHeight="251656192" behindDoc="1" locked="0" layoutInCell="1" allowOverlap="1" wp14:anchorId="104CE427" wp14:editId="70D956F3">
            <wp:simplePos x="0" y="0"/>
            <wp:positionH relativeFrom="column">
              <wp:posOffset>328346</wp:posOffset>
            </wp:positionH>
            <wp:positionV relativeFrom="paragraph">
              <wp:posOffset>69240</wp:posOffset>
            </wp:positionV>
            <wp:extent cx="5543550" cy="2637155"/>
            <wp:effectExtent l="0" t="0" r="0" b="0"/>
            <wp:wrapNone/>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3550" cy="2637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57E1" w:rsidRDefault="009257E1">
      <w:pPr>
        <w:spacing w:line="360" w:lineRule="auto"/>
        <w:ind w:firstLineChars="200" w:firstLine="480"/>
        <w:rPr>
          <w:rFonts w:ascii="宋体" w:hAnsi="宋体"/>
          <w:sz w:val="24"/>
        </w:rPr>
      </w:pPr>
    </w:p>
    <w:p w:rsidR="009257E1" w:rsidRDefault="009257E1">
      <w:pPr>
        <w:spacing w:line="360" w:lineRule="auto"/>
        <w:ind w:firstLineChars="200" w:firstLine="480"/>
        <w:rPr>
          <w:rFonts w:ascii="宋体" w:hAnsi="宋体"/>
          <w:sz w:val="24"/>
        </w:rPr>
      </w:pPr>
    </w:p>
    <w:p w:rsidR="009257E1" w:rsidRDefault="009257E1">
      <w:pPr>
        <w:spacing w:line="360" w:lineRule="auto"/>
        <w:ind w:firstLineChars="200" w:firstLine="480"/>
        <w:rPr>
          <w:rFonts w:ascii="宋体" w:hAnsi="宋体"/>
          <w:sz w:val="24"/>
        </w:rPr>
      </w:pPr>
    </w:p>
    <w:p w:rsidR="009257E1" w:rsidRDefault="009257E1">
      <w:pPr>
        <w:spacing w:line="360" w:lineRule="auto"/>
        <w:ind w:firstLineChars="200" w:firstLine="480"/>
        <w:rPr>
          <w:rFonts w:ascii="宋体" w:hAnsi="宋体"/>
          <w:sz w:val="24"/>
        </w:rPr>
      </w:pPr>
    </w:p>
    <w:p w:rsidR="009257E1" w:rsidRDefault="009257E1">
      <w:pPr>
        <w:spacing w:line="360" w:lineRule="auto"/>
        <w:ind w:firstLineChars="200" w:firstLine="480"/>
        <w:rPr>
          <w:rFonts w:ascii="宋体" w:hAnsi="宋体"/>
          <w:sz w:val="24"/>
        </w:rPr>
      </w:pPr>
    </w:p>
    <w:p w:rsidR="009257E1" w:rsidRDefault="009257E1">
      <w:pPr>
        <w:spacing w:line="360" w:lineRule="auto"/>
        <w:ind w:firstLineChars="200" w:firstLine="480"/>
        <w:rPr>
          <w:rFonts w:ascii="宋体" w:hAnsi="宋体"/>
          <w:sz w:val="24"/>
        </w:rPr>
      </w:pPr>
    </w:p>
    <w:p w:rsidR="009257E1" w:rsidRDefault="009257E1">
      <w:pPr>
        <w:spacing w:line="360" w:lineRule="auto"/>
        <w:ind w:firstLineChars="200" w:firstLine="480"/>
        <w:rPr>
          <w:rFonts w:ascii="宋体" w:hAnsi="宋体"/>
          <w:sz w:val="24"/>
        </w:rPr>
      </w:pPr>
    </w:p>
    <w:p w:rsidR="000A65A9" w:rsidRDefault="000A65A9" w:rsidP="0012529F">
      <w:pPr>
        <w:spacing w:line="360" w:lineRule="auto"/>
        <w:ind w:firstLineChars="200" w:firstLine="420"/>
        <w:jc w:val="center"/>
        <w:rPr>
          <w:rFonts w:ascii="宋体" w:hAnsi="宋体"/>
          <w:color w:val="000000"/>
        </w:rPr>
      </w:pPr>
    </w:p>
    <w:p w:rsidR="0012529F" w:rsidRPr="0012529F" w:rsidRDefault="0012529F" w:rsidP="0012529F">
      <w:pPr>
        <w:spacing w:line="360" w:lineRule="auto"/>
        <w:ind w:firstLineChars="200" w:firstLine="420"/>
        <w:jc w:val="center"/>
        <w:rPr>
          <w:rFonts w:ascii="宋体" w:hAnsi="宋体"/>
          <w:color w:val="000000"/>
        </w:rPr>
      </w:pPr>
      <w:r w:rsidRPr="0012529F">
        <w:rPr>
          <w:rFonts w:ascii="宋体" w:hAnsi="宋体" w:hint="eastAsia"/>
          <w:color w:val="000000"/>
        </w:rPr>
        <w:t>图5.</w:t>
      </w:r>
      <w:r>
        <w:rPr>
          <w:rFonts w:ascii="宋体" w:hAnsi="宋体" w:hint="eastAsia"/>
          <w:color w:val="000000"/>
        </w:rPr>
        <w:t>4</w:t>
      </w:r>
      <w:r w:rsidRPr="0012529F">
        <w:rPr>
          <w:rFonts w:ascii="宋体" w:hAnsi="宋体"/>
          <w:color w:val="000000"/>
        </w:rPr>
        <w:t xml:space="preserve"> </w:t>
      </w:r>
      <w:proofErr w:type="spellStart"/>
      <w:r w:rsidRPr="0012529F">
        <w:rPr>
          <w:rFonts w:ascii="宋体" w:hAnsi="宋体" w:hint="eastAsia"/>
          <w:color w:val="000000"/>
        </w:rPr>
        <w:t>Nice</w:t>
      </w:r>
      <w:r>
        <w:rPr>
          <w:rFonts w:ascii="宋体" w:hAnsi="宋体" w:hint="eastAsia"/>
          <w:color w:val="000000"/>
        </w:rPr>
        <w:t>Menubar</w:t>
      </w:r>
      <w:proofErr w:type="spellEnd"/>
      <w:r w:rsidRPr="0012529F">
        <w:rPr>
          <w:rFonts w:ascii="宋体" w:hAnsi="宋体"/>
          <w:color w:val="000000"/>
        </w:rPr>
        <w:t xml:space="preserve"> </w:t>
      </w:r>
      <w:r w:rsidRPr="0012529F">
        <w:rPr>
          <w:rFonts w:ascii="宋体" w:hAnsi="宋体" w:hint="eastAsia"/>
          <w:color w:val="000000"/>
        </w:rPr>
        <w:t>UML图</w:t>
      </w:r>
    </w:p>
    <w:p w:rsidR="000A65A9" w:rsidRPr="0009249C" w:rsidRDefault="0009249C" w:rsidP="0009249C">
      <w:pPr>
        <w:widowControl/>
        <w:shd w:val="clear" w:color="auto" w:fill="FFFFFF"/>
        <w:spacing w:line="360" w:lineRule="atLeast"/>
        <w:ind w:firstLine="420"/>
        <w:jc w:val="left"/>
        <w:rPr>
          <w:rFonts w:ascii="宋体" w:hAnsi="宋体" w:cs="宋体"/>
          <w:bCs/>
          <w:color w:val="000000"/>
          <w:kern w:val="0"/>
          <w:sz w:val="24"/>
        </w:rPr>
      </w:pPr>
      <w:proofErr w:type="spellStart"/>
      <w:r w:rsidRPr="0009249C">
        <w:rPr>
          <w:rFonts w:ascii="宋体" w:hAnsi="宋体" w:cs="宋体" w:hint="eastAsia"/>
          <w:bCs/>
          <w:color w:val="000000"/>
          <w:kern w:val="0"/>
          <w:sz w:val="24"/>
        </w:rPr>
        <w:t>NiceMenubar</w:t>
      </w:r>
      <w:proofErr w:type="spellEnd"/>
      <w:r w:rsidRPr="0009249C">
        <w:rPr>
          <w:rFonts w:ascii="宋体" w:hAnsi="宋体" w:cs="宋体" w:hint="eastAsia"/>
          <w:bCs/>
          <w:color w:val="000000"/>
          <w:kern w:val="0"/>
          <w:sz w:val="24"/>
        </w:rPr>
        <w:t>类，负责控制万年历所有的功能。起到承上启下的关键作用。</w:t>
      </w:r>
      <w:proofErr w:type="spellStart"/>
      <w:r w:rsidRPr="0009249C">
        <w:rPr>
          <w:rFonts w:ascii="宋体" w:hAnsi="宋体" w:cs="宋体" w:hint="eastAsia"/>
          <w:bCs/>
          <w:color w:val="000000"/>
          <w:kern w:val="0"/>
          <w:sz w:val="24"/>
        </w:rPr>
        <w:t>changeSkin</w:t>
      </w:r>
      <w:proofErr w:type="spellEnd"/>
      <w:r w:rsidRPr="0009249C">
        <w:rPr>
          <w:rFonts w:ascii="宋体" w:hAnsi="宋体" w:cs="宋体" w:hint="eastAsia"/>
          <w:bCs/>
          <w:color w:val="000000"/>
          <w:kern w:val="0"/>
          <w:sz w:val="24"/>
        </w:rPr>
        <w:t>方法通过设置各个按钮、标签的背景颜色完成换肤功能。</w:t>
      </w:r>
      <w:r>
        <w:rPr>
          <w:rFonts w:ascii="宋体" w:hAnsi="宋体" w:cs="宋体" w:hint="eastAsia"/>
          <w:bCs/>
          <w:color w:val="000000"/>
          <w:kern w:val="0"/>
          <w:sz w:val="24"/>
        </w:rPr>
        <w:t>其中，</w:t>
      </w:r>
      <w:r w:rsidR="00AB7DDE">
        <w:rPr>
          <w:rFonts w:ascii="宋体" w:hAnsi="宋体" w:cs="宋体" w:hint="eastAsia"/>
          <w:bCs/>
          <w:color w:val="000000"/>
          <w:kern w:val="0"/>
          <w:sz w:val="24"/>
        </w:rPr>
        <w:t>日历中的42个按钮用for循环遍历设置。</w:t>
      </w:r>
    </w:p>
    <w:p w:rsidR="0028407D" w:rsidRPr="0028407D" w:rsidRDefault="0028407D" w:rsidP="000D2DB4">
      <w:pPr>
        <w:widowControl/>
        <w:shd w:val="clear" w:color="auto" w:fill="FFFFFF"/>
        <w:jc w:val="left"/>
        <w:rPr>
          <w:rFonts w:ascii="Consolas" w:hAnsi="Consolas" w:cs="宋体"/>
          <w:b/>
          <w:bCs/>
          <w:color w:val="000000"/>
          <w:kern w:val="0"/>
          <w:sz w:val="24"/>
        </w:rPr>
      </w:pPr>
      <w:r w:rsidRPr="0028407D">
        <w:rPr>
          <w:rFonts w:ascii="Consolas" w:hAnsi="Consolas" w:cs="宋体"/>
          <w:b/>
          <w:bCs/>
          <w:color w:val="000000"/>
          <w:kern w:val="0"/>
          <w:sz w:val="24"/>
        </w:rPr>
        <w:t xml:space="preserve">    </w:t>
      </w:r>
      <w:r w:rsidRPr="0028407D">
        <w:rPr>
          <w:rFonts w:ascii="Consolas" w:hAnsi="Consolas" w:cs="宋体"/>
          <w:b/>
          <w:bCs/>
          <w:color w:val="0000FF"/>
          <w:kern w:val="0"/>
          <w:sz w:val="24"/>
        </w:rPr>
        <w:t>public</w:t>
      </w:r>
      <w:r w:rsidRPr="0028407D">
        <w:rPr>
          <w:rFonts w:ascii="Consolas" w:hAnsi="Consolas" w:cs="宋体"/>
          <w:b/>
          <w:bCs/>
          <w:color w:val="000000"/>
          <w:kern w:val="0"/>
          <w:sz w:val="24"/>
        </w:rPr>
        <w:t xml:space="preserve"> </w:t>
      </w:r>
      <w:r w:rsidRPr="0028407D">
        <w:rPr>
          <w:rFonts w:ascii="Consolas" w:hAnsi="Consolas" w:cs="宋体"/>
          <w:b/>
          <w:bCs/>
          <w:color w:val="267F99"/>
          <w:kern w:val="0"/>
          <w:sz w:val="24"/>
        </w:rPr>
        <w:t>void</w:t>
      </w:r>
      <w:r w:rsidRPr="0028407D">
        <w:rPr>
          <w:rFonts w:ascii="Consolas" w:hAnsi="Consolas" w:cs="宋体"/>
          <w:b/>
          <w:bCs/>
          <w:color w:val="000000"/>
          <w:kern w:val="0"/>
          <w:sz w:val="24"/>
        </w:rPr>
        <w:t xml:space="preserve"> </w:t>
      </w:r>
      <w:proofErr w:type="spellStart"/>
      <w:proofErr w:type="gramStart"/>
      <w:r w:rsidRPr="0028407D">
        <w:rPr>
          <w:rFonts w:ascii="Consolas" w:hAnsi="Consolas" w:cs="宋体"/>
          <w:b/>
          <w:bCs/>
          <w:color w:val="795E26"/>
          <w:kern w:val="0"/>
          <w:sz w:val="24"/>
        </w:rPr>
        <w:t>changeSkin</w:t>
      </w:r>
      <w:proofErr w:type="spellEnd"/>
      <w:r w:rsidRPr="0028407D">
        <w:rPr>
          <w:rFonts w:ascii="Consolas" w:hAnsi="Consolas" w:cs="宋体"/>
          <w:b/>
          <w:bCs/>
          <w:color w:val="000000"/>
          <w:kern w:val="0"/>
          <w:sz w:val="24"/>
        </w:rPr>
        <w:t>(</w:t>
      </w:r>
      <w:proofErr w:type="gramEnd"/>
      <w:r w:rsidRPr="0028407D">
        <w:rPr>
          <w:rFonts w:ascii="Consolas" w:hAnsi="Consolas" w:cs="宋体"/>
          <w:b/>
          <w:bCs/>
          <w:color w:val="267F99"/>
          <w:kern w:val="0"/>
          <w:sz w:val="24"/>
        </w:rPr>
        <w:t>Color</w:t>
      </w:r>
      <w:r w:rsidRPr="0028407D">
        <w:rPr>
          <w:rFonts w:ascii="Consolas" w:hAnsi="Consolas" w:cs="宋体"/>
          <w:b/>
          <w:bCs/>
          <w:color w:val="000000"/>
          <w:kern w:val="0"/>
          <w:sz w:val="24"/>
        </w:rPr>
        <w:t xml:space="preserve"> </w:t>
      </w:r>
      <w:r w:rsidRPr="0028407D">
        <w:rPr>
          <w:rFonts w:ascii="Consolas" w:hAnsi="Consolas" w:cs="宋体"/>
          <w:b/>
          <w:bCs/>
          <w:color w:val="001080"/>
          <w:kern w:val="0"/>
          <w:sz w:val="24"/>
        </w:rPr>
        <w:t>C</w:t>
      </w:r>
      <w:r w:rsidRPr="0028407D">
        <w:rPr>
          <w:rFonts w:ascii="Consolas" w:hAnsi="Consolas" w:cs="宋体"/>
          <w:b/>
          <w:bCs/>
          <w:color w:val="000000"/>
          <w:kern w:val="0"/>
          <w:sz w:val="24"/>
        </w:rPr>
        <w:t xml:space="preserve">){ </w:t>
      </w:r>
      <w:r w:rsidRPr="0028407D">
        <w:rPr>
          <w:rFonts w:ascii="Consolas" w:hAnsi="Consolas" w:cs="宋体"/>
          <w:b/>
          <w:bCs/>
          <w:color w:val="008000"/>
          <w:kern w:val="0"/>
          <w:sz w:val="24"/>
        </w:rPr>
        <w:t>//set all kinds of background</w:t>
      </w:r>
    </w:p>
    <w:p w:rsidR="0028407D" w:rsidRPr="0028407D" w:rsidRDefault="0028407D" w:rsidP="000D2DB4">
      <w:pPr>
        <w:widowControl/>
        <w:shd w:val="clear" w:color="auto" w:fill="FFFFFF"/>
        <w:jc w:val="left"/>
        <w:rPr>
          <w:rFonts w:ascii="Consolas" w:hAnsi="Consolas" w:cs="宋体"/>
          <w:b/>
          <w:bCs/>
          <w:color w:val="000000"/>
          <w:kern w:val="0"/>
          <w:sz w:val="24"/>
        </w:rPr>
      </w:pPr>
      <w:r w:rsidRPr="0028407D">
        <w:rPr>
          <w:rFonts w:ascii="Consolas" w:hAnsi="Consolas" w:cs="宋体"/>
          <w:b/>
          <w:bCs/>
          <w:color w:val="000000"/>
          <w:kern w:val="0"/>
          <w:sz w:val="24"/>
        </w:rPr>
        <w:t xml:space="preserve">        </w:t>
      </w:r>
      <w:proofErr w:type="spellStart"/>
      <w:r w:rsidRPr="0028407D">
        <w:rPr>
          <w:rFonts w:ascii="Consolas" w:hAnsi="Consolas" w:cs="宋体"/>
          <w:b/>
          <w:bCs/>
          <w:color w:val="001080"/>
          <w:kern w:val="0"/>
          <w:sz w:val="24"/>
        </w:rPr>
        <w:t>NP</w:t>
      </w:r>
      <w:r w:rsidRPr="0028407D">
        <w:rPr>
          <w:rFonts w:ascii="Consolas" w:hAnsi="Consolas" w:cs="宋体"/>
          <w:b/>
          <w:bCs/>
          <w:color w:val="000000"/>
          <w:kern w:val="0"/>
          <w:sz w:val="24"/>
        </w:rPr>
        <w:t>.</w:t>
      </w:r>
      <w:proofErr w:type="gramStart"/>
      <w:r w:rsidRPr="0028407D">
        <w:rPr>
          <w:rFonts w:ascii="Consolas" w:hAnsi="Consolas" w:cs="宋体"/>
          <w:b/>
          <w:bCs/>
          <w:color w:val="001080"/>
          <w:kern w:val="0"/>
          <w:sz w:val="24"/>
        </w:rPr>
        <w:t>NL</w:t>
      </w:r>
      <w:r w:rsidRPr="0028407D">
        <w:rPr>
          <w:rFonts w:ascii="Consolas" w:hAnsi="Consolas" w:cs="宋体"/>
          <w:b/>
          <w:bCs/>
          <w:color w:val="000000"/>
          <w:kern w:val="0"/>
          <w:sz w:val="24"/>
        </w:rPr>
        <w:t>.</w:t>
      </w:r>
      <w:r w:rsidRPr="0028407D">
        <w:rPr>
          <w:rFonts w:ascii="Consolas" w:hAnsi="Consolas" w:cs="宋体"/>
          <w:b/>
          <w:bCs/>
          <w:color w:val="795E26"/>
          <w:kern w:val="0"/>
          <w:sz w:val="24"/>
        </w:rPr>
        <w:t>setBackground</w:t>
      </w:r>
      <w:proofErr w:type="spellEnd"/>
      <w:proofErr w:type="gramEnd"/>
      <w:r w:rsidRPr="0028407D">
        <w:rPr>
          <w:rFonts w:ascii="Consolas" w:hAnsi="Consolas" w:cs="宋体"/>
          <w:b/>
          <w:bCs/>
          <w:color w:val="000000"/>
          <w:kern w:val="0"/>
          <w:sz w:val="24"/>
        </w:rPr>
        <w:t>(C);</w:t>
      </w:r>
    </w:p>
    <w:p w:rsidR="0028407D" w:rsidRPr="0028407D" w:rsidRDefault="0028407D" w:rsidP="000D2DB4">
      <w:pPr>
        <w:widowControl/>
        <w:shd w:val="clear" w:color="auto" w:fill="FFFFFF"/>
        <w:jc w:val="left"/>
        <w:rPr>
          <w:rFonts w:ascii="Consolas" w:hAnsi="Consolas" w:cs="宋体"/>
          <w:b/>
          <w:bCs/>
          <w:color w:val="000000"/>
          <w:kern w:val="0"/>
          <w:sz w:val="24"/>
        </w:rPr>
      </w:pPr>
      <w:r w:rsidRPr="0028407D">
        <w:rPr>
          <w:rFonts w:ascii="Consolas" w:hAnsi="Consolas" w:cs="宋体"/>
          <w:b/>
          <w:bCs/>
          <w:color w:val="000000"/>
          <w:kern w:val="0"/>
          <w:sz w:val="24"/>
        </w:rPr>
        <w:t xml:space="preserve">        </w:t>
      </w:r>
      <w:proofErr w:type="spellStart"/>
      <w:proofErr w:type="gramStart"/>
      <w:r w:rsidRPr="0028407D">
        <w:rPr>
          <w:rFonts w:ascii="Consolas" w:hAnsi="Consolas" w:cs="宋体"/>
          <w:b/>
          <w:bCs/>
          <w:color w:val="001080"/>
          <w:kern w:val="0"/>
          <w:sz w:val="24"/>
        </w:rPr>
        <w:t>NP</w:t>
      </w:r>
      <w:r w:rsidRPr="0028407D">
        <w:rPr>
          <w:rFonts w:ascii="Consolas" w:hAnsi="Consolas" w:cs="宋体"/>
          <w:b/>
          <w:bCs/>
          <w:color w:val="000000"/>
          <w:kern w:val="0"/>
          <w:sz w:val="24"/>
        </w:rPr>
        <w:t>.</w:t>
      </w:r>
      <w:r w:rsidRPr="0028407D">
        <w:rPr>
          <w:rFonts w:ascii="Consolas" w:hAnsi="Consolas" w:cs="宋体"/>
          <w:b/>
          <w:bCs/>
          <w:color w:val="001080"/>
          <w:kern w:val="0"/>
          <w:sz w:val="24"/>
        </w:rPr>
        <w:t>Button</w:t>
      </w:r>
      <w:proofErr w:type="gramEnd"/>
      <w:r w:rsidRPr="0028407D">
        <w:rPr>
          <w:rFonts w:ascii="Consolas" w:hAnsi="Consolas" w:cs="宋体"/>
          <w:b/>
          <w:bCs/>
          <w:color w:val="001080"/>
          <w:kern w:val="0"/>
          <w:sz w:val="24"/>
        </w:rPr>
        <w:t>_Current</w:t>
      </w:r>
      <w:r w:rsidRPr="0028407D">
        <w:rPr>
          <w:rFonts w:ascii="Consolas" w:hAnsi="Consolas" w:cs="宋体"/>
          <w:b/>
          <w:bCs/>
          <w:color w:val="000000"/>
          <w:kern w:val="0"/>
          <w:sz w:val="24"/>
        </w:rPr>
        <w:t>.</w:t>
      </w:r>
      <w:r w:rsidRPr="0028407D">
        <w:rPr>
          <w:rFonts w:ascii="Consolas" w:hAnsi="Consolas" w:cs="宋体"/>
          <w:b/>
          <w:bCs/>
          <w:color w:val="795E26"/>
          <w:kern w:val="0"/>
          <w:sz w:val="24"/>
        </w:rPr>
        <w:t>setBackground</w:t>
      </w:r>
      <w:proofErr w:type="spellEnd"/>
      <w:r w:rsidRPr="0028407D">
        <w:rPr>
          <w:rFonts w:ascii="Consolas" w:hAnsi="Consolas" w:cs="宋体"/>
          <w:b/>
          <w:bCs/>
          <w:color w:val="000000"/>
          <w:kern w:val="0"/>
          <w:sz w:val="24"/>
        </w:rPr>
        <w:t>(C);</w:t>
      </w:r>
    </w:p>
    <w:p w:rsidR="0028407D" w:rsidRPr="0028407D" w:rsidRDefault="0028407D" w:rsidP="000D2DB4">
      <w:pPr>
        <w:widowControl/>
        <w:shd w:val="clear" w:color="auto" w:fill="FFFFFF"/>
        <w:jc w:val="left"/>
        <w:rPr>
          <w:rFonts w:ascii="Consolas" w:hAnsi="Consolas" w:cs="宋体"/>
          <w:b/>
          <w:bCs/>
          <w:color w:val="000000"/>
          <w:kern w:val="0"/>
          <w:sz w:val="24"/>
        </w:rPr>
      </w:pPr>
      <w:r w:rsidRPr="0028407D">
        <w:rPr>
          <w:rFonts w:ascii="Consolas" w:hAnsi="Consolas" w:cs="宋体"/>
          <w:b/>
          <w:bCs/>
          <w:color w:val="000000"/>
          <w:kern w:val="0"/>
          <w:sz w:val="24"/>
        </w:rPr>
        <w:t xml:space="preserve">        </w:t>
      </w:r>
      <w:proofErr w:type="spellStart"/>
      <w:proofErr w:type="gramStart"/>
      <w:r w:rsidRPr="0028407D">
        <w:rPr>
          <w:rFonts w:ascii="Consolas" w:hAnsi="Consolas" w:cs="宋体"/>
          <w:b/>
          <w:bCs/>
          <w:color w:val="001080"/>
          <w:kern w:val="0"/>
          <w:sz w:val="24"/>
        </w:rPr>
        <w:t>NP</w:t>
      </w:r>
      <w:r w:rsidRPr="0028407D">
        <w:rPr>
          <w:rFonts w:ascii="Consolas" w:hAnsi="Consolas" w:cs="宋体"/>
          <w:b/>
          <w:bCs/>
          <w:color w:val="000000"/>
          <w:kern w:val="0"/>
          <w:sz w:val="24"/>
        </w:rPr>
        <w:t>.</w:t>
      </w:r>
      <w:r w:rsidRPr="0028407D">
        <w:rPr>
          <w:rFonts w:ascii="Consolas" w:hAnsi="Consolas" w:cs="宋体"/>
          <w:b/>
          <w:bCs/>
          <w:color w:val="001080"/>
          <w:kern w:val="0"/>
          <w:sz w:val="24"/>
        </w:rPr>
        <w:t>Button</w:t>
      </w:r>
      <w:proofErr w:type="gramEnd"/>
      <w:r w:rsidRPr="0028407D">
        <w:rPr>
          <w:rFonts w:ascii="Consolas" w:hAnsi="Consolas" w:cs="宋体"/>
          <w:b/>
          <w:bCs/>
          <w:color w:val="001080"/>
          <w:kern w:val="0"/>
          <w:sz w:val="24"/>
        </w:rPr>
        <w:t>_Current</w:t>
      </w:r>
      <w:r w:rsidRPr="0028407D">
        <w:rPr>
          <w:rFonts w:ascii="Consolas" w:hAnsi="Consolas" w:cs="宋体"/>
          <w:b/>
          <w:bCs/>
          <w:color w:val="000000"/>
          <w:kern w:val="0"/>
          <w:sz w:val="24"/>
        </w:rPr>
        <w:t>.</w:t>
      </w:r>
      <w:r w:rsidRPr="0028407D">
        <w:rPr>
          <w:rFonts w:ascii="Consolas" w:hAnsi="Consolas" w:cs="宋体"/>
          <w:b/>
          <w:bCs/>
          <w:color w:val="795E26"/>
          <w:kern w:val="0"/>
          <w:sz w:val="24"/>
        </w:rPr>
        <w:t>setBackground</w:t>
      </w:r>
      <w:proofErr w:type="spellEnd"/>
      <w:r w:rsidRPr="0028407D">
        <w:rPr>
          <w:rFonts w:ascii="Consolas" w:hAnsi="Consolas" w:cs="宋体"/>
          <w:b/>
          <w:bCs/>
          <w:color w:val="000000"/>
          <w:kern w:val="0"/>
          <w:sz w:val="24"/>
        </w:rPr>
        <w:t>(C);</w:t>
      </w:r>
    </w:p>
    <w:p w:rsidR="0028407D" w:rsidRPr="0028407D" w:rsidRDefault="0028407D" w:rsidP="000D2DB4">
      <w:pPr>
        <w:widowControl/>
        <w:shd w:val="clear" w:color="auto" w:fill="FFFFFF"/>
        <w:jc w:val="left"/>
        <w:rPr>
          <w:rFonts w:ascii="Consolas" w:hAnsi="Consolas" w:cs="宋体"/>
          <w:b/>
          <w:bCs/>
          <w:color w:val="000000"/>
          <w:kern w:val="0"/>
          <w:sz w:val="24"/>
        </w:rPr>
      </w:pPr>
      <w:r w:rsidRPr="0028407D">
        <w:rPr>
          <w:rFonts w:ascii="Consolas" w:hAnsi="Consolas" w:cs="宋体"/>
          <w:b/>
          <w:bCs/>
          <w:color w:val="000000"/>
          <w:kern w:val="0"/>
          <w:sz w:val="24"/>
        </w:rPr>
        <w:t xml:space="preserve">        </w:t>
      </w:r>
      <w:proofErr w:type="spellStart"/>
      <w:proofErr w:type="gramStart"/>
      <w:r w:rsidRPr="0028407D">
        <w:rPr>
          <w:rFonts w:ascii="Consolas" w:hAnsi="Consolas" w:cs="宋体"/>
          <w:b/>
          <w:bCs/>
          <w:color w:val="001080"/>
          <w:kern w:val="0"/>
          <w:sz w:val="24"/>
        </w:rPr>
        <w:t>NP</w:t>
      </w:r>
      <w:r w:rsidRPr="0028407D">
        <w:rPr>
          <w:rFonts w:ascii="Consolas" w:hAnsi="Consolas" w:cs="宋体"/>
          <w:b/>
          <w:bCs/>
          <w:color w:val="000000"/>
          <w:kern w:val="0"/>
          <w:sz w:val="24"/>
        </w:rPr>
        <w:t>.</w:t>
      </w:r>
      <w:r w:rsidRPr="0028407D">
        <w:rPr>
          <w:rFonts w:ascii="Consolas" w:hAnsi="Consolas" w:cs="宋体"/>
          <w:b/>
          <w:bCs/>
          <w:color w:val="001080"/>
          <w:kern w:val="0"/>
          <w:sz w:val="24"/>
        </w:rPr>
        <w:t>Button</w:t>
      </w:r>
      <w:proofErr w:type="gramEnd"/>
      <w:r w:rsidRPr="0028407D">
        <w:rPr>
          <w:rFonts w:ascii="Consolas" w:hAnsi="Consolas" w:cs="宋体"/>
          <w:b/>
          <w:bCs/>
          <w:color w:val="001080"/>
          <w:kern w:val="0"/>
          <w:sz w:val="24"/>
        </w:rPr>
        <w:t>_lastYear</w:t>
      </w:r>
      <w:r w:rsidRPr="0028407D">
        <w:rPr>
          <w:rFonts w:ascii="Consolas" w:hAnsi="Consolas" w:cs="宋体"/>
          <w:b/>
          <w:bCs/>
          <w:color w:val="000000"/>
          <w:kern w:val="0"/>
          <w:sz w:val="24"/>
        </w:rPr>
        <w:t>.</w:t>
      </w:r>
      <w:r w:rsidRPr="0028407D">
        <w:rPr>
          <w:rFonts w:ascii="Consolas" w:hAnsi="Consolas" w:cs="宋体"/>
          <w:b/>
          <w:bCs/>
          <w:color w:val="795E26"/>
          <w:kern w:val="0"/>
          <w:sz w:val="24"/>
        </w:rPr>
        <w:t>setBackground</w:t>
      </w:r>
      <w:proofErr w:type="spellEnd"/>
      <w:r w:rsidRPr="0028407D">
        <w:rPr>
          <w:rFonts w:ascii="Consolas" w:hAnsi="Consolas" w:cs="宋体"/>
          <w:b/>
          <w:bCs/>
          <w:color w:val="000000"/>
          <w:kern w:val="0"/>
          <w:sz w:val="24"/>
        </w:rPr>
        <w:t>(C);</w:t>
      </w:r>
    </w:p>
    <w:p w:rsidR="0028407D" w:rsidRPr="0028407D" w:rsidRDefault="0028407D" w:rsidP="000D2DB4">
      <w:pPr>
        <w:widowControl/>
        <w:shd w:val="clear" w:color="auto" w:fill="FFFFFF"/>
        <w:jc w:val="left"/>
        <w:rPr>
          <w:rFonts w:ascii="Consolas" w:hAnsi="Consolas" w:cs="宋体"/>
          <w:b/>
          <w:bCs/>
          <w:color w:val="000000"/>
          <w:kern w:val="0"/>
          <w:sz w:val="24"/>
        </w:rPr>
      </w:pPr>
      <w:r w:rsidRPr="0028407D">
        <w:rPr>
          <w:rFonts w:ascii="Consolas" w:hAnsi="Consolas" w:cs="宋体"/>
          <w:b/>
          <w:bCs/>
          <w:color w:val="000000"/>
          <w:kern w:val="0"/>
          <w:sz w:val="24"/>
        </w:rPr>
        <w:t xml:space="preserve">        </w:t>
      </w:r>
      <w:proofErr w:type="spellStart"/>
      <w:proofErr w:type="gramStart"/>
      <w:r w:rsidRPr="0028407D">
        <w:rPr>
          <w:rFonts w:ascii="Consolas" w:hAnsi="Consolas" w:cs="宋体"/>
          <w:b/>
          <w:bCs/>
          <w:color w:val="001080"/>
          <w:kern w:val="0"/>
          <w:sz w:val="24"/>
        </w:rPr>
        <w:t>NP</w:t>
      </w:r>
      <w:r w:rsidRPr="0028407D">
        <w:rPr>
          <w:rFonts w:ascii="Consolas" w:hAnsi="Consolas" w:cs="宋体"/>
          <w:b/>
          <w:bCs/>
          <w:color w:val="000000"/>
          <w:kern w:val="0"/>
          <w:sz w:val="24"/>
        </w:rPr>
        <w:t>.</w:t>
      </w:r>
      <w:r w:rsidRPr="0028407D">
        <w:rPr>
          <w:rFonts w:ascii="Consolas" w:hAnsi="Consolas" w:cs="宋体"/>
          <w:b/>
          <w:bCs/>
          <w:color w:val="001080"/>
          <w:kern w:val="0"/>
          <w:sz w:val="24"/>
        </w:rPr>
        <w:t>Button</w:t>
      </w:r>
      <w:proofErr w:type="gramEnd"/>
      <w:r w:rsidRPr="0028407D">
        <w:rPr>
          <w:rFonts w:ascii="Consolas" w:hAnsi="Consolas" w:cs="宋体"/>
          <w:b/>
          <w:bCs/>
          <w:color w:val="001080"/>
          <w:kern w:val="0"/>
          <w:sz w:val="24"/>
        </w:rPr>
        <w:t>_nextYear</w:t>
      </w:r>
      <w:r w:rsidRPr="0028407D">
        <w:rPr>
          <w:rFonts w:ascii="Consolas" w:hAnsi="Consolas" w:cs="宋体"/>
          <w:b/>
          <w:bCs/>
          <w:color w:val="000000"/>
          <w:kern w:val="0"/>
          <w:sz w:val="24"/>
        </w:rPr>
        <w:t>.</w:t>
      </w:r>
      <w:r w:rsidRPr="0028407D">
        <w:rPr>
          <w:rFonts w:ascii="Consolas" w:hAnsi="Consolas" w:cs="宋体"/>
          <w:b/>
          <w:bCs/>
          <w:color w:val="795E26"/>
          <w:kern w:val="0"/>
          <w:sz w:val="24"/>
        </w:rPr>
        <w:t>setBackground</w:t>
      </w:r>
      <w:proofErr w:type="spellEnd"/>
      <w:r w:rsidRPr="0028407D">
        <w:rPr>
          <w:rFonts w:ascii="Consolas" w:hAnsi="Consolas" w:cs="宋体"/>
          <w:b/>
          <w:bCs/>
          <w:color w:val="000000"/>
          <w:kern w:val="0"/>
          <w:sz w:val="24"/>
        </w:rPr>
        <w:t>(C);</w:t>
      </w:r>
    </w:p>
    <w:p w:rsidR="0028407D" w:rsidRPr="0028407D" w:rsidRDefault="0028407D" w:rsidP="000D2DB4">
      <w:pPr>
        <w:widowControl/>
        <w:shd w:val="clear" w:color="auto" w:fill="FFFFFF"/>
        <w:jc w:val="left"/>
        <w:rPr>
          <w:rFonts w:ascii="Consolas" w:hAnsi="Consolas" w:cs="宋体"/>
          <w:b/>
          <w:bCs/>
          <w:color w:val="000000"/>
          <w:kern w:val="0"/>
          <w:sz w:val="24"/>
        </w:rPr>
      </w:pPr>
      <w:r w:rsidRPr="0028407D">
        <w:rPr>
          <w:rFonts w:ascii="Consolas" w:hAnsi="Consolas" w:cs="宋体"/>
          <w:b/>
          <w:bCs/>
          <w:color w:val="000000"/>
          <w:kern w:val="0"/>
          <w:sz w:val="24"/>
        </w:rPr>
        <w:t xml:space="preserve">        </w:t>
      </w:r>
      <w:proofErr w:type="spellStart"/>
      <w:proofErr w:type="gramStart"/>
      <w:r w:rsidRPr="0028407D">
        <w:rPr>
          <w:rFonts w:ascii="Consolas" w:hAnsi="Consolas" w:cs="宋体"/>
          <w:b/>
          <w:bCs/>
          <w:color w:val="001080"/>
          <w:kern w:val="0"/>
          <w:sz w:val="24"/>
        </w:rPr>
        <w:t>NP</w:t>
      </w:r>
      <w:r w:rsidRPr="0028407D">
        <w:rPr>
          <w:rFonts w:ascii="Consolas" w:hAnsi="Consolas" w:cs="宋体"/>
          <w:b/>
          <w:bCs/>
          <w:color w:val="000000"/>
          <w:kern w:val="0"/>
          <w:sz w:val="24"/>
        </w:rPr>
        <w:t>.</w:t>
      </w:r>
      <w:r w:rsidRPr="0028407D">
        <w:rPr>
          <w:rFonts w:ascii="Consolas" w:hAnsi="Consolas" w:cs="宋体"/>
          <w:b/>
          <w:bCs/>
          <w:color w:val="001080"/>
          <w:kern w:val="0"/>
          <w:sz w:val="24"/>
        </w:rPr>
        <w:t>Button</w:t>
      </w:r>
      <w:proofErr w:type="gramEnd"/>
      <w:r w:rsidRPr="0028407D">
        <w:rPr>
          <w:rFonts w:ascii="Consolas" w:hAnsi="Consolas" w:cs="宋体"/>
          <w:b/>
          <w:bCs/>
          <w:color w:val="001080"/>
          <w:kern w:val="0"/>
          <w:sz w:val="24"/>
        </w:rPr>
        <w:t>_lastMonth</w:t>
      </w:r>
      <w:r w:rsidRPr="0028407D">
        <w:rPr>
          <w:rFonts w:ascii="Consolas" w:hAnsi="Consolas" w:cs="宋体"/>
          <w:b/>
          <w:bCs/>
          <w:color w:val="000000"/>
          <w:kern w:val="0"/>
          <w:sz w:val="24"/>
        </w:rPr>
        <w:t>.</w:t>
      </w:r>
      <w:r w:rsidRPr="0028407D">
        <w:rPr>
          <w:rFonts w:ascii="Consolas" w:hAnsi="Consolas" w:cs="宋体"/>
          <w:b/>
          <w:bCs/>
          <w:color w:val="795E26"/>
          <w:kern w:val="0"/>
          <w:sz w:val="24"/>
        </w:rPr>
        <w:t>setBackground</w:t>
      </w:r>
      <w:proofErr w:type="spellEnd"/>
      <w:r w:rsidRPr="0028407D">
        <w:rPr>
          <w:rFonts w:ascii="Consolas" w:hAnsi="Consolas" w:cs="宋体"/>
          <w:b/>
          <w:bCs/>
          <w:color w:val="000000"/>
          <w:kern w:val="0"/>
          <w:sz w:val="24"/>
        </w:rPr>
        <w:t>(C);</w:t>
      </w:r>
    </w:p>
    <w:p w:rsidR="0028407D" w:rsidRPr="0028407D" w:rsidRDefault="0028407D" w:rsidP="000D2DB4">
      <w:pPr>
        <w:widowControl/>
        <w:shd w:val="clear" w:color="auto" w:fill="FFFFFF"/>
        <w:jc w:val="left"/>
        <w:rPr>
          <w:rFonts w:ascii="Consolas" w:hAnsi="Consolas" w:cs="宋体"/>
          <w:b/>
          <w:bCs/>
          <w:color w:val="000000"/>
          <w:kern w:val="0"/>
          <w:sz w:val="24"/>
        </w:rPr>
      </w:pPr>
      <w:r w:rsidRPr="0028407D">
        <w:rPr>
          <w:rFonts w:ascii="Consolas" w:hAnsi="Consolas" w:cs="宋体"/>
          <w:b/>
          <w:bCs/>
          <w:color w:val="000000"/>
          <w:kern w:val="0"/>
          <w:sz w:val="24"/>
        </w:rPr>
        <w:t xml:space="preserve">        </w:t>
      </w:r>
      <w:proofErr w:type="spellStart"/>
      <w:proofErr w:type="gramStart"/>
      <w:r w:rsidRPr="0028407D">
        <w:rPr>
          <w:rFonts w:ascii="Consolas" w:hAnsi="Consolas" w:cs="宋体"/>
          <w:b/>
          <w:bCs/>
          <w:color w:val="001080"/>
          <w:kern w:val="0"/>
          <w:sz w:val="24"/>
        </w:rPr>
        <w:t>NP</w:t>
      </w:r>
      <w:r w:rsidRPr="0028407D">
        <w:rPr>
          <w:rFonts w:ascii="Consolas" w:hAnsi="Consolas" w:cs="宋体"/>
          <w:b/>
          <w:bCs/>
          <w:color w:val="000000"/>
          <w:kern w:val="0"/>
          <w:sz w:val="24"/>
        </w:rPr>
        <w:t>.</w:t>
      </w:r>
      <w:r w:rsidRPr="0028407D">
        <w:rPr>
          <w:rFonts w:ascii="Consolas" w:hAnsi="Consolas" w:cs="宋体"/>
          <w:b/>
          <w:bCs/>
          <w:color w:val="001080"/>
          <w:kern w:val="0"/>
          <w:sz w:val="24"/>
        </w:rPr>
        <w:t>Button</w:t>
      </w:r>
      <w:proofErr w:type="gramEnd"/>
      <w:r w:rsidRPr="0028407D">
        <w:rPr>
          <w:rFonts w:ascii="Consolas" w:hAnsi="Consolas" w:cs="宋体"/>
          <w:b/>
          <w:bCs/>
          <w:color w:val="001080"/>
          <w:kern w:val="0"/>
          <w:sz w:val="24"/>
        </w:rPr>
        <w:t>_nextMonth</w:t>
      </w:r>
      <w:r w:rsidRPr="0028407D">
        <w:rPr>
          <w:rFonts w:ascii="Consolas" w:hAnsi="Consolas" w:cs="宋体"/>
          <w:b/>
          <w:bCs/>
          <w:color w:val="000000"/>
          <w:kern w:val="0"/>
          <w:sz w:val="24"/>
        </w:rPr>
        <w:t>.</w:t>
      </w:r>
      <w:r w:rsidRPr="0028407D">
        <w:rPr>
          <w:rFonts w:ascii="Consolas" w:hAnsi="Consolas" w:cs="宋体"/>
          <w:b/>
          <w:bCs/>
          <w:color w:val="795E26"/>
          <w:kern w:val="0"/>
          <w:sz w:val="24"/>
        </w:rPr>
        <w:t>setBackground</w:t>
      </w:r>
      <w:proofErr w:type="spellEnd"/>
      <w:r w:rsidRPr="0028407D">
        <w:rPr>
          <w:rFonts w:ascii="Consolas" w:hAnsi="Consolas" w:cs="宋体"/>
          <w:b/>
          <w:bCs/>
          <w:color w:val="000000"/>
          <w:kern w:val="0"/>
          <w:sz w:val="24"/>
        </w:rPr>
        <w:t>(C);</w:t>
      </w:r>
    </w:p>
    <w:p w:rsidR="0028407D" w:rsidRPr="0028407D" w:rsidRDefault="0028407D" w:rsidP="000D2DB4">
      <w:pPr>
        <w:widowControl/>
        <w:shd w:val="clear" w:color="auto" w:fill="FFFFFF"/>
        <w:jc w:val="left"/>
        <w:rPr>
          <w:rFonts w:ascii="Consolas" w:hAnsi="Consolas" w:cs="宋体"/>
          <w:b/>
          <w:bCs/>
          <w:color w:val="000000"/>
          <w:kern w:val="0"/>
          <w:sz w:val="24"/>
        </w:rPr>
      </w:pPr>
      <w:r w:rsidRPr="0028407D">
        <w:rPr>
          <w:rFonts w:ascii="Consolas" w:hAnsi="Consolas" w:cs="宋体"/>
          <w:b/>
          <w:bCs/>
          <w:color w:val="000000"/>
          <w:kern w:val="0"/>
          <w:sz w:val="24"/>
        </w:rPr>
        <w:t xml:space="preserve">        </w:t>
      </w:r>
      <w:proofErr w:type="spellStart"/>
      <w:proofErr w:type="gramStart"/>
      <w:r w:rsidRPr="0028407D">
        <w:rPr>
          <w:rFonts w:ascii="Consolas" w:hAnsi="Consolas" w:cs="宋体"/>
          <w:b/>
          <w:bCs/>
          <w:color w:val="001080"/>
          <w:kern w:val="0"/>
          <w:sz w:val="24"/>
        </w:rPr>
        <w:t>NP</w:t>
      </w:r>
      <w:r w:rsidRPr="0028407D">
        <w:rPr>
          <w:rFonts w:ascii="Consolas" w:hAnsi="Consolas" w:cs="宋体"/>
          <w:b/>
          <w:bCs/>
          <w:color w:val="000000"/>
          <w:kern w:val="0"/>
          <w:sz w:val="24"/>
        </w:rPr>
        <w:t>.</w:t>
      </w:r>
      <w:r w:rsidRPr="0028407D">
        <w:rPr>
          <w:rFonts w:ascii="Consolas" w:hAnsi="Consolas" w:cs="宋体"/>
          <w:b/>
          <w:bCs/>
          <w:color w:val="001080"/>
          <w:kern w:val="0"/>
          <w:sz w:val="24"/>
        </w:rPr>
        <w:t>Panel</w:t>
      </w:r>
      <w:proofErr w:type="gramEnd"/>
      <w:r w:rsidRPr="0028407D">
        <w:rPr>
          <w:rFonts w:ascii="Consolas" w:hAnsi="Consolas" w:cs="宋体"/>
          <w:b/>
          <w:bCs/>
          <w:color w:val="001080"/>
          <w:kern w:val="0"/>
          <w:sz w:val="24"/>
        </w:rPr>
        <w:t>_South</w:t>
      </w:r>
      <w:r w:rsidRPr="0028407D">
        <w:rPr>
          <w:rFonts w:ascii="Consolas" w:hAnsi="Consolas" w:cs="宋体"/>
          <w:b/>
          <w:bCs/>
          <w:color w:val="000000"/>
          <w:kern w:val="0"/>
          <w:sz w:val="24"/>
        </w:rPr>
        <w:t>.</w:t>
      </w:r>
      <w:r w:rsidRPr="0028407D">
        <w:rPr>
          <w:rFonts w:ascii="Consolas" w:hAnsi="Consolas" w:cs="宋体"/>
          <w:b/>
          <w:bCs/>
          <w:color w:val="795E26"/>
          <w:kern w:val="0"/>
          <w:sz w:val="24"/>
        </w:rPr>
        <w:t>setBackground</w:t>
      </w:r>
      <w:proofErr w:type="spellEnd"/>
      <w:r w:rsidRPr="0028407D">
        <w:rPr>
          <w:rFonts w:ascii="Consolas" w:hAnsi="Consolas" w:cs="宋体"/>
          <w:b/>
          <w:bCs/>
          <w:color w:val="000000"/>
          <w:kern w:val="0"/>
          <w:sz w:val="24"/>
        </w:rPr>
        <w:t>(C);</w:t>
      </w:r>
    </w:p>
    <w:p w:rsidR="0028407D" w:rsidRPr="0028407D" w:rsidRDefault="0028407D" w:rsidP="000D2DB4">
      <w:pPr>
        <w:widowControl/>
        <w:shd w:val="clear" w:color="auto" w:fill="FFFFFF"/>
        <w:jc w:val="left"/>
        <w:rPr>
          <w:rFonts w:ascii="Consolas" w:hAnsi="Consolas" w:cs="宋体"/>
          <w:b/>
          <w:bCs/>
          <w:color w:val="000000"/>
          <w:kern w:val="0"/>
          <w:sz w:val="24"/>
        </w:rPr>
      </w:pPr>
      <w:r w:rsidRPr="0028407D">
        <w:rPr>
          <w:rFonts w:ascii="Consolas" w:hAnsi="Consolas" w:cs="宋体"/>
          <w:b/>
          <w:bCs/>
          <w:color w:val="000000"/>
          <w:kern w:val="0"/>
          <w:sz w:val="24"/>
        </w:rPr>
        <w:t xml:space="preserve">        </w:t>
      </w:r>
      <w:proofErr w:type="spellStart"/>
      <w:proofErr w:type="gramStart"/>
      <w:r w:rsidRPr="0028407D">
        <w:rPr>
          <w:rFonts w:ascii="Consolas" w:hAnsi="Consolas" w:cs="宋体"/>
          <w:b/>
          <w:bCs/>
          <w:color w:val="001080"/>
          <w:kern w:val="0"/>
          <w:sz w:val="24"/>
        </w:rPr>
        <w:t>NP</w:t>
      </w:r>
      <w:r w:rsidRPr="0028407D">
        <w:rPr>
          <w:rFonts w:ascii="Consolas" w:hAnsi="Consolas" w:cs="宋体"/>
          <w:b/>
          <w:bCs/>
          <w:color w:val="000000"/>
          <w:kern w:val="0"/>
          <w:sz w:val="24"/>
        </w:rPr>
        <w:t>.</w:t>
      </w:r>
      <w:r w:rsidRPr="0028407D">
        <w:rPr>
          <w:rFonts w:ascii="Consolas" w:hAnsi="Consolas" w:cs="宋体"/>
          <w:b/>
          <w:bCs/>
          <w:color w:val="001080"/>
          <w:kern w:val="0"/>
          <w:sz w:val="24"/>
        </w:rPr>
        <w:t>Panel</w:t>
      </w:r>
      <w:proofErr w:type="gramEnd"/>
      <w:r w:rsidRPr="0028407D">
        <w:rPr>
          <w:rFonts w:ascii="Consolas" w:hAnsi="Consolas" w:cs="宋体"/>
          <w:b/>
          <w:bCs/>
          <w:color w:val="001080"/>
          <w:kern w:val="0"/>
          <w:sz w:val="24"/>
        </w:rPr>
        <w:t>_North</w:t>
      </w:r>
      <w:r w:rsidRPr="0028407D">
        <w:rPr>
          <w:rFonts w:ascii="Consolas" w:hAnsi="Consolas" w:cs="宋体"/>
          <w:b/>
          <w:bCs/>
          <w:color w:val="000000"/>
          <w:kern w:val="0"/>
          <w:sz w:val="24"/>
        </w:rPr>
        <w:t>.</w:t>
      </w:r>
      <w:r w:rsidRPr="0028407D">
        <w:rPr>
          <w:rFonts w:ascii="Consolas" w:hAnsi="Consolas" w:cs="宋体"/>
          <w:b/>
          <w:bCs/>
          <w:color w:val="795E26"/>
          <w:kern w:val="0"/>
          <w:sz w:val="24"/>
        </w:rPr>
        <w:t>setBackground</w:t>
      </w:r>
      <w:proofErr w:type="spellEnd"/>
      <w:r w:rsidRPr="0028407D">
        <w:rPr>
          <w:rFonts w:ascii="Consolas" w:hAnsi="Consolas" w:cs="宋体"/>
          <w:b/>
          <w:bCs/>
          <w:color w:val="000000"/>
          <w:kern w:val="0"/>
          <w:sz w:val="24"/>
        </w:rPr>
        <w:t>(C);</w:t>
      </w:r>
    </w:p>
    <w:p w:rsidR="0028407D" w:rsidRPr="0028407D" w:rsidRDefault="0028407D" w:rsidP="000D2DB4">
      <w:pPr>
        <w:widowControl/>
        <w:shd w:val="clear" w:color="auto" w:fill="FFFFFF"/>
        <w:jc w:val="left"/>
        <w:rPr>
          <w:rFonts w:ascii="Consolas" w:hAnsi="Consolas" w:cs="宋体"/>
          <w:b/>
          <w:bCs/>
          <w:color w:val="000000"/>
          <w:kern w:val="0"/>
          <w:sz w:val="24"/>
        </w:rPr>
      </w:pPr>
      <w:r w:rsidRPr="0028407D">
        <w:rPr>
          <w:rFonts w:ascii="Consolas" w:hAnsi="Consolas" w:cs="宋体"/>
          <w:b/>
          <w:bCs/>
          <w:color w:val="000000"/>
          <w:kern w:val="0"/>
          <w:sz w:val="24"/>
        </w:rPr>
        <w:t xml:space="preserve">        </w:t>
      </w:r>
      <w:proofErr w:type="spellStart"/>
      <w:proofErr w:type="gramStart"/>
      <w:r w:rsidRPr="0028407D">
        <w:rPr>
          <w:rFonts w:ascii="Consolas" w:hAnsi="Consolas" w:cs="宋体"/>
          <w:b/>
          <w:bCs/>
          <w:color w:val="001080"/>
          <w:kern w:val="0"/>
          <w:sz w:val="24"/>
        </w:rPr>
        <w:t>NP</w:t>
      </w:r>
      <w:r w:rsidRPr="0028407D">
        <w:rPr>
          <w:rFonts w:ascii="Consolas" w:hAnsi="Consolas" w:cs="宋体"/>
          <w:b/>
          <w:bCs/>
          <w:color w:val="000000"/>
          <w:kern w:val="0"/>
          <w:sz w:val="24"/>
        </w:rPr>
        <w:t>.</w:t>
      </w:r>
      <w:r w:rsidRPr="0028407D">
        <w:rPr>
          <w:rFonts w:ascii="Consolas" w:hAnsi="Consolas" w:cs="宋体"/>
          <w:b/>
          <w:bCs/>
          <w:color w:val="001080"/>
          <w:kern w:val="0"/>
          <w:sz w:val="24"/>
        </w:rPr>
        <w:t>Panel</w:t>
      </w:r>
      <w:proofErr w:type="gramEnd"/>
      <w:r w:rsidRPr="0028407D">
        <w:rPr>
          <w:rFonts w:ascii="Consolas" w:hAnsi="Consolas" w:cs="宋体"/>
          <w:b/>
          <w:bCs/>
          <w:color w:val="001080"/>
          <w:kern w:val="0"/>
          <w:sz w:val="24"/>
        </w:rPr>
        <w:t>_Center</w:t>
      </w:r>
      <w:r w:rsidRPr="0028407D">
        <w:rPr>
          <w:rFonts w:ascii="Consolas" w:hAnsi="Consolas" w:cs="宋体"/>
          <w:b/>
          <w:bCs/>
          <w:color w:val="000000"/>
          <w:kern w:val="0"/>
          <w:sz w:val="24"/>
        </w:rPr>
        <w:t>.</w:t>
      </w:r>
      <w:r w:rsidRPr="0028407D">
        <w:rPr>
          <w:rFonts w:ascii="Consolas" w:hAnsi="Consolas" w:cs="宋体"/>
          <w:b/>
          <w:bCs/>
          <w:color w:val="795E26"/>
          <w:kern w:val="0"/>
          <w:sz w:val="24"/>
        </w:rPr>
        <w:t>setBackground</w:t>
      </w:r>
      <w:proofErr w:type="spellEnd"/>
      <w:r w:rsidRPr="0028407D">
        <w:rPr>
          <w:rFonts w:ascii="Consolas" w:hAnsi="Consolas" w:cs="宋体"/>
          <w:b/>
          <w:bCs/>
          <w:color w:val="000000"/>
          <w:kern w:val="0"/>
          <w:sz w:val="24"/>
        </w:rPr>
        <w:t xml:space="preserve">(C); </w:t>
      </w:r>
    </w:p>
    <w:p w:rsidR="0028407D" w:rsidRPr="0028407D" w:rsidRDefault="0028407D" w:rsidP="000D2DB4">
      <w:pPr>
        <w:widowControl/>
        <w:shd w:val="clear" w:color="auto" w:fill="FFFFFF"/>
        <w:jc w:val="left"/>
        <w:rPr>
          <w:rFonts w:ascii="Consolas" w:hAnsi="Consolas" w:cs="宋体"/>
          <w:b/>
          <w:bCs/>
          <w:color w:val="000000"/>
          <w:kern w:val="0"/>
          <w:sz w:val="24"/>
        </w:rPr>
      </w:pPr>
      <w:r w:rsidRPr="0028407D">
        <w:rPr>
          <w:rFonts w:ascii="Consolas" w:hAnsi="Consolas" w:cs="宋体"/>
          <w:b/>
          <w:bCs/>
          <w:color w:val="000000"/>
          <w:kern w:val="0"/>
          <w:sz w:val="24"/>
        </w:rPr>
        <w:t xml:space="preserve">        </w:t>
      </w:r>
      <w:proofErr w:type="spellStart"/>
      <w:proofErr w:type="gramStart"/>
      <w:r w:rsidRPr="0028407D">
        <w:rPr>
          <w:rFonts w:ascii="Consolas" w:hAnsi="Consolas" w:cs="宋体"/>
          <w:b/>
          <w:bCs/>
          <w:color w:val="001080"/>
          <w:kern w:val="0"/>
          <w:sz w:val="24"/>
        </w:rPr>
        <w:t>NP</w:t>
      </w:r>
      <w:r w:rsidRPr="0028407D">
        <w:rPr>
          <w:rFonts w:ascii="Consolas" w:hAnsi="Consolas" w:cs="宋体"/>
          <w:b/>
          <w:bCs/>
          <w:color w:val="000000"/>
          <w:kern w:val="0"/>
          <w:sz w:val="24"/>
        </w:rPr>
        <w:t>.</w:t>
      </w:r>
      <w:r w:rsidRPr="0028407D">
        <w:rPr>
          <w:rFonts w:ascii="Consolas" w:hAnsi="Consolas" w:cs="宋体"/>
          <w:b/>
          <w:bCs/>
          <w:color w:val="001080"/>
          <w:kern w:val="0"/>
          <w:sz w:val="24"/>
        </w:rPr>
        <w:t>Label</w:t>
      </w:r>
      <w:proofErr w:type="gramEnd"/>
      <w:r w:rsidRPr="0028407D">
        <w:rPr>
          <w:rFonts w:ascii="Consolas" w:hAnsi="Consolas" w:cs="宋体"/>
          <w:b/>
          <w:bCs/>
          <w:color w:val="001080"/>
          <w:kern w:val="0"/>
          <w:sz w:val="24"/>
        </w:rPr>
        <w:t>_Year</w:t>
      </w:r>
      <w:r w:rsidRPr="0028407D">
        <w:rPr>
          <w:rFonts w:ascii="Consolas" w:hAnsi="Consolas" w:cs="宋体"/>
          <w:b/>
          <w:bCs/>
          <w:color w:val="000000"/>
          <w:kern w:val="0"/>
          <w:sz w:val="24"/>
        </w:rPr>
        <w:t>.</w:t>
      </w:r>
      <w:r w:rsidRPr="0028407D">
        <w:rPr>
          <w:rFonts w:ascii="Consolas" w:hAnsi="Consolas" w:cs="宋体"/>
          <w:b/>
          <w:bCs/>
          <w:color w:val="795E26"/>
          <w:kern w:val="0"/>
          <w:sz w:val="24"/>
        </w:rPr>
        <w:t>setBackground</w:t>
      </w:r>
      <w:proofErr w:type="spellEnd"/>
      <w:r w:rsidRPr="0028407D">
        <w:rPr>
          <w:rFonts w:ascii="Consolas" w:hAnsi="Consolas" w:cs="宋体"/>
          <w:b/>
          <w:bCs/>
          <w:color w:val="000000"/>
          <w:kern w:val="0"/>
          <w:sz w:val="24"/>
        </w:rPr>
        <w:t>(C);</w:t>
      </w:r>
    </w:p>
    <w:p w:rsidR="0028407D" w:rsidRPr="0028407D" w:rsidRDefault="0028407D" w:rsidP="000D2DB4">
      <w:pPr>
        <w:widowControl/>
        <w:shd w:val="clear" w:color="auto" w:fill="FFFFFF"/>
        <w:jc w:val="left"/>
        <w:rPr>
          <w:rFonts w:ascii="Consolas" w:hAnsi="Consolas" w:cs="宋体"/>
          <w:b/>
          <w:bCs/>
          <w:color w:val="000000"/>
          <w:kern w:val="0"/>
          <w:sz w:val="24"/>
        </w:rPr>
      </w:pPr>
      <w:r w:rsidRPr="0028407D">
        <w:rPr>
          <w:rFonts w:ascii="Consolas" w:hAnsi="Consolas" w:cs="宋体"/>
          <w:b/>
          <w:bCs/>
          <w:color w:val="000000"/>
          <w:kern w:val="0"/>
          <w:sz w:val="24"/>
        </w:rPr>
        <w:t xml:space="preserve">        </w:t>
      </w:r>
      <w:proofErr w:type="spellStart"/>
      <w:proofErr w:type="gramStart"/>
      <w:r w:rsidRPr="0028407D">
        <w:rPr>
          <w:rFonts w:ascii="Consolas" w:hAnsi="Consolas" w:cs="宋体"/>
          <w:b/>
          <w:bCs/>
          <w:color w:val="001080"/>
          <w:kern w:val="0"/>
          <w:sz w:val="24"/>
        </w:rPr>
        <w:t>NP</w:t>
      </w:r>
      <w:r w:rsidRPr="0028407D">
        <w:rPr>
          <w:rFonts w:ascii="Consolas" w:hAnsi="Consolas" w:cs="宋体"/>
          <w:b/>
          <w:bCs/>
          <w:color w:val="000000"/>
          <w:kern w:val="0"/>
          <w:sz w:val="24"/>
        </w:rPr>
        <w:t>.</w:t>
      </w:r>
      <w:r w:rsidRPr="0028407D">
        <w:rPr>
          <w:rFonts w:ascii="Consolas" w:hAnsi="Consolas" w:cs="宋体"/>
          <w:b/>
          <w:bCs/>
          <w:color w:val="001080"/>
          <w:kern w:val="0"/>
          <w:sz w:val="24"/>
        </w:rPr>
        <w:t>Label</w:t>
      </w:r>
      <w:proofErr w:type="gramEnd"/>
      <w:r w:rsidRPr="0028407D">
        <w:rPr>
          <w:rFonts w:ascii="Consolas" w:hAnsi="Consolas" w:cs="宋体"/>
          <w:b/>
          <w:bCs/>
          <w:color w:val="001080"/>
          <w:kern w:val="0"/>
          <w:sz w:val="24"/>
        </w:rPr>
        <w:t>_Month</w:t>
      </w:r>
      <w:r w:rsidRPr="0028407D">
        <w:rPr>
          <w:rFonts w:ascii="Consolas" w:hAnsi="Consolas" w:cs="宋体"/>
          <w:b/>
          <w:bCs/>
          <w:color w:val="000000"/>
          <w:kern w:val="0"/>
          <w:sz w:val="24"/>
        </w:rPr>
        <w:t>.</w:t>
      </w:r>
      <w:r w:rsidRPr="0028407D">
        <w:rPr>
          <w:rFonts w:ascii="Consolas" w:hAnsi="Consolas" w:cs="宋体"/>
          <w:b/>
          <w:bCs/>
          <w:color w:val="795E26"/>
          <w:kern w:val="0"/>
          <w:sz w:val="24"/>
        </w:rPr>
        <w:t>setBackground</w:t>
      </w:r>
      <w:proofErr w:type="spellEnd"/>
      <w:r w:rsidRPr="0028407D">
        <w:rPr>
          <w:rFonts w:ascii="Consolas" w:hAnsi="Consolas" w:cs="宋体"/>
          <w:b/>
          <w:bCs/>
          <w:color w:val="000000"/>
          <w:kern w:val="0"/>
          <w:sz w:val="24"/>
        </w:rPr>
        <w:t>(C);</w:t>
      </w:r>
    </w:p>
    <w:p w:rsidR="0028407D" w:rsidRPr="0028407D" w:rsidRDefault="0028407D" w:rsidP="000D2DB4">
      <w:pPr>
        <w:widowControl/>
        <w:shd w:val="clear" w:color="auto" w:fill="FFFFFF"/>
        <w:jc w:val="left"/>
        <w:rPr>
          <w:rFonts w:ascii="Consolas" w:hAnsi="Consolas" w:cs="宋体"/>
          <w:b/>
          <w:bCs/>
          <w:color w:val="000000"/>
          <w:kern w:val="0"/>
          <w:sz w:val="24"/>
        </w:rPr>
      </w:pPr>
      <w:r w:rsidRPr="0028407D">
        <w:rPr>
          <w:rFonts w:ascii="Consolas" w:hAnsi="Consolas" w:cs="宋体"/>
          <w:b/>
          <w:bCs/>
          <w:color w:val="000000"/>
          <w:kern w:val="0"/>
          <w:sz w:val="24"/>
        </w:rPr>
        <w:lastRenderedPageBreak/>
        <w:t xml:space="preserve">        </w:t>
      </w:r>
      <w:proofErr w:type="spellStart"/>
      <w:proofErr w:type="gramStart"/>
      <w:r w:rsidRPr="0028407D">
        <w:rPr>
          <w:rFonts w:ascii="Consolas" w:hAnsi="Consolas" w:cs="宋体"/>
          <w:b/>
          <w:bCs/>
          <w:color w:val="001080"/>
          <w:kern w:val="0"/>
          <w:sz w:val="24"/>
        </w:rPr>
        <w:t>NP</w:t>
      </w:r>
      <w:r w:rsidRPr="0028407D">
        <w:rPr>
          <w:rFonts w:ascii="Consolas" w:hAnsi="Consolas" w:cs="宋体"/>
          <w:b/>
          <w:bCs/>
          <w:color w:val="000000"/>
          <w:kern w:val="0"/>
          <w:sz w:val="24"/>
        </w:rPr>
        <w:t>.</w:t>
      </w:r>
      <w:r w:rsidRPr="0028407D">
        <w:rPr>
          <w:rFonts w:ascii="Consolas" w:hAnsi="Consolas" w:cs="宋体"/>
          <w:b/>
          <w:bCs/>
          <w:color w:val="001080"/>
          <w:kern w:val="0"/>
          <w:sz w:val="24"/>
        </w:rPr>
        <w:t>Label</w:t>
      </w:r>
      <w:proofErr w:type="gramEnd"/>
      <w:r w:rsidRPr="0028407D">
        <w:rPr>
          <w:rFonts w:ascii="Consolas" w:hAnsi="Consolas" w:cs="宋体"/>
          <w:b/>
          <w:bCs/>
          <w:color w:val="001080"/>
          <w:kern w:val="0"/>
          <w:sz w:val="24"/>
        </w:rPr>
        <w:t>_Calendar</w:t>
      </w:r>
      <w:r w:rsidRPr="0028407D">
        <w:rPr>
          <w:rFonts w:ascii="Consolas" w:hAnsi="Consolas" w:cs="宋体"/>
          <w:b/>
          <w:bCs/>
          <w:color w:val="000000"/>
          <w:kern w:val="0"/>
          <w:sz w:val="24"/>
        </w:rPr>
        <w:t>.</w:t>
      </w:r>
      <w:r w:rsidRPr="0028407D">
        <w:rPr>
          <w:rFonts w:ascii="Consolas" w:hAnsi="Consolas" w:cs="宋体"/>
          <w:b/>
          <w:bCs/>
          <w:color w:val="795E26"/>
          <w:kern w:val="0"/>
          <w:sz w:val="24"/>
        </w:rPr>
        <w:t>setBackground</w:t>
      </w:r>
      <w:proofErr w:type="spellEnd"/>
      <w:r w:rsidRPr="0028407D">
        <w:rPr>
          <w:rFonts w:ascii="Consolas" w:hAnsi="Consolas" w:cs="宋体"/>
          <w:b/>
          <w:bCs/>
          <w:color w:val="000000"/>
          <w:kern w:val="0"/>
          <w:sz w:val="24"/>
        </w:rPr>
        <w:t>(C);</w:t>
      </w:r>
    </w:p>
    <w:p w:rsidR="0028407D" w:rsidRPr="0028407D" w:rsidRDefault="0028407D" w:rsidP="000D2DB4">
      <w:pPr>
        <w:widowControl/>
        <w:shd w:val="clear" w:color="auto" w:fill="FFFFFF"/>
        <w:jc w:val="left"/>
        <w:rPr>
          <w:rFonts w:ascii="Consolas" w:hAnsi="Consolas" w:cs="宋体"/>
          <w:b/>
          <w:bCs/>
          <w:color w:val="000000"/>
          <w:kern w:val="0"/>
          <w:sz w:val="24"/>
        </w:rPr>
      </w:pPr>
      <w:r w:rsidRPr="0028407D">
        <w:rPr>
          <w:rFonts w:ascii="Consolas" w:hAnsi="Consolas" w:cs="宋体"/>
          <w:b/>
          <w:bCs/>
          <w:color w:val="000000"/>
          <w:kern w:val="0"/>
          <w:sz w:val="24"/>
        </w:rPr>
        <w:t xml:space="preserve">        </w:t>
      </w:r>
      <w:proofErr w:type="gramStart"/>
      <w:r w:rsidRPr="0028407D">
        <w:rPr>
          <w:rFonts w:ascii="Consolas" w:hAnsi="Consolas" w:cs="宋体"/>
          <w:b/>
          <w:bCs/>
          <w:color w:val="AF00DB"/>
          <w:kern w:val="0"/>
          <w:sz w:val="24"/>
        </w:rPr>
        <w:t>for</w:t>
      </w:r>
      <w:r w:rsidRPr="0028407D">
        <w:rPr>
          <w:rFonts w:ascii="Consolas" w:hAnsi="Consolas" w:cs="宋体"/>
          <w:b/>
          <w:bCs/>
          <w:color w:val="000000"/>
          <w:kern w:val="0"/>
          <w:sz w:val="24"/>
        </w:rPr>
        <w:t>(</w:t>
      </w:r>
      <w:proofErr w:type="spellStart"/>
      <w:proofErr w:type="gramEnd"/>
      <w:r w:rsidRPr="0028407D">
        <w:rPr>
          <w:rFonts w:ascii="Consolas" w:hAnsi="Consolas" w:cs="宋体"/>
          <w:b/>
          <w:bCs/>
          <w:color w:val="267F99"/>
          <w:kern w:val="0"/>
          <w:sz w:val="24"/>
        </w:rPr>
        <w:t>int</w:t>
      </w:r>
      <w:proofErr w:type="spellEnd"/>
      <w:r w:rsidRPr="0028407D">
        <w:rPr>
          <w:rFonts w:ascii="Consolas" w:hAnsi="Consolas" w:cs="宋体"/>
          <w:b/>
          <w:bCs/>
          <w:color w:val="000000"/>
          <w:kern w:val="0"/>
          <w:sz w:val="24"/>
        </w:rPr>
        <w:t xml:space="preserve"> </w:t>
      </w:r>
      <w:proofErr w:type="spellStart"/>
      <w:r w:rsidRPr="0028407D">
        <w:rPr>
          <w:rFonts w:ascii="Consolas" w:hAnsi="Consolas" w:cs="宋体"/>
          <w:b/>
          <w:bCs/>
          <w:color w:val="001080"/>
          <w:kern w:val="0"/>
          <w:sz w:val="24"/>
        </w:rPr>
        <w:t>i</w:t>
      </w:r>
      <w:proofErr w:type="spellEnd"/>
      <w:r w:rsidRPr="0028407D">
        <w:rPr>
          <w:rFonts w:ascii="Consolas" w:hAnsi="Consolas" w:cs="宋体"/>
          <w:b/>
          <w:bCs/>
          <w:color w:val="000000"/>
          <w:kern w:val="0"/>
          <w:sz w:val="24"/>
        </w:rPr>
        <w:t xml:space="preserve"> = </w:t>
      </w:r>
      <w:r w:rsidRPr="0028407D">
        <w:rPr>
          <w:rFonts w:ascii="Consolas" w:hAnsi="Consolas" w:cs="宋体"/>
          <w:b/>
          <w:bCs/>
          <w:color w:val="09885A"/>
          <w:kern w:val="0"/>
          <w:sz w:val="24"/>
        </w:rPr>
        <w:t>0</w:t>
      </w:r>
      <w:r w:rsidRPr="0028407D">
        <w:rPr>
          <w:rFonts w:ascii="Consolas" w:hAnsi="Consolas" w:cs="宋体"/>
          <w:b/>
          <w:bCs/>
          <w:color w:val="000000"/>
          <w:kern w:val="0"/>
          <w:sz w:val="24"/>
        </w:rPr>
        <w:t xml:space="preserve">; </w:t>
      </w:r>
      <w:proofErr w:type="spellStart"/>
      <w:r w:rsidRPr="0028407D">
        <w:rPr>
          <w:rFonts w:ascii="Consolas" w:hAnsi="Consolas" w:cs="宋体"/>
          <w:b/>
          <w:bCs/>
          <w:color w:val="000000"/>
          <w:kern w:val="0"/>
          <w:sz w:val="24"/>
        </w:rPr>
        <w:t>i</w:t>
      </w:r>
      <w:proofErr w:type="spellEnd"/>
      <w:r w:rsidRPr="0028407D">
        <w:rPr>
          <w:rFonts w:ascii="Consolas" w:hAnsi="Consolas" w:cs="宋体"/>
          <w:b/>
          <w:bCs/>
          <w:color w:val="000000"/>
          <w:kern w:val="0"/>
          <w:sz w:val="24"/>
        </w:rPr>
        <w:t xml:space="preserve"> &lt; </w:t>
      </w:r>
      <w:r w:rsidRPr="0028407D">
        <w:rPr>
          <w:rFonts w:ascii="Consolas" w:hAnsi="Consolas" w:cs="宋体"/>
          <w:b/>
          <w:bCs/>
          <w:color w:val="09885A"/>
          <w:kern w:val="0"/>
          <w:sz w:val="24"/>
        </w:rPr>
        <w:t>42</w:t>
      </w:r>
      <w:r w:rsidRPr="0028407D">
        <w:rPr>
          <w:rFonts w:ascii="Consolas" w:hAnsi="Consolas" w:cs="宋体"/>
          <w:b/>
          <w:bCs/>
          <w:color w:val="000000"/>
          <w:kern w:val="0"/>
          <w:sz w:val="24"/>
        </w:rPr>
        <w:t xml:space="preserve">; </w:t>
      </w:r>
      <w:proofErr w:type="spellStart"/>
      <w:r w:rsidRPr="0028407D">
        <w:rPr>
          <w:rFonts w:ascii="Consolas" w:hAnsi="Consolas" w:cs="宋体"/>
          <w:b/>
          <w:bCs/>
          <w:color w:val="000000"/>
          <w:kern w:val="0"/>
          <w:sz w:val="24"/>
        </w:rPr>
        <w:t>i</w:t>
      </w:r>
      <w:proofErr w:type="spellEnd"/>
      <w:r w:rsidRPr="0028407D">
        <w:rPr>
          <w:rFonts w:ascii="Consolas" w:hAnsi="Consolas" w:cs="宋体"/>
          <w:b/>
          <w:bCs/>
          <w:color w:val="000000"/>
          <w:kern w:val="0"/>
          <w:sz w:val="24"/>
        </w:rPr>
        <w:t xml:space="preserve"> ++){</w:t>
      </w:r>
    </w:p>
    <w:p w:rsidR="0028407D" w:rsidRPr="0028407D" w:rsidRDefault="0028407D" w:rsidP="000D2DB4">
      <w:pPr>
        <w:widowControl/>
        <w:shd w:val="clear" w:color="auto" w:fill="FFFFFF"/>
        <w:jc w:val="left"/>
        <w:rPr>
          <w:rFonts w:ascii="Consolas" w:hAnsi="Consolas" w:cs="宋体"/>
          <w:b/>
          <w:bCs/>
          <w:color w:val="000000"/>
          <w:kern w:val="0"/>
          <w:sz w:val="24"/>
        </w:rPr>
      </w:pPr>
      <w:r w:rsidRPr="0028407D">
        <w:rPr>
          <w:rFonts w:ascii="Consolas" w:hAnsi="Consolas" w:cs="宋体"/>
          <w:b/>
          <w:bCs/>
          <w:color w:val="000000"/>
          <w:kern w:val="0"/>
          <w:sz w:val="24"/>
        </w:rPr>
        <w:t xml:space="preserve">            </w:t>
      </w:r>
      <w:proofErr w:type="spellStart"/>
      <w:proofErr w:type="gramStart"/>
      <w:r w:rsidRPr="0028407D">
        <w:rPr>
          <w:rFonts w:ascii="Consolas" w:hAnsi="Consolas" w:cs="宋体"/>
          <w:b/>
          <w:bCs/>
          <w:color w:val="001080"/>
          <w:kern w:val="0"/>
          <w:sz w:val="24"/>
        </w:rPr>
        <w:t>NP</w:t>
      </w:r>
      <w:r w:rsidRPr="0028407D">
        <w:rPr>
          <w:rFonts w:ascii="Consolas" w:hAnsi="Consolas" w:cs="宋体"/>
          <w:b/>
          <w:bCs/>
          <w:color w:val="000000"/>
          <w:kern w:val="0"/>
          <w:sz w:val="24"/>
        </w:rPr>
        <w:t>.</w:t>
      </w:r>
      <w:r w:rsidRPr="0028407D">
        <w:rPr>
          <w:rFonts w:ascii="Consolas" w:hAnsi="Consolas" w:cs="宋体"/>
          <w:b/>
          <w:bCs/>
          <w:color w:val="001080"/>
          <w:kern w:val="0"/>
          <w:sz w:val="24"/>
        </w:rPr>
        <w:t>Button</w:t>
      </w:r>
      <w:proofErr w:type="gramEnd"/>
      <w:r w:rsidRPr="0028407D">
        <w:rPr>
          <w:rFonts w:ascii="Consolas" w:hAnsi="Consolas" w:cs="宋体"/>
          <w:b/>
          <w:bCs/>
          <w:color w:val="001080"/>
          <w:kern w:val="0"/>
          <w:sz w:val="24"/>
        </w:rPr>
        <w:t>_Day</w:t>
      </w:r>
      <w:proofErr w:type="spellEnd"/>
      <w:r w:rsidRPr="0028407D">
        <w:rPr>
          <w:rFonts w:ascii="Consolas" w:hAnsi="Consolas" w:cs="宋体"/>
          <w:b/>
          <w:bCs/>
          <w:color w:val="000000"/>
          <w:kern w:val="0"/>
          <w:sz w:val="24"/>
        </w:rPr>
        <w:t>[</w:t>
      </w:r>
      <w:proofErr w:type="spellStart"/>
      <w:r w:rsidRPr="0028407D">
        <w:rPr>
          <w:rFonts w:ascii="Consolas" w:hAnsi="Consolas" w:cs="宋体"/>
          <w:b/>
          <w:bCs/>
          <w:color w:val="000000"/>
          <w:kern w:val="0"/>
          <w:sz w:val="24"/>
        </w:rPr>
        <w:t>i</w:t>
      </w:r>
      <w:proofErr w:type="spellEnd"/>
      <w:r w:rsidRPr="0028407D">
        <w:rPr>
          <w:rFonts w:ascii="Consolas" w:hAnsi="Consolas" w:cs="宋体"/>
          <w:b/>
          <w:bCs/>
          <w:color w:val="000000"/>
          <w:kern w:val="0"/>
          <w:sz w:val="24"/>
        </w:rPr>
        <w:t>].</w:t>
      </w:r>
      <w:proofErr w:type="spellStart"/>
      <w:r w:rsidRPr="0028407D">
        <w:rPr>
          <w:rFonts w:ascii="Consolas" w:hAnsi="Consolas" w:cs="宋体"/>
          <w:b/>
          <w:bCs/>
          <w:color w:val="795E26"/>
          <w:kern w:val="0"/>
          <w:sz w:val="24"/>
        </w:rPr>
        <w:t>setBackground</w:t>
      </w:r>
      <w:proofErr w:type="spellEnd"/>
      <w:r w:rsidRPr="0028407D">
        <w:rPr>
          <w:rFonts w:ascii="Consolas" w:hAnsi="Consolas" w:cs="宋体"/>
          <w:b/>
          <w:bCs/>
          <w:color w:val="000000"/>
          <w:kern w:val="0"/>
          <w:sz w:val="24"/>
        </w:rPr>
        <w:t>(C);</w:t>
      </w:r>
    </w:p>
    <w:p w:rsidR="0028407D" w:rsidRPr="0028407D" w:rsidRDefault="0028407D" w:rsidP="000D2DB4">
      <w:pPr>
        <w:widowControl/>
        <w:shd w:val="clear" w:color="auto" w:fill="FFFFFF"/>
        <w:jc w:val="left"/>
        <w:rPr>
          <w:rFonts w:ascii="Consolas" w:hAnsi="Consolas" w:cs="宋体"/>
          <w:b/>
          <w:bCs/>
          <w:color w:val="000000"/>
          <w:kern w:val="0"/>
          <w:sz w:val="24"/>
        </w:rPr>
      </w:pPr>
      <w:r w:rsidRPr="0028407D">
        <w:rPr>
          <w:rFonts w:ascii="Consolas" w:hAnsi="Consolas" w:cs="宋体"/>
          <w:b/>
          <w:bCs/>
          <w:color w:val="000000"/>
          <w:kern w:val="0"/>
          <w:sz w:val="24"/>
        </w:rPr>
        <w:t xml:space="preserve">        }</w:t>
      </w:r>
    </w:p>
    <w:p w:rsidR="0028407D" w:rsidRPr="0028407D" w:rsidRDefault="0028407D" w:rsidP="000D2DB4">
      <w:pPr>
        <w:widowControl/>
        <w:shd w:val="clear" w:color="auto" w:fill="FFFFFF"/>
        <w:jc w:val="left"/>
        <w:rPr>
          <w:rFonts w:ascii="Consolas" w:hAnsi="Consolas" w:cs="宋体"/>
          <w:b/>
          <w:bCs/>
          <w:color w:val="000000"/>
          <w:kern w:val="0"/>
          <w:sz w:val="24"/>
        </w:rPr>
      </w:pPr>
      <w:r w:rsidRPr="0028407D">
        <w:rPr>
          <w:rFonts w:ascii="Consolas" w:hAnsi="Consolas" w:cs="宋体"/>
          <w:b/>
          <w:bCs/>
          <w:color w:val="000000"/>
          <w:kern w:val="0"/>
          <w:sz w:val="24"/>
        </w:rPr>
        <w:t xml:space="preserve">    } </w:t>
      </w:r>
      <w:r w:rsidRPr="0028407D">
        <w:rPr>
          <w:rFonts w:ascii="Consolas" w:hAnsi="Consolas" w:cs="宋体"/>
          <w:b/>
          <w:bCs/>
          <w:color w:val="008000"/>
          <w:kern w:val="0"/>
          <w:sz w:val="24"/>
        </w:rPr>
        <w:t>//end of change skin</w:t>
      </w:r>
    </w:p>
    <w:p w:rsidR="009257E1" w:rsidRPr="000A65A9" w:rsidRDefault="0028407D" w:rsidP="000D2DB4">
      <w:pPr>
        <w:widowControl/>
        <w:shd w:val="clear" w:color="auto" w:fill="FFFFFF"/>
        <w:jc w:val="left"/>
        <w:rPr>
          <w:rFonts w:ascii="Consolas" w:hAnsi="Consolas" w:cs="宋体"/>
          <w:b/>
          <w:bCs/>
          <w:color w:val="000000"/>
          <w:kern w:val="0"/>
          <w:sz w:val="24"/>
        </w:rPr>
      </w:pPr>
      <w:r w:rsidRPr="0028407D">
        <w:rPr>
          <w:rFonts w:ascii="Consolas" w:hAnsi="Consolas" w:cs="宋体"/>
          <w:b/>
          <w:bCs/>
          <w:color w:val="000000"/>
          <w:kern w:val="0"/>
          <w:sz w:val="24"/>
        </w:rPr>
        <w:t xml:space="preserve">} </w:t>
      </w:r>
      <w:r w:rsidRPr="0028407D">
        <w:rPr>
          <w:rFonts w:ascii="Consolas" w:hAnsi="Consolas" w:cs="宋体"/>
          <w:b/>
          <w:bCs/>
          <w:color w:val="008000"/>
          <w:kern w:val="0"/>
          <w:sz w:val="24"/>
        </w:rPr>
        <w:t xml:space="preserve">//end of class </w:t>
      </w:r>
      <w:proofErr w:type="spellStart"/>
      <w:r w:rsidRPr="0028407D">
        <w:rPr>
          <w:rFonts w:ascii="Consolas" w:hAnsi="Consolas" w:cs="宋体"/>
          <w:b/>
          <w:bCs/>
          <w:color w:val="008000"/>
          <w:kern w:val="0"/>
          <w:sz w:val="24"/>
        </w:rPr>
        <w:t>NiceMenubar</w:t>
      </w:r>
      <w:proofErr w:type="spellEnd"/>
    </w:p>
    <w:p w:rsidR="007D768B" w:rsidRPr="009550E5" w:rsidRDefault="000A65A9" w:rsidP="007D768B">
      <w:pPr>
        <w:pStyle w:val="af0"/>
        <w:jc w:val="left"/>
        <w:rPr>
          <w:rFonts w:ascii="黑体" w:eastAsia="黑体" w:hAnsi="黑体"/>
          <w:b w:val="0"/>
          <w:color w:val="0000FF"/>
          <w:sz w:val="28"/>
          <w:szCs w:val="28"/>
        </w:rPr>
      </w:pPr>
      <w:bookmarkStart w:id="30" w:name="_Toc11766704"/>
      <w:r>
        <w:rPr>
          <w:noProof/>
        </w:rPr>
        <w:drawing>
          <wp:anchor distT="0" distB="0" distL="114300" distR="114300" simplePos="0" relativeHeight="251651072" behindDoc="1" locked="0" layoutInCell="1" allowOverlap="1" wp14:anchorId="647AA999" wp14:editId="50C930D7">
            <wp:simplePos x="0" y="0"/>
            <wp:positionH relativeFrom="column">
              <wp:posOffset>132512</wp:posOffset>
            </wp:positionH>
            <wp:positionV relativeFrom="paragraph">
              <wp:posOffset>357861</wp:posOffset>
            </wp:positionV>
            <wp:extent cx="5543550" cy="3091765"/>
            <wp:effectExtent l="0" t="0" r="0" b="0"/>
            <wp:wrapNone/>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3550" cy="3091765"/>
                    </a:xfrm>
                    <a:prstGeom prst="rect">
                      <a:avLst/>
                    </a:prstGeom>
                    <a:noFill/>
                    <a:ln>
                      <a:noFill/>
                    </a:ln>
                  </pic:spPr>
                </pic:pic>
              </a:graphicData>
            </a:graphic>
            <wp14:sizeRelH relativeFrom="page">
              <wp14:pctWidth>0</wp14:pctWidth>
            </wp14:sizeRelH>
            <wp14:sizeRelV relativeFrom="page">
              <wp14:pctHeight>0</wp14:pctHeight>
            </wp14:sizeRelV>
          </wp:anchor>
        </w:drawing>
      </w:r>
      <w:r w:rsidR="007D768B">
        <w:rPr>
          <w:rFonts w:ascii="黑体" w:eastAsia="黑体" w:hAnsi="黑体" w:hint="eastAsia"/>
          <w:b w:val="0"/>
          <w:sz w:val="28"/>
          <w:szCs w:val="28"/>
        </w:rPr>
        <w:t>5.5</w:t>
      </w:r>
      <w:r w:rsidR="007D768B">
        <w:rPr>
          <w:rFonts w:ascii="黑体" w:eastAsia="黑体" w:hAnsi="黑体"/>
          <w:b w:val="0"/>
          <w:sz w:val="28"/>
          <w:szCs w:val="28"/>
        </w:rPr>
        <w:t xml:space="preserve"> </w:t>
      </w:r>
      <w:proofErr w:type="spellStart"/>
      <w:r w:rsidR="007D768B" w:rsidRPr="009550E5">
        <w:rPr>
          <w:rFonts w:ascii="黑体" w:eastAsia="黑体" w:hAnsi="黑体"/>
          <w:b w:val="0"/>
          <w:sz w:val="28"/>
          <w:szCs w:val="28"/>
        </w:rPr>
        <w:t>Nice</w:t>
      </w:r>
      <w:r w:rsidR="007D768B">
        <w:rPr>
          <w:rFonts w:ascii="黑体" w:eastAsia="黑体" w:hAnsi="黑体" w:hint="eastAsia"/>
          <w:b w:val="0"/>
          <w:sz w:val="28"/>
          <w:szCs w:val="28"/>
        </w:rPr>
        <w:t>Panel</w:t>
      </w:r>
      <w:proofErr w:type="spellEnd"/>
      <w:r w:rsidR="007D768B">
        <w:rPr>
          <w:rFonts w:ascii="黑体" w:eastAsia="黑体" w:hAnsi="黑体" w:hint="eastAsia"/>
          <w:b w:val="0"/>
          <w:sz w:val="28"/>
          <w:szCs w:val="28"/>
        </w:rPr>
        <w:t>类</w:t>
      </w:r>
      <w:bookmarkEnd w:id="30"/>
    </w:p>
    <w:p w:rsidR="009257E1" w:rsidRDefault="009257E1">
      <w:pPr>
        <w:spacing w:line="360" w:lineRule="auto"/>
        <w:ind w:firstLineChars="200" w:firstLine="480"/>
        <w:rPr>
          <w:rFonts w:ascii="宋体" w:hAnsi="宋体"/>
          <w:sz w:val="24"/>
        </w:rPr>
      </w:pPr>
    </w:p>
    <w:p w:rsidR="009257E1" w:rsidRDefault="009257E1">
      <w:pPr>
        <w:spacing w:line="360" w:lineRule="auto"/>
        <w:ind w:firstLineChars="200" w:firstLine="480"/>
        <w:rPr>
          <w:rFonts w:ascii="宋体" w:hAnsi="宋体"/>
          <w:sz w:val="24"/>
        </w:rPr>
      </w:pPr>
    </w:p>
    <w:p w:rsidR="009257E1" w:rsidRDefault="009257E1">
      <w:pPr>
        <w:spacing w:line="360" w:lineRule="auto"/>
        <w:ind w:firstLineChars="200" w:firstLine="480"/>
        <w:rPr>
          <w:rFonts w:ascii="宋体" w:hAnsi="宋体"/>
          <w:sz w:val="24"/>
        </w:rPr>
      </w:pPr>
    </w:p>
    <w:p w:rsidR="009257E1" w:rsidRDefault="009257E1">
      <w:pPr>
        <w:spacing w:line="360" w:lineRule="auto"/>
        <w:ind w:firstLineChars="200" w:firstLine="480"/>
        <w:rPr>
          <w:rFonts w:ascii="宋体" w:hAnsi="宋体"/>
          <w:sz w:val="24"/>
        </w:rPr>
      </w:pPr>
    </w:p>
    <w:p w:rsidR="009257E1" w:rsidRDefault="009257E1">
      <w:pPr>
        <w:spacing w:line="360" w:lineRule="auto"/>
        <w:ind w:firstLineChars="200" w:firstLine="480"/>
        <w:rPr>
          <w:rFonts w:ascii="宋体" w:hAnsi="宋体"/>
          <w:sz w:val="24"/>
        </w:rPr>
      </w:pPr>
    </w:p>
    <w:p w:rsidR="009257E1" w:rsidRDefault="009257E1">
      <w:pPr>
        <w:spacing w:line="360" w:lineRule="auto"/>
        <w:ind w:firstLineChars="200" w:firstLine="480"/>
        <w:rPr>
          <w:rFonts w:ascii="宋体" w:hAnsi="宋体"/>
          <w:sz w:val="24"/>
        </w:rPr>
      </w:pPr>
    </w:p>
    <w:p w:rsidR="009257E1" w:rsidRDefault="009257E1">
      <w:pPr>
        <w:spacing w:line="360" w:lineRule="auto"/>
        <w:ind w:firstLineChars="200" w:firstLine="480"/>
        <w:rPr>
          <w:rFonts w:ascii="宋体" w:hAnsi="宋体"/>
          <w:sz w:val="24"/>
        </w:rPr>
      </w:pPr>
    </w:p>
    <w:p w:rsidR="009257E1" w:rsidRDefault="009257E1">
      <w:pPr>
        <w:spacing w:line="360" w:lineRule="auto"/>
        <w:ind w:firstLineChars="200" w:firstLine="480"/>
        <w:rPr>
          <w:rFonts w:ascii="宋体" w:hAnsi="宋体"/>
          <w:sz w:val="24"/>
        </w:rPr>
      </w:pPr>
    </w:p>
    <w:p w:rsidR="009257E1" w:rsidRDefault="009257E1" w:rsidP="00B2295F">
      <w:pPr>
        <w:spacing w:line="360" w:lineRule="auto"/>
        <w:rPr>
          <w:rFonts w:ascii="宋体" w:hAnsi="宋体"/>
          <w:sz w:val="24"/>
        </w:rPr>
      </w:pPr>
    </w:p>
    <w:p w:rsidR="00B2295F" w:rsidRDefault="00B2295F" w:rsidP="00B2295F">
      <w:pPr>
        <w:spacing w:line="360" w:lineRule="auto"/>
        <w:rPr>
          <w:rFonts w:ascii="宋体" w:hAnsi="宋体"/>
          <w:sz w:val="24"/>
        </w:rPr>
      </w:pPr>
    </w:p>
    <w:p w:rsidR="009257E1" w:rsidRPr="00AB7DDE" w:rsidRDefault="00AA0F21" w:rsidP="00AB7DDE">
      <w:pPr>
        <w:spacing w:line="360" w:lineRule="auto"/>
        <w:ind w:firstLineChars="200" w:firstLine="420"/>
        <w:jc w:val="center"/>
        <w:rPr>
          <w:rFonts w:ascii="宋体" w:hAnsi="宋体"/>
          <w:color w:val="000000"/>
        </w:rPr>
      </w:pPr>
      <w:r w:rsidRPr="00AA0F21">
        <w:rPr>
          <w:rFonts w:ascii="宋体" w:hAnsi="宋体" w:hint="eastAsia"/>
          <w:color w:val="000000"/>
        </w:rPr>
        <w:t>图5.</w:t>
      </w:r>
      <w:r>
        <w:rPr>
          <w:rFonts w:ascii="宋体" w:hAnsi="宋体" w:hint="eastAsia"/>
          <w:color w:val="000000"/>
        </w:rPr>
        <w:t>5</w:t>
      </w:r>
      <w:r w:rsidRPr="00AA0F21">
        <w:rPr>
          <w:rFonts w:ascii="宋体" w:hAnsi="宋体"/>
          <w:color w:val="000000"/>
        </w:rPr>
        <w:t xml:space="preserve"> </w:t>
      </w:r>
      <w:proofErr w:type="spellStart"/>
      <w:r>
        <w:rPr>
          <w:rFonts w:ascii="宋体" w:hAnsi="宋体" w:hint="eastAsia"/>
          <w:color w:val="000000"/>
        </w:rPr>
        <w:t>NicePanel</w:t>
      </w:r>
      <w:proofErr w:type="spellEnd"/>
      <w:r w:rsidRPr="00AA0F21">
        <w:rPr>
          <w:rFonts w:ascii="宋体" w:hAnsi="宋体"/>
          <w:color w:val="000000"/>
        </w:rPr>
        <w:t xml:space="preserve"> </w:t>
      </w:r>
      <w:r w:rsidRPr="00AA0F21">
        <w:rPr>
          <w:rFonts w:ascii="宋体" w:hAnsi="宋体" w:hint="eastAsia"/>
          <w:color w:val="000000"/>
        </w:rPr>
        <w:t>UML图</w:t>
      </w:r>
    </w:p>
    <w:p w:rsidR="008C0F01" w:rsidRDefault="008C0F01" w:rsidP="000A65A9">
      <w:pPr>
        <w:spacing w:line="360" w:lineRule="auto"/>
        <w:ind w:left="360" w:firstLineChars="200" w:firstLine="480"/>
        <w:rPr>
          <w:rFonts w:ascii="宋体" w:hAnsi="宋体"/>
          <w:sz w:val="24"/>
        </w:rPr>
      </w:pPr>
      <w:proofErr w:type="spellStart"/>
      <w:r>
        <w:rPr>
          <w:rFonts w:ascii="宋体" w:hAnsi="宋体" w:hint="eastAsia"/>
          <w:sz w:val="24"/>
        </w:rPr>
        <w:t>NicePanel</w:t>
      </w:r>
      <w:proofErr w:type="spellEnd"/>
      <w:r>
        <w:rPr>
          <w:rFonts w:ascii="宋体" w:hAnsi="宋体" w:hint="eastAsia"/>
          <w:sz w:val="24"/>
        </w:rPr>
        <w:t>类，</w:t>
      </w:r>
      <w:r w:rsidR="00CC24B6">
        <w:rPr>
          <w:rFonts w:ascii="宋体" w:hAnsi="宋体" w:hint="eastAsia"/>
          <w:sz w:val="24"/>
        </w:rPr>
        <w:t>用for循环将按钮加入到面板里并设置按钮颜色和字体。</w:t>
      </w:r>
      <w:r w:rsidR="00AB7DDE">
        <w:rPr>
          <w:rFonts w:ascii="宋体" w:hAnsi="宋体" w:hint="eastAsia"/>
          <w:sz w:val="24"/>
        </w:rPr>
        <w:t>refresh方法用来重新获取日历并显示。</w:t>
      </w:r>
    </w:p>
    <w:p w:rsidR="008C0F01" w:rsidRPr="008C0F01" w:rsidRDefault="008C0F01" w:rsidP="000D2DB4">
      <w:pPr>
        <w:widowControl/>
        <w:shd w:val="clear" w:color="auto" w:fill="FFFFFF"/>
        <w:jc w:val="left"/>
        <w:rPr>
          <w:rFonts w:ascii="Consolas" w:hAnsi="Consolas" w:cs="宋体"/>
          <w:b/>
          <w:bCs/>
          <w:color w:val="000000"/>
          <w:kern w:val="0"/>
          <w:sz w:val="24"/>
        </w:rPr>
      </w:pPr>
      <w:r w:rsidRPr="008C0F01">
        <w:rPr>
          <w:rFonts w:ascii="Consolas" w:hAnsi="Consolas" w:cs="宋体"/>
          <w:b/>
          <w:bCs/>
          <w:color w:val="000000"/>
          <w:kern w:val="0"/>
          <w:sz w:val="24"/>
        </w:rPr>
        <w:t xml:space="preserve">    </w:t>
      </w:r>
      <w:proofErr w:type="spellStart"/>
      <w:proofErr w:type="gramStart"/>
      <w:r w:rsidRPr="008C0F01">
        <w:rPr>
          <w:rFonts w:ascii="Consolas" w:hAnsi="Consolas" w:cs="宋体"/>
          <w:b/>
          <w:bCs/>
          <w:color w:val="795E26"/>
          <w:kern w:val="0"/>
          <w:sz w:val="24"/>
        </w:rPr>
        <w:t>NicePanel</w:t>
      </w:r>
      <w:proofErr w:type="spellEnd"/>
      <w:r w:rsidRPr="008C0F01">
        <w:rPr>
          <w:rFonts w:ascii="Consolas" w:hAnsi="Consolas" w:cs="宋体"/>
          <w:b/>
          <w:bCs/>
          <w:color w:val="000000"/>
          <w:kern w:val="0"/>
          <w:sz w:val="24"/>
        </w:rPr>
        <w:t>(</w:t>
      </w:r>
      <w:proofErr w:type="gramEnd"/>
      <w:r w:rsidRPr="008C0F01">
        <w:rPr>
          <w:rFonts w:ascii="Consolas" w:hAnsi="Consolas" w:cs="宋体"/>
          <w:b/>
          <w:bCs/>
          <w:color w:val="000000"/>
          <w:kern w:val="0"/>
          <w:sz w:val="24"/>
        </w:rPr>
        <w:t>){</w:t>
      </w:r>
    </w:p>
    <w:p w:rsidR="008C0F01" w:rsidRPr="008C0F01" w:rsidRDefault="008C0F01" w:rsidP="000D2DB4">
      <w:pPr>
        <w:widowControl/>
        <w:shd w:val="clear" w:color="auto" w:fill="FFFFFF"/>
        <w:jc w:val="left"/>
        <w:rPr>
          <w:rFonts w:ascii="Consolas" w:hAnsi="Consolas" w:cs="宋体"/>
          <w:b/>
          <w:bCs/>
          <w:color w:val="000000"/>
          <w:kern w:val="0"/>
          <w:sz w:val="24"/>
        </w:rPr>
      </w:pPr>
      <w:r w:rsidRPr="008C0F01">
        <w:rPr>
          <w:rFonts w:ascii="Consolas" w:hAnsi="Consolas" w:cs="宋体"/>
          <w:b/>
          <w:bCs/>
          <w:color w:val="000000"/>
          <w:kern w:val="0"/>
          <w:sz w:val="24"/>
        </w:rPr>
        <w:t xml:space="preserve">        </w:t>
      </w:r>
      <w:proofErr w:type="spellStart"/>
      <w:proofErr w:type="gramStart"/>
      <w:r w:rsidRPr="008C0F01">
        <w:rPr>
          <w:rFonts w:ascii="Consolas" w:hAnsi="Consolas" w:cs="宋体"/>
          <w:b/>
          <w:bCs/>
          <w:color w:val="795E26"/>
          <w:kern w:val="0"/>
          <w:sz w:val="24"/>
        </w:rPr>
        <w:t>setLayout</w:t>
      </w:r>
      <w:proofErr w:type="spellEnd"/>
      <w:r w:rsidRPr="008C0F01">
        <w:rPr>
          <w:rFonts w:ascii="Consolas" w:hAnsi="Consolas" w:cs="宋体"/>
          <w:b/>
          <w:bCs/>
          <w:color w:val="000000"/>
          <w:kern w:val="0"/>
          <w:sz w:val="24"/>
        </w:rPr>
        <w:t>(</w:t>
      </w:r>
      <w:proofErr w:type="gramEnd"/>
      <w:r w:rsidRPr="008C0F01">
        <w:rPr>
          <w:rFonts w:ascii="Consolas" w:hAnsi="Consolas" w:cs="宋体"/>
          <w:b/>
          <w:bCs/>
          <w:color w:val="AF00DB"/>
          <w:kern w:val="0"/>
          <w:sz w:val="24"/>
        </w:rPr>
        <w:t>new</w:t>
      </w:r>
      <w:r w:rsidRPr="008C0F01">
        <w:rPr>
          <w:rFonts w:ascii="Consolas" w:hAnsi="Consolas" w:cs="宋体"/>
          <w:b/>
          <w:bCs/>
          <w:color w:val="000000"/>
          <w:kern w:val="0"/>
          <w:sz w:val="24"/>
        </w:rPr>
        <w:t xml:space="preserve"> </w:t>
      </w:r>
      <w:proofErr w:type="spellStart"/>
      <w:r w:rsidRPr="008C0F01">
        <w:rPr>
          <w:rFonts w:ascii="Consolas" w:hAnsi="Consolas" w:cs="宋体"/>
          <w:b/>
          <w:bCs/>
          <w:color w:val="795E26"/>
          <w:kern w:val="0"/>
          <w:sz w:val="24"/>
        </w:rPr>
        <w:t>BorderLayout</w:t>
      </w:r>
      <w:proofErr w:type="spellEnd"/>
      <w:r w:rsidRPr="008C0F01">
        <w:rPr>
          <w:rFonts w:ascii="Consolas" w:hAnsi="Consolas" w:cs="宋体"/>
          <w:b/>
          <w:bCs/>
          <w:color w:val="000000"/>
          <w:kern w:val="0"/>
          <w:sz w:val="24"/>
        </w:rPr>
        <w:t xml:space="preserve">());    </w:t>
      </w:r>
      <w:r w:rsidRPr="008C0F01">
        <w:rPr>
          <w:rFonts w:ascii="Consolas" w:hAnsi="Consolas" w:cs="宋体"/>
          <w:b/>
          <w:bCs/>
          <w:color w:val="008000"/>
          <w:kern w:val="0"/>
          <w:sz w:val="24"/>
        </w:rPr>
        <w:t>//border layout</w:t>
      </w:r>
    </w:p>
    <w:p w:rsidR="008C0F01" w:rsidRPr="008C0F01" w:rsidRDefault="008C0F01" w:rsidP="000D2DB4">
      <w:pPr>
        <w:widowControl/>
        <w:shd w:val="clear" w:color="auto" w:fill="FFFFFF"/>
        <w:jc w:val="left"/>
        <w:rPr>
          <w:rFonts w:ascii="Consolas" w:hAnsi="Consolas" w:cs="宋体"/>
          <w:b/>
          <w:bCs/>
          <w:color w:val="000000"/>
          <w:kern w:val="0"/>
          <w:sz w:val="24"/>
        </w:rPr>
      </w:pPr>
      <w:r w:rsidRPr="008C0F01">
        <w:rPr>
          <w:rFonts w:ascii="Consolas" w:hAnsi="Consolas" w:cs="宋体"/>
          <w:b/>
          <w:bCs/>
          <w:color w:val="000000"/>
          <w:kern w:val="0"/>
          <w:sz w:val="24"/>
        </w:rPr>
        <w:t xml:space="preserve">        </w:t>
      </w:r>
      <w:proofErr w:type="spellStart"/>
      <w:r w:rsidRPr="008C0F01">
        <w:rPr>
          <w:rFonts w:ascii="Consolas" w:hAnsi="Consolas" w:cs="宋体"/>
          <w:b/>
          <w:bCs/>
          <w:color w:val="001080"/>
          <w:kern w:val="0"/>
          <w:sz w:val="24"/>
        </w:rPr>
        <w:t>Label_Calendar</w:t>
      </w:r>
      <w:r w:rsidRPr="008C0F01">
        <w:rPr>
          <w:rFonts w:ascii="Consolas" w:hAnsi="Consolas" w:cs="宋体"/>
          <w:b/>
          <w:bCs/>
          <w:color w:val="000000"/>
          <w:kern w:val="0"/>
          <w:sz w:val="24"/>
        </w:rPr>
        <w:t>.</w:t>
      </w:r>
      <w:r w:rsidRPr="008C0F01">
        <w:rPr>
          <w:rFonts w:ascii="Consolas" w:hAnsi="Consolas" w:cs="宋体"/>
          <w:b/>
          <w:bCs/>
          <w:color w:val="795E26"/>
          <w:kern w:val="0"/>
          <w:sz w:val="24"/>
        </w:rPr>
        <w:t>setFont</w:t>
      </w:r>
      <w:proofErr w:type="spellEnd"/>
      <w:r w:rsidRPr="008C0F01">
        <w:rPr>
          <w:rFonts w:ascii="Consolas" w:hAnsi="Consolas" w:cs="宋体"/>
          <w:b/>
          <w:bCs/>
          <w:color w:val="000000"/>
          <w:kern w:val="0"/>
          <w:sz w:val="24"/>
        </w:rPr>
        <w:t>(</w:t>
      </w:r>
      <w:r w:rsidRPr="008C0F01">
        <w:rPr>
          <w:rFonts w:ascii="Consolas" w:hAnsi="Consolas" w:cs="宋体"/>
          <w:b/>
          <w:bCs/>
          <w:color w:val="AF00DB"/>
          <w:kern w:val="0"/>
          <w:sz w:val="24"/>
        </w:rPr>
        <w:t>new</w:t>
      </w:r>
      <w:r w:rsidRPr="008C0F01">
        <w:rPr>
          <w:rFonts w:ascii="Consolas" w:hAnsi="Consolas" w:cs="宋体"/>
          <w:b/>
          <w:bCs/>
          <w:color w:val="000000"/>
          <w:kern w:val="0"/>
          <w:sz w:val="24"/>
        </w:rPr>
        <w:t xml:space="preserve"> </w:t>
      </w:r>
      <w:proofErr w:type="gramStart"/>
      <w:r w:rsidRPr="008C0F01">
        <w:rPr>
          <w:rFonts w:ascii="Consolas" w:hAnsi="Consolas" w:cs="宋体"/>
          <w:b/>
          <w:bCs/>
          <w:color w:val="795E26"/>
          <w:kern w:val="0"/>
          <w:sz w:val="24"/>
        </w:rPr>
        <w:t>Font</w:t>
      </w:r>
      <w:r w:rsidRPr="008C0F01">
        <w:rPr>
          <w:rFonts w:ascii="Consolas" w:hAnsi="Consolas" w:cs="宋体"/>
          <w:b/>
          <w:bCs/>
          <w:color w:val="000000"/>
          <w:kern w:val="0"/>
          <w:sz w:val="24"/>
        </w:rPr>
        <w:t>(</w:t>
      </w:r>
      <w:proofErr w:type="gramEnd"/>
      <w:r w:rsidRPr="008C0F01">
        <w:rPr>
          <w:rFonts w:ascii="Consolas" w:hAnsi="Consolas" w:cs="宋体"/>
          <w:b/>
          <w:bCs/>
          <w:color w:val="A31515"/>
          <w:kern w:val="0"/>
          <w:sz w:val="24"/>
        </w:rPr>
        <w:t>"</w:t>
      </w:r>
      <w:proofErr w:type="spellStart"/>
      <w:r w:rsidRPr="008C0F01">
        <w:rPr>
          <w:rFonts w:ascii="Consolas" w:hAnsi="Consolas" w:cs="宋体"/>
          <w:b/>
          <w:bCs/>
          <w:color w:val="A31515"/>
          <w:kern w:val="0"/>
          <w:sz w:val="24"/>
        </w:rPr>
        <w:t>Arove</w:t>
      </w:r>
      <w:proofErr w:type="spellEnd"/>
      <w:r w:rsidRPr="008C0F01">
        <w:rPr>
          <w:rFonts w:ascii="Consolas" w:hAnsi="Consolas" w:cs="宋体"/>
          <w:b/>
          <w:bCs/>
          <w:color w:val="A31515"/>
          <w:kern w:val="0"/>
          <w:sz w:val="24"/>
        </w:rPr>
        <w:t>"</w:t>
      </w:r>
      <w:r w:rsidRPr="008C0F01">
        <w:rPr>
          <w:rFonts w:ascii="Consolas" w:hAnsi="Consolas" w:cs="宋体"/>
          <w:b/>
          <w:bCs/>
          <w:color w:val="000000"/>
          <w:kern w:val="0"/>
          <w:sz w:val="24"/>
        </w:rPr>
        <w:t xml:space="preserve">, </w:t>
      </w:r>
      <w:r w:rsidRPr="008C0F01">
        <w:rPr>
          <w:rFonts w:ascii="Consolas" w:hAnsi="Consolas" w:cs="宋体"/>
          <w:b/>
          <w:bCs/>
          <w:color w:val="09885A"/>
          <w:kern w:val="0"/>
          <w:sz w:val="24"/>
        </w:rPr>
        <w:t>1</w:t>
      </w:r>
      <w:r w:rsidRPr="008C0F01">
        <w:rPr>
          <w:rFonts w:ascii="Consolas" w:hAnsi="Consolas" w:cs="宋体"/>
          <w:b/>
          <w:bCs/>
          <w:color w:val="000000"/>
          <w:kern w:val="0"/>
          <w:sz w:val="24"/>
        </w:rPr>
        <w:t xml:space="preserve">, </w:t>
      </w:r>
      <w:r w:rsidRPr="008C0F01">
        <w:rPr>
          <w:rFonts w:ascii="Consolas" w:hAnsi="Consolas" w:cs="宋体"/>
          <w:b/>
          <w:bCs/>
          <w:color w:val="09885A"/>
          <w:kern w:val="0"/>
          <w:sz w:val="24"/>
        </w:rPr>
        <w:t>30</w:t>
      </w:r>
      <w:r w:rsidRPr="008C0F01">
        <w:rPr>
          <w:rFonts w:ascii="Consolas" w:hAnsi="Consolas" w:cs="宋体"/>
          <w:b/>
          <w:bCs/>
          <w:color w:val="000000"/>
          <w:kern w:val="0"/>
          <w:sz w:val="24"/>
        </w:rPr>
        <w:t xml:space="preserve">));  </w:t>
      </w:r>
    </w:p>
    <w:p w:rsidR="008C0F01" w:rsidRPr="008C0F01" w:rsidRDefault="008C0F01" w:rsidP="000D2DB4">
      <w:pPr>
        <w:widowControl/>
        <w:shd w:val="clear" w:color="auto" w:fill="FFFFFF"/>
        <w:jc w:val="left"/>
        <w:rPr>
          <w:rFonts w:ascii="Consolas" w:hAnsi="Consolas" w:cs="宋体"/>
          <w:b/>
          <w:bCs/>
          <w:color w:val="000000"/>
          <w:kern w:val="0"/>
          <w:sz w:val="24"/>
        </w:rPr>
      </w:pPr>
      <w:r w:rsidRPr="008C0F01">
        <w:rPr>
          <w:rFonts w:ascii="Consolas" w:hAnsi="Consolas" w:cs="宋体"/>
          <w:b/>
          <w:bCs/>
          <w:color w:val="000000"/>
          <w:kern w:val="0"/>
          <w:sz w:val="24"/>
        </w:rPr>
        <w:t xml:space="preserve">        </w:t>
      </w:r>
      <w:proofErr w:type="spellStart"/>
      <w:r w:rsidRPr="008C0F01">
        <w:rPr>
          <w:rFonts w:ascii="Consolas" w:hAnsi="Consolas" w:cs="宋体"/>
          <w:b/>
          <w:bCs/>
          <w:color w:val="001080"/>
          <w:kern w:val="0"/>
          <w:sz w:val="24"/>
        </w:rPr>
        <w:t>Label_Calendar</w:t>
      </w:r>
      <w:r w:rsidRPr="008C0F01">
        <w:rPr>
          <w:rFonts w:ascii="Consolas" w:hAnsi="Consolas" w:cs="宋体"/>
          <w:b/>
          <w:bCs/>
          <w:color w:val="000000"/>
          <w:kern w:val="0"/>
          <w:sz w:val="24"/>
        </w:rPr>
        <w:t>.</w:t>
      </w:r>
      <w:r w:rsidRPr="008C0F01">
        <w:rPr>
          <w:rFonts w:ascii="Consolas" w:hAnsi="Consolas" w:cs="宋体"/>
          <w:b/>
          <w:bCs/>
          <w:color w:val="795E26"/>
          <w:kern w:val="0"/>
          <w:sz w:val="24"/>
        </w:rPr>
        <w:t>setForeground</w:t>
      </w:r>
      <w:proofErr w:type="spellEnd"/>
      <w:r w:rsidRPr="008C0F01">
        <w:rPr>
          <w:rFonts w:ascii="Consolas" w:hAnsi="Consolas" w:cs="宋体"/>
          <w:b/>
          <w:bCs/>
          <w:color w:val="000000"/>
          <w:kern w:val="0"/>
          <w:sz w:val="24"/>
        </w:rPr>
        <w:t>(</w:t>
      </w:r>
      <w:proofErr w:type="spellStart"/>
      <w:r w:rsidRPr="008C0F01">
        <w:rPr>
          <w:rFonts w:ascii="Consolas" w:hAnsi="Consolas" w:cs="宋体"/>
          <w:b/>
          <w:bCs/>
          <w:color w:val="001080"/>
          <w:kern w:val="0"/>
          <w:sz w:val="24"/>
        </w:rPr>
        <w:t>Color</w:t>
      </w:r>
      <w:r w:rsidRPr="008C0F01">
        <w:rPr>
          <w:rFonts w:ascii="Consolas" w:hAnsi="Consolas" w:cs="宋体"/>
          <w:b/>
          <w:bCs/>
          <w:color w:val="000000"/>
          <w:kern w:val="0"/>
          <w:sz w:val="24"/>
        </w:rPr>
        <w:t>.</w:t>
      </w:r>
      <w:r w:rsidRPr="008C0F01">
        <w:rPr>
          <w:rFonts w:ascii="Consolas" w:hAnsi="Consolas" w:cs="宋体"/>
          <w:b/>
          <w:bCs/>
          <w:color w:val="001080"/>
          <w:kern w:val="0"/>
          <w:sz w:val="24"/>
        </w:rPr>
        <w:t>RED</w:t>
      </w:r>
      <w:proofErr w:type="spellEnd"/>
      <w:r w:rsidRPr="008C0F01">
        <w:rPr>
          <w:rFonts w:ascii="Consolas" w:hAnsi="Consolas" w:cs="宋体"/>
          <w:b/>
          <w:bCs/>
          <w:color w:val="000000"/>
          <w:kern w:val="0"/>
          <w:sz w:val="24"/>
        </w:rPr>
        <w:t xml:space="preserve">);                                                  </w:t>
      </w:r>
    </w:p>
    <w:p w:rsidR="008C0F01" w:rsidRPr="008C0F01" w:rsidRDefault="008C0F01" w:rsidP="000D2DB4">
      <w:pPr>
        <w:widowControl/>
        <w:shd w:val="clear" w:color="auto" w:fill="FFFFFF"/>
        <w:jc w:val="left"/>
        <w:rPr>
          <w:rFonts w:ascii="Consolas" w:hAnsi="Consolas" w:cs="宋体"/>
          <w:b/>
          <w:bCs/>
          <w:color w:val="000000"/>
          <w:kern w:val="0"/>
          <w:sz w:val="24"/>
        </w:rPr>
      </w:pPr>
      <w:r w:rsidRPr="008C0F01">
        <w:rPr>
          <w:rFonts w:ascii="Consolas" w:hAnsi="Consolas" w:cs="宋体"/>
          <w:b/>
          <w:bCs/>
          <w:color w:val="000000"/>
          <w:kern w:val="0"/>
          <w:sz w:val="24"/>
        </w:rPr>
        <w:t xml:space="preserve">        </w:t>
      </w:r>
      <w:proofErr w:type="spellStart"/>
      <w:r w:rsidRPr="008C0F01">
        <w:rPr>
          <w:rFonts w:ascii="Consolas" w:hAnsi="Consolas" w:cs="宋体"/>
          <w:b/>
          <w:bCs/>
          <w:color w:val="001080"/>
          <w:kern w:val="0"/>
          <w:sz w:val="24"/>
        </w:rPr>
        <w:t>Panel_Center</w:t>
      </w:r>
      <w:r w:rsidRPr="008C0F01">
        <w:rPr>
          <w:rFonts w:ascii="Consolas" w:hAnsi="Consolas" w:cs="宋体"/>
          <w:b/>
          <w:bCs/>
          <w:color w:val="000000"/>
          <w:kern w:val="0"/>
          <w:sz w:val="24"/>
        </w:rPr>
        <w:t>.</w:t>
      </w:r>
      <w:r w:rsidRPr="008C0F01">
        <w:rPr>
          <w:rFonts w:ascii="Consolas" w:hAnsi="Consolas" w:cs="宋体"/>
          <w:b/>
          <w:bCs/>
          <w:color w:val="795E26"/>
          <w:kern w:val="0"/>
          <w:sz w:val="24"/>
        </w:rPr>
        <w:t>setLayout</w:t>
      </w:r>
      <w:proofErr w:type="spellEnd"/>
      <w:r w:rsidRPr="008C0F01">
        <w:rPr>
          <w:rFonts w:ascii="Consolas" w:hAnsi="Consolas" w:cs="宋体"/>
          <w:b/>
          <w:bCs/>
          <w:color w:val="000000"/>
          <w:kern w:val="0"/>
          <w:sz w:val="24"/>
        </w:rPr>
        <w:t>(</w:t>
      </w:r>
      <w:r w:rsidRPr="008C0F01">
        <w:rPr>
          <w:rFonts w:ascii="Consolas" w:hAnsi="Consolas" w:cs="宋体"/>
          <w:b/>
          <w:bCs/>
          <w:color w:val="AF00DB"/>
          <w:kern w:val="0"/>
          <w:sz w:val="24"/>
        </w:rPr>
        <w:t>new</w:t>
      </w:r>
      <w:r w:rsidRPr="008C0F01">
        <w:rPr>
          <w:rFonts w:ascii="Consolas" w:hAnsi="Consolas" w:cs="宋体"/>
          <w:b/>
          <w:bCs/>
          <w:color w:val="000000"/>
          <w:kern w:val="0"/>
          <w:sz w:val="24"/>
        </w:rPr>
        <w:t xml:space="preserve"> </w:t>
      </w:r>
      <w:proofErr w:type="spellStart"/>
      <w:proofErr w:type="gramStart"/>
      <w:r w:rsidRPr="008C0F01">
        <w:rPr>
          <w:rFonts w:ascii="Consolas" w:hAnsi="Consolas" w:cs="宋体"/>
          <w:b/>
          <w:bCs/>
          <w:color w:val="795E26"/>
          <w:kern w:val="0"/>
          <w:sz w:val="24"/>
        </w:rPr>
        <w:t>GridLayout</w:t>
      </w:r>
      <w:proofErr w:type="spellEnd"/>
      <w:r w:rsidRPr="008C0F01">
        <w:rPr>
          <w:rFonts w:ascii="Consolas" w:hAnsi="Consolas" w:cs="宋体"/>
          <w:b/>
          <w:bCs/>
          <w:color w:val="000000"/>
          <w:kern w:val="0"/>
          <w:sz w:val="24"/>
        </w:rPr>
        <w:t>(</w:t>
      </w:r>
      <w:proofErr w:type="gramEnd"/>
      <w:r w:rsidRPr="008C0F01">
        <w:rPr>
          <w:rFonts w:ascii="Consolas" w:hAnsi="Consolas" w:cs="宋体"/>
          <w:b/>
          <w:bCs/>
          <w:color w:val="09885A"/>
          <w:kern w:val="0"/>
          <w:sz w:val="24"/>
        </w:rPr>
        <w:t>7</w:t>
      </w:r>
      <w:r w:rsidRPr="008C0F01">
        <w:rPr>
          <w:rFonts w:ascii="Consolas" w:hAnsi="Consolas" w:cs="宋体"/>
          <w:b/>
          <w:bCs/>
          <w:color w:val="000000"/>
          <w:kern w:val="0"/>
          <w:sz w:val="24"/>
        </w:rPr>
        <w:t xml:space="preserve">, </w:t>
      </w:r>
      <w:r w:rsidRPr="008C0F01">
        <w:rPr>
          <w:rFonts w:ascii="Consolas" w:hAnsi="Consolas" w:cs="宋体"/>
          <w:b/>
          <w:bCs/>
          <w:color w:val="09885A"/>
          <w:kern w:val="0"/>
          <w:sz w:val="24"/>
        </w:rPr>
        <w:t>7</w:t>
      </w:r>
      <w:r w:rsidRPr="008C0F01">
        <w:rPr>
          <w:rFonts w:ascii="Consolas" w:hAnsi="Consolas" w:cs="宋体"/>
          <w:b/>
          <w:bCs/>
          <w:color w:val="000000"/>
          <w:kern w:val="0"/>
          <w:sz w:val="24"/>
        </w:rPr>
        <w:t xml:space="preserve">)); </w:t>
      </w:r>
      <w:r w:rsidR="00397F83">
        <w:rPr>
          <w:rFonts w:ascii="Consolas" w:hAnsi="Consolas" w:cs="宋体"/>
          <w:b/>
          <w:bCs/>
          <w:color w:val="008000"/>
          <w:kern w:val="0"/>
          <w:sz w:val="24"/>
        </w:rPr>
        <w:t xml:space="preserve">//7X7 </w:t>
      </w:r>
      <w:r w:rsidRPr="008C0F01">
        <w:rPr>
          <w:rFonts w:ascii="Consolas" w:hAnsi="Consolas" w:cs="宋体"/>
          <w:b/>
          <w:bCs/>
          <w:color w:val="000000"/>
          <w:kern w:val="0"/>
          <w:sz w:val="24"/>
        </w:rPr>
        <w:t xml:space="preserve">           </w:t>
      </w:r>
    </w:p>
    <w:p w:rsidR="008C0F01" w:rsidRPr="008C0F01" w:rsidRDefault="008C0F01" w:rsidP="000D2DB4">
      <w:pPr>
        <w:widowControl/>
        <w:shd w:val="clear" w:color="auto" w:fill="FFFFFF"/>
        <w:jc w:val="left"/>
        <w:rPr>
          <w:rFonts w:ascii="Consolas" w:hAnsi="Consolas" w:cs="宋体"/>
          <w:b/>
          <w:bCs/>
          <w:color w:val="000000"/>
          <w:kern w:val="0"/>
          <w:sz w:val="24"/>
        </w:rPr>
      </w:pPr>
      <w:r w:rsidRPr="008C0F01">
        <w:rPr>
          <w:rFonts w:ascii="Consolas" w:hAnsi="Consolas" w:cs="宋体"/>
          <w:b/>
          <w:bCs/>
          <w:color w:val="000000"/>
          <w:kern w:val="0"/>
          <w:sz w:val="24"/>
        </w:rPr>
        <w:t xml:space="preserve">        </w:t>
      </w:r>
      <w:proofErr w:type="gramStart"/>
      <w:r w:rsidRPr="008C0F01">
        <w:rPr>
          <w:rFonts w:ascii="Consolas" w:hAnsi="Consolas" w:cs="宋体"/>
          <w:b/>
          <w:bCs/>
          <w:color w:val="AF00DB"/>
          <w:kern w:val="0"/>
          <w:sz w:val="24"/>
        </w:rPr>
        <w:t>for</w:t>
      </w:r>
      <w:r w:rsidRPr="008C0F01">
        <w:rPr>
          <w:rFonts w:ascii="Consolas" w:hAnsi="Consolas" w:cs="宋体"/>
          <w:b/>
          <w:bCs/>
          <w:color w:val="000000"/>
          <w:kern w:val="0"/>
          <w:sz w:val="24"/>
        </w:rPr>
        <w:t>(</w:t>
      </w:r>
      <w:proofErr w:type="spellStart"/>
      <w:proofErr w:type="gramEnd"/>
      <w:r w:rsidRPr="008C0F01">
        <w:rPr>
          <w:rFonts w:ascii="Consolas" w:hAnsi="Consolas" w:cs="宋体"/>
          <w:b/>
          <w:bCs/>
          <w:color w:val="267F99"/>
          <w:kern w:val="0"/>
          <w:sz w:val="24"/>
        </w:rPr>
        <w:t>int</w:t>
      </w:r>
      <w:proofErr w:type="spellEnd"/>
      <w:r w:rsidRPr="008C0F01">
        <w:rPr>
          <w:rFonts w:ascii="Consolas" w:hAnsi="Consolas" w:cs="宋体"/>
          <w:b/>
          <w:bCs/>
          <w:color w:val="000000"/>
          <w:kern w:val="0"/>
          <w:sz w:val="24"/>
        </w:rPr>
        <w:t xml:space="preserve"> </w:t>
      </w:r>
      <w:proofErr w:type="spellStart"/>
      <w:r w:rsidRPr="008C0F01">
        <w:rPr>
          <w:rFonts w:ascii="Consolas" w:hAnsi="Consolas" w:cs="宋体"/>
          <w:b/>
          <w:bCs/>
          <w:color w:val="001080"/>
          <w:kern w:val="0"/>
          <w:sz w:val="24"/>
        </w:rPr>
        <w:t>i</w:t>
      </w:r>
      <w:proofErr w:type="spellEnd"/>
      <w:r w:rsidRPr="008C0F01">
        <w:rPr>
          <w:rFonts w:ascii="Consolas" w:hAnsi="Consolas" w:cs="宋体"/>
          <w:b/>
          <w:bCs/>
          <w:color w:val="000000"/>
          <w:kern w:val="0"/>
          <w:sz w:val="24"/>
        </w:rPr>
        <w:t xml:space="preserve"> = </w:t>
      </w:r>
      <w:r w:rsidRPr="008C0F01">
        <w:rPr>
          <w:rFonts w:ascii="Consolas" w:hAnsi="Consolas" w:cs="宋体"/>
          <w:b/>
          <w:bCs/>
          <w:color w:val="09885A"/>
          <w:kern w:val="0"/>
          <w:sz w:val="24"/>
        </w:rPr>
        <w:t>0</w:t>
      </w:r>
      <w:r w:rsidRPr="008C0F01">
        <w:rPr>
          <w:rFonts w:ascii="Consolas" w:hAnsi="Consolas" w:cs="宋体"/>
          <w:b/>
          <w:bCs/>
          <w:color w:val="000000"/>
          <w:kern w:val="0"/>
          <w:sz w:val="24"/>
        </w:rPr>
        <w:t xml:space="preserve">; </w:t>
      </w:r>
      <w:proofErr w:type="spellStart"/>
      <w:r w:rsidRPr="008C0F01">
        <w:rPr>
          <w:rFonts w:ascii="Consolas" w:hAnsi="Consolas" w:cs="宋体"/>
          <w:b/>
          <w:bCs/>
          <w:color w:val="000000"/>
          <w:kern w:val="0"/>
          <w:sz w:val="24"/>
        </w:rPr>
        <w:t>i</w:t>
      </w:r>
      <w:proofErr w:type="spellEnd"/>
      <w:r w:rsidRPr="008C0F01">
        <w:rPr>
          <w:rFonts w:ascii="Consolas" w:hAnsi="Consolas" w:cs="宋体"/>
          <w:b/>
          <w:bCs/>
          <w:color w:val="000000"/>
          <w:kern w:val="0"/>
          <w:sz w:val="24"/>
        </w:rPr>
        <w:t xml:space="preserve"> &lt; </w:t>
      </w:r>
      <w:r w:rsidRPr="008C0F01">
        <w:rPr>
          <w:rFonts w:ascii="Consolas" w:hAnsi="Consolas" w:cs="宋体"/>
          <w:b/>
          <w:bCs/>
          <w:color w:val="09885A"/>
          <w:kern w:val="0"/>
          <w:sz w:val="24"/>
        </w:rPr>
        <w:t>7</w:t>
      </w:r>
      <w:r w:rsidRPr="008C0F01">
        <w:rPr>
          <w:rFonts w:ascii="Consolas" w:hAnsi="Consolas" w:cs="宋体"/>
          <w:b/>
          <w:bCs/>
          <w:color w:val="000000"/>
          <w:kern w:val="0"/>
          <w:sz w:val="24"/>
        </w:rPr>
        <w:t xml:space="preserve">; </w:t>
      </w:r>
      <w:proofErr w:type="spellStart"/>
      <w:r w:rsidRPr="008C0F01">
        <w:rPr>
          <w:rFonts w:ascii="Consolas" w:hAnsi="Consolas" w:cs="宋体"/>
          <w:b/>
          <w:bCs/>
          <w:color w:val="000000"/>
          <w:kern w:val="0"/>
          <w:sz w:val="24"/>
        </w:rPr>
        <w:t>i</w:t>
      </w:r>
      <w:proofErr w:type="spellEnd"/>
      <w:r w:rsidRPr="008C0F01">
        <w:rPr>
          <w:rFonts w:ascii="Consolas" w:hAnsi="Consolas" w:cs="宋体"/>
          <w:b/>
          <w:bCs/>
          <w:color w:val="000000"/>
          <w:kern w:val="0"/>
          <w:sz w:val="24"/>
        </w:rPr>
        <w:t xml:space="preserve">++){          </w:t>
      </w:r>
      <w:r w:rsidRPr="008C0F01">
        <w:rPr>
          <w:rFonts w:ascii="Consolas" w:hAnsi="Consolas" w:cs="宋体"/>
          <w:b/>
          <w:bCs/>
          <w:color w:val="008000"/>
          <w:kern w:val="0"/>
          <w:sz w:val="24"/>
        </w:rPr>
        <w:t xml:space="preserve">//add week[] to panel          </w:t>
      </w:r>
    </w:p>
    <w:p w:rsidR="008C0F01" w:rsidRPr="008C0F01" w:rsidRDefault="008C0F01" w:rsidP="000D2DB4">
      <w:pPr>
        <w:widowControl/>
        <w:shd w:val="clear" w:color="auto" w:fill="FFFFFF"/>
        <w:jc w:val="left"/>
        <w:rPr>
          <w:rFonts w:ascii="Consolas" w:hAnsi="Consolas" w:cs="宋体"/>
          <w:b/>
          <w:bCs/>
          <w:color w:val="000000"/>
          <w:kern w:val="0"/>
          <w:sz w:val="24"/>
        </w:rPr>
      </w:pPr>
      <w:r w:rsidRPr="008C0F01">
        <w:rPr>
          <w:rFonts w:ascii="Consolas" w:hAnsi="Consolas" w:cs="宋体"/>
          <w:b/>
          <w:bCs/>
          <w:color w:val="000000"/>
          <w:kern w:val="0"/>
          <w:sz w:val="24"/>
        </w:rPr>
        <w:t xml:space="preserve">            </w:t>
      </w:r>
      <w:proofErr w:type="spellStart"/>
      <w:r w:rsidRPr="008C0F01">
        <w:rPr>
          <w:rFonts w:ascii="Consolas" w:hAnsi="Consolas" w:cs="宋体"/>
          <w:b/>
          <w:bCs/>
          <w:color w:val="267F99"/>
          <w:kern w:val="0"/>
          <w:sz w:val="24"/>
        </w:rPr>
        <w:t>Label_Week</w:t>
      </w:r>
      <w:proofErr w:type="spellEnd"/>
      <w:r w:rsidRPr="008C0F01">
        <w:rPr>
          <w:rFonts w:ascii="Consolas" w:hAnsi="Consolas" w:cs="宋体"/>
          <w:b/>
          <w:bCs/>
          <w:color w:val="000000"/>
          <w:kern w:val="0"/>
          <w:sz w:val="24"/>
        </w:rPr>
        <w:t>[</w:t>
      </w:r>
      <w:proofErr w:type="spellStart"/>
      <w:r w:rsidRPr="008C0F01">
        <w:rPr>
          <w:rFonts w:ascii="Consolas" w:hAnsi="Consolas" w:cs="宋体"/>
          <w:b/>
          <w:bCs/>
          <w:color w:val="000000"/>
          <w:kern w:val="0"/>
          <w:sz w:val="24"/>
        </w:rPr>
        <w:t>i</w:t>
      </w:r>
      <w:proofErr w:type="spellEnd"/>
      <w:r w:rsidRPr="008C0F01">
        <w:rPr>
          <w:rFonts w:ascii="Consolas" w:hAnsi="Consolas" w:cs="宋体"/>
          <w:b/>
          <w:bCs/>
          <w:color w:val="000000"/>
          <w:kern w:val="0"/>
          <w:sz w:val="24"/>
        </w:rPr>
        <w:t xml:space="preserve">] = </w:t>
      </w:r>
      <w:r w:rsidRPr="008C0F01">
        <w:rPr>
          <w:rFonts w:ascii="Consolas" w:hAnsi="Consolas" w:cs="宋体"/>
          <w:b/>
          <w:bCs/>
          <w:color w:val="AF00DB"/>
          <w:kern w:val="0"/>
          <w:sz w:val="24"/>
        </w:rPr>
        <w:t>new</w:t>
      </w:r>
      <w:r w:rsidRPr="008C0F01">
        <w:rPr>
          <w:rFonts w:ascii="Consolas" w:hAnsi="Consolas" w:cs="宋体"/>
          <w:b/>
          <w:bCs/>
          <w:color w:val="000000"/>
          <w:kern w:val="0"/>
          <w:sz w:val="24"/>
        </w:rPr>
        <w:t xml:space="preserve"> </w:t>
      </w:r>
      <w:proofErr w:type="spellStart"/>
      <w:r w:rsidRPr="008C0F01">
        <w:rPr>
          <w:rFonts w:ascii="Consolas" w:hAnsi="Consolas" w:cs="宋体"/>
          <w:b/>
          <w:bCs/>
          <w:color w:val="795E26"/>
          <w:kern w:val="0"/>
          <w:sz w:val="24"/>
        </w:rPr>
        <w:t>JLabel</w:t>
      </w:r>
      <w:proofErr w:type="spellEnd"/>
      <w:r w:rsidRPr="008C0F01">
        <w:rPr>
          <w:rFonts w:ascii="Consolas" w:hAnsi="Consolas" w:cs="宋体"/>
          <w:b/>
          <w:bCs/>
          <w:color w:val="000000"/>
          <w:kern w:val="0"/>
          <w:sz w:val="24"/>
        </w:rPr>
        <w:t>(</w:t>
      </w:r>
      <w:r w:rsidRPr="008C0F01">
        <w:rPr>
          <w:rFonts w:ascii="Consolas" w:hAnsi="Consolas" w:cs="宋体"/>
          <w:b/>
          <w:bCs/>
          <w:color w:val="267F99"/>
          <w:kern w:val="0"/>
          <w:sz w:val="24"/>
        </w:rPr>
        <w:t>Week</w:t>
      </w:r>
      <w:r w:rsidRPr="008C0F01">
        <w:rPr>
          <w:rFonts w:ascii="Consolas" w:hAnsi="Consolas" w:cs="宋体"/>
          <w:b/>
          <w:bCs/>
          <w:color w:val="000000"/>
          <w:kern w:val="0"/>
          <w:sz w:val="24"/>
        </w:rPr>
        <w:t>[</w:t>
      </w:r>
      <w:proofErr w:type="spellStart"/>
      <w:r w:rsidRPr="008C0F01">
        <w:rPr>
          <w:rFonts w:ascii="Consolas" w:hAnsi="Consolas" w:cs="宋体"/>
          <w:b/>
          <w:bCs/>
          <w:color w:val="000000"/>
          <w:kern w:val="0"/>
          <w:sz w:val="24"/>
        </w:rPr>
        <w:t>i</w:t>
      </w:r>
      <w:proofErr w:type="spellEnd"/>
      <w:r w:rsidRPr="008C0F01">
        <w:rPr>
          <w:rFonts w:ascii="Consolas" w:hAnsi="Consolas" w:cs="宋体"/>
          <w:b/>
          <w:bCs/>
          <w:color w:val="000000"/>
          <w:kern w:val="0"/>
          <w:sz w:val="24"/>
        </w:rPr>
        <w:t xml:space="preserve">], </w:t>
      </w:r>
      <w:proofErr w:type="spellStart"/>
      <w:r w:rsidRPr="008C0F01">
        <w:rPr>
          <w:rFonts w:ascii="Consolas" w:hAnsi="Consolas" w:cs="宋体"/>
          <w:b/>
          <w:bCs/>
          <w:color w:val="001080"/>
          <w:kern w:val="0"/>
          <w:sz w:val="24"/>
        </w:rPr>
        <w:t>JLabel</w:t>
      </w:r>
      <w:r w:rsidRPr="008C0F01">
        <w:rPr>
          <w:rFonts w:ascii="Consolas" w:hAnsi="Consolas" w:cs="宋体"/>
          <w:b/>
          <w:bCs/>
          <w:color w:val="000000"/>
          <w:kern w:val="0"/>
          <w:sz w:val="24"/>
        </w:rPr>
        <w:t>.</w:t>
      </w:r>
      <w:r w:rsidRPr="008C0F01">
        <w:rPr>
          <w:rFonts w:ascii="Consolas" w:hAnsi="Consolas" w:cs="宋体"/>
          <w:b/>
          <w:bCs/>
          <w:color w:val="001080"/>
          <w:kern w:val="0"/>
          <w:sz w:val="24"/>
        </w:rPr>
        <w:t>CENTER</w:t>
      </w:r>
      <w:proofErr w:type="spellEnd"/>
      <w:r w:rsidRPr="008C0F01">
        <w:rPr>
          <w:rFonts w:ascii="Consolas" w:hAnsi="Consolas" w:cs="宋体"/>
          <w:b/>
          <w:bCs/>
          <w:color w:val="000000"/>
          <w:kern w:val="0"/>
          <w:sz w:val="24"/>
        </w:rPr>
        <w:t xml:space="preserve">);                              </w:t>
      </w:r>
    </w:p>
    <w:p w:rsidR="008C0F01" w:rsidRPr="008C0F01" w:rsidRDefault="008C0F01" w:rsidP="000D2DB4">
      <w:pPr>
        <w:widowControl/>
        <w:shd w:val="clear" w:color="auto" w:fill="FFFFFF"/>
        <w:jc w:val="left"/>
        <w:rPr>
          <w:rFonts w:ascii="Consolas" w:hAnsi="Consolas" w:cs="宋体"/>
          <w:b/>
          <w:bCs/>
          <w:color w:val="000000"/>
          <w:kern w:val="0"/>
          <w:sz w:val="24"/>
        </w:rPr>
      </w:pPr>
      <w:r w:rsidRPr="008C0F01">
        <w:rPr>
          <w:rFonts w:ascii="Consolas" w:hAnsi="Consolas" w:cs="宋体"/>
          <w:b/>
          <w:bCs/>
          <w:color w:val="000000"/>
          <w:kern w:val="0"/>
          <w:sz w:val="24"/>
        </w:rPr>
        <w:t xml:space="preserve">            </w:t>
      </w:r>
      <w:proofErr w:type="spellStart"/>
      <w:r w:rsidRPr="008C0F01">
        <w:rPr>
          <w:rFonts w:ascii="Consolas" w:hAnsi="Consolas" w:cs="宋体"/>
          <w:b/>
          <w:bCs/>
          <w:color w:val="267F99"/>
          <w:kern w:val="0"/>
          <w:sz w:val="24"/>
        </w:rPr>
        <w:t>Label_Week</w:t>
      </w:r>
      <w:proofErr w:type="spellEnd"/>
      <w:r w:rsidRPr="008C0F01">
        <w:rPr>
          <w:rFonts w:ascii="Consolas" w:hAnsi="Consolas" w:cs="宋体"/>
          <w:b/>
          <w:bCs/>
          <w:color w:val="000000"/>
          <w:kern w:val="0"/>
          <w:sz w:val="24"/>
        </w:rPr>
        <w:t>[</w:t>
      </w:r>
      <w:proofErr w:type="spellStart"/>
      <w:r w:rsidRPr="008C0F01">
        <w:rPr>
          <w:rFonts w:ascii="Consolas" w:hAnsi="Consolas" w:cs="宋体"/>
          <w:b/>
          <w:bCs/>
          <w:color w:val="000000"/>
          <w:kern w:val="0"/>
          <w:sz w:val="24"/>
        </w:rPr>
        <w:t>i</w:t>
      </w:r>
      <w:proofErr w:type="spellEnd"/>
      <w:proofErr w:type="gramStart"/>
      <w:r w:rsidRPr="008C0F01">
        <w:rPr>
          <w:rFonts w:ascii="Consolas" w:hAnsi="Consolas" w:cs="宋体"/>
          <w:b/>
          <w:bCs/>
          <w:color w:val="000000"/>
          <w:kern w:val="0"/>
          <w:sz w:val="24"/>
        </w:rPr>
        <w:t>].</w:t>
      </w:r>
      <w:proofErr w:type="spellStart"/>
      <w:r w:rsidRPr="008C0F01">
        <w:rPr>
          <w:rFonts w:ascii="Consolas" w:hAnsi="Consolas" w:cs="宋体"/>
          <w:b/>
          <w:bCs/>
          <w:color w:val="795E26"/>
          <w:kern w:val="0"/>
          <w:sz w:val="24"/>
        </w:rPr>
        <w:t>setFont</w:t>
      </w:r>
      <w:proofErr w:type="spellEnd"/>
      <w:proofErr w:type="gramEnd"/>
      <w:r w:rsidRPr="008C0F01">
        <w:rPr>
          <w:rFonts w:ascii="Consolas" w:hAnsi="Consolas" w:cs="宋体"/>
          <w:b/>
          <w:bCs/>
          <w:color w:val="000000"/>
          <w:kern w:val="0"/>
          <w:sz w:val="24"/>
        </w:rPr>
        <w:t>(</w:t>
      </w:r>
      <w:r w:rsidRPr="008C0F01">
        <w:rPr>
          <w:rFonts w:ascii="Consolas" w:hAnsi="Consolas" w:cs="宋体"/>
          <w:b/>
          <w:bCs/>
          <w:color w:val="AF00DB"/>
          <w:kern w:val="0"/>
          <w:sz w:val="24"/>
        </w:rPr>
        <w:t>new</w:t>
      </w:r>
      <w:r w:rsidRPr="008C0F01">
        <w:rPr>
          <w:rFonts w:ascii="Consolas" w:hAnsi="Consolas" w:cs="宋体"/>
          <w:b/>
          <w:bCs/>
          <w:color w:val="000000"/>
          <w:kern w:val="0"/>
          <w:sz w:val="24"/>
        </w:rPr>
        <w:t xml:space="preserve"> </w:t>
      </w:r>
      <w:r w:rsidRPr="008C0F01">
        <w:rPr>
          <w:rFonts w:ascii="Consolas" w:hAnsi="Consolas" w:cs="宋体"/>
          <w:b/>
          <w:bCs/>
          <w:color w:val="795E26"/>
          <w:kern w:val="0"/>
          <w:sz w:val="24"/>
        </w:rPr>
        <w:t>Font</w:t>
      </w:r>
      <w:r w:rsidRPr="008C0F01">
        <w:rPr>
          <w:rFonts w:ascii="Consolas" w:hAnsi="Consolas" w:cs="宋体"/>
          <w:b/>
          <w:bCs/>
          <w:color w:val="000000"/>
          <w:kern w:val="0"/>
          <w:sz w:val="24"/>
        </w:rPr>
        <w:t>(</w:t>
      </w:r>
      <w:r w:rsidRPr="008C0F01">
        <w:rPr>
          <w:rFonts w:ascii="Consolas" w:hAnsi="Consolas" w:cs="宋体"/>
          <w:b/>
          <w:bCs/>
          <w:color w:val="A31515"/>
          <w:kern w:val="0"/>
          <w:sz w:val="24"/>
        </w:rPr>
        <w:t>"</w:t>
      </w:r>
      <w:proofErr w:type="spellStart"/>
      <w:r w:rsidRPr="008C0F01">
        <w:rPr>
          <w:rFonts w:ascii="Consolas" w:hAnsi="Consolas" w:cs="宋体"/>
          <w:b/>
          <w:bCs/>
          <w:color w:val="A31515"/>
          <w:kern w:val="0"/>
          <w:sz w:val="24"/>
        </w:rPr>
        <w:t>Arvo</w:t>
      </w:r>
      <w:proofErr w:type="spellEnd"/>
      <w:r w:rsidRPr="008C0F01">
        <w:rPr>
          <w:rFonts w:ascii="Consolas" w:hAnsi="Consolas" w:cs="宋体"/>
          <w:b/>
          <w:bCs/>
          <w:color w:val="A31515"/>
          <w:kern w:val="0"/>
          <w:sz w:val="24"/>
        </w:rPr>
        <w:t>"</w:t>
      </w:r>
      <w:r w:rsidRPr="008C0F01">
        <w:rPr>
          <w:rFonts w:ascii="Consolas" w:hAnsi="Consolas" w:cs="宋体"/>
          <w:b/>
          <w:bCs/>
          <w:color w:val="000000"/>
          <w:kern w:val="0"/>
          <w:sz w:val="24"/>
        </w:rPr>
        <w:t xml:space="preserve">, </w:t>
      </w:r>
      <w:r w:rsidRPr="008C0F01">
        <w:rPr>
          <w:rFonts w:ascii="Consolas" w:hAnsi="Consolas" w:cs="宋体"/>
          <w:b/>
          <w:bCs/>
          <w:color w:val="09885A"/>
          <w:kern w:val="0"/>
          <w:sz w:val="24"/>
        </w:rPr>
        <w:t>1</w:t>
      </w:r>
      <w:r w:rsidRPr="008C0F01">
        <w:rPr>
          <w:rFonts w:ascii="Consolas" w:hAnsi="Consolas" w:cs="宋体"/>
          <w:b/>
          <w:bCs/>
          <w:color w:val="000000"/>
          <w:kern w:val="0"/>
          <w:sz w:val="24"/>
        </w:rPr>
        <w:t xml:space="preserve">, </w:t>
      </w:r>
      <w:r w:rsidRPr="008C0F01">
        <w:rPr>
          <w:rFonts w:ascii="Consolas" w:hAnsi="Consolas" w:cs="宋体"/>
          <w:b/>
          <w:bCs/>
          <w:color w:val="09885A"/>
          <w:kern w:val="0"/>
          <w:sz w:val="24"/>
        </w:rPr>
        <w:t>20</w:t>
      </w:r>
      <w:r w:rsidRPr="008C0F01">
        <w:rPr>
          <w:rFonts w:ascii="Consolas" w:hAnsi="Consolas" w:cs="宋体"/>
          <w:b/>
          <w:bCs/>
          <w:color w:val="000000"/>
          <w:kern w:val="0"/>
          <w:sz w:val="24"/>
        </w:rPr>
        <w:t>));</w:t>
      </w:r>
    </w:p>
    <w:p w:rsidR="008C0F01" w:rsidRPr="008C0F01" w:rsidRDefault="008C0F01" w:rsidP="000D2DB4">
      <w:pPr>
        <w:widowControl/>
        <w:shd w:val="clear" w:color="auto" w:fill="FFFFFF"/>
        <w:jc w:val="left"/>
        <w:rPr>
          <w:rFonts w:ascii="Consolas" w:hAnsi="Consolas" w:cs="宋体"/>
          <w:b/>
          <w:bCs/>
          <w:color w:val="000000"/>
          <w:kern w:val="0"/>
          <w:sz w:val="24"/>
        </w:rPr>
      </w:pPr>
      <w:r w:rsidRPr="008C0F01">
        <w:rPr>
          <w:rFonts w:ascii="Consolas" w:hAnsi="Consolas" w:cs="宋体"/>
          <w:b/>
          <w:bCs/>
          <w:color w:val="000000"/>
          <w:kern w:val="0"/>
          <w:sz w:val="24"/>
        </w:rPr>
        <w:t xml:space="preserve">            </w:t>
      </w:r>
      <w:proofErr w:type="spellStart"/>
      <w:r w:rsidRPr="008C0F01">
        <w:rPr>
          <w:rFonts w:ascii="Consolas" w:hAnsi="Consolas" w:cs="宋体"/>
          <w:b/>
          <w:bCs/>
          <w:color w:val="267F99"/>
          <w:kern w:val="0"/>
          <w:sz w:val="24"/>
        </w:rPr>
        <w:t>Label_Week</w:t>
      </w:r>
      <w:proofErr w:type="spellEnd"/>
      <w:r w:rsidRPr="008C0F01">
        <w:rPr>
          <w:rFonts w:ascii="Consolas" w:hAnsi="Consolas" w:cs="宋体"/>
          <w:b/>
          <w:bCs/>
          <w:color w:val="000000"/>
          <w:kern w:val="0"/>
          <w:sz w:val="24"/>
        </w:rPr>
        <w:t>[</w:t>
      </w:r>
      <w:proofErr w:type="spellStart"/>
      <w:r w:rsidRPr="008C0F01">
        <w:rPr>
          <w:rFonts w:ascii="Consolas" w:hAnsi="Consolas" w:cs="宋体"/>
          <w:b/>
          <w:bCs/>
          <w:color w:val="000000"/>
          <w:kern w:val="0"/>
          <w:sz w:val="24"/>
        </w:rPr>
        <w:t>i</w:t>
      </w:r>
      <w:proofErr w:type="spellEnd"/>
      <w:proofErr w:type="gramStart"/>
      <w:r w:rsidRPr="008C0F01">
        <w:rPr>
          <w:rFonts w:ascii="Consolas" w:hAnsi="Consolas" w:cs="宋体"/>
          <w:b/>
          <w:bCs/>
          <w:color w:val="000000"/>
          <w:kern w:val="0"/>
          <w:sz w:val="24"/>
        </w:rPr>
        <w:t>].</w:t>
      </w:r>
      <w:proofErr w:type="spellStart"/>
      <w:r w:rsidRPr="008C0F01">
        <w:rPr>
          <w:rFonts w:ascii="Consolas" w:hAnsi="Consolas" w:cs="宋体"/>
          <w:b/>
          <w:bCs/>
          <w:color w:val="795E26"/>
          <w:kern w:val="0"/>
          <w:sz w:val="24"/>
        </w:rPr>
        <w:t>setForeground</w:t>
      </w:r>
      <w:proofErr w:type="spellEnd"/>
      <w:proofErr w:type="gramEnd"/>
      <w:r w:rsidRPr="008C0F01">
        <w:rPr>
          <w:rFonts w:ascii="Consolas" w:hAnsi="Consolas" w:cs="宋体"/>
          <w:b/>
          <w:bCs/>
          <w:color w:val="000000"/>
          <w:kern w:val="0"/>
          <w:sz w:val="24"/>
        </w:rPr>
        <w:t>(</w:t>
      </w:r>
      <w:proofErr w:type="spellStart"/>
      <w:r w:rsidRPr="008C0F01">
        <w:rPr>
          <w:rFonts w:ascii="Consolas" w:hAnsi="Consolas" w:cs="宋体"/>
          <w:b/>
          <w:bCs/>
          <w:color w:val="001080"/>
          <w:kern w:val="0"/>
          <w:sz w:val="24"/>
        </w:rPr>
        <w:t>Color</w:t>
      </w:r>
      <w:r w:rsidRPr="008C0F01">
        <w:rPr>
          <w:rFonts w:ascii="Consolas" w:hAnsi="Consolas" w:cs="宋体"/>
          <w:b/>
          <w:bCs/>
          <w:color w:val="000000"/>
          <w:kern w:val="0"/>
          <w:sz w:val="24"/>
        </w:rPr>
        <w:t>.</w:t>
      </w:r>
      <w:r w:rsidRPr="008C0F01">
        <w:rPr>
          <w:rFonts w:ascii="Consolas" w:hAnsi="Consolas" w:cs="宋体"/>
          <w:b/>
          <w:bCs/>
          <w:color w:val="001080"/>
          <w:kern w:val="0"/>
          <w:sz w:val="24"/>
        </w:rPr>
        <w:t>GREEN</w:t>
      </w:r>
      <w:proofErr w:type="spellEnd"/>
      <w:r w:rsidRPr="008C0F01">
        <w:rPr>
          <w:rFonts w:ascii="Consolas" w:hAnsi="Consolas" w:cs="宋体"/>
          <w:b/>
          <w:bCs/>
          <w:color w:val="000000"/>
          <w:kern w:val="0"/>
          <w:sz w:val="24"/>
        </w:rPr>
        <w:t>);</w:t>
      </w:r>
    </w:p>
    <w:p w:rsidR="008C0F01" w:rsidRPr="008C0F01" w:rsidRDefault="008C0F01" w:rsidP="000D2DB4">
      <w:pPr>
        <w:widowControl/>
        <w:shd w:val="clear" w:color="auto" w:fill="FFFFFF"/>
        <w:jc w:val="left"/>
        <w:rPr>
          <w:rFonts w:ascii="Consolas" w:hAnsi="Consolas" w:cs="宋体"/>
          <w:b/>
          <w:bCs/>
          <w:color w:val="000000"/>
          <w:kern w:val="0"/>
          <w:sz w:val="24"/>
        </w:rPr>
      </w:pPr>
      <w:r w:rsidRPr="008C0F01">
        <w:rPr>
          <w:rFonts w:ascii="Consolas" w:hAnsi="Consolas" w:cs="宋体"/>
          <w:b/>
          <w:bCs/>
          <w:color w:val="000000"/>
          <w:kern w:val="0"/>
          <w:sz w:val="24"/>
        </w:rPr>
        <w:t xml:space="preserve">            </w:t>
      </w:r>
      <w:proofErr w:type="spellStart"/>
      <w:r w:rsidRPr="008C0F01">
        <w:rPr>
          <w:rFonts w:ascii="Consolas" w:hAnsi="Consolas" w:cs="宋体"/>
          <w:b/>
          <w:bCs/>
          <w:color w:val="267F99"/>
          <w:kern w:val="0"/>
          <w:sz w:val="24"/>
        </w:rPr>
        <w:t>Label_Week</w:t>
      </w:r>
      <w:proofErr w:type="spellEnd"/>
      <w:r w:rsidRPr="008C0F01">
        <w:rPr>
          <w:rFonts w:ascii="Consolas" w:hAnsi="Consolas" w:cs="宋体"/>
          <w:b/>
          <w:bCs/>
          <w:color w:val="000000"/>
          <w:kern w:val="0"/>
          <w:sz w:val="24"/>
        </w:rPr>
        <w:t>[</w:t>
      </w:r>
      <w:proofErr w:type="spellStart"/>
      <w:r w:rsidRPr="008C0F01">
        <w:rPr>
          <w:rFonts w:ascii="Consolas" w:hAnsi="Consolas" w:cs="宋体"/>
          <w:b/>
          <w:bCs/>
          <w:color w:val="000000"/>
          <w:kern w:val="0"/>
          <w:sz w:val="24"/>
        </w:rPr>
        <w:t>i</w:t>
      </w:r>
      <w:proofErr w:type="spellEnd"/>
      <w:proofErr w:type="gramStart"/>
      <w:r w:rsidRPr="008C0F01">
        <w:rPr>
          <w:rFonts w:ascii="Consolas" w:hAnsi="Consolas" w:cs="宋体"/>
          <w:b/>
          <w:bCs/>
          <w:color w:val="000000"/>
          <w:kern w:val="0"/>
          <w:sz w:val="24"/>
        </w:rPr>
        <w:t>].</w:t>
      </w:r>
      <w:proofErr w:type="spellStart"/>
      <w:r w:rsidRPr="008C0F01">
        <w:rPr>
          <w:rFonts w:ascii="Consolas" w:hAnsi="Consolas" w:cs="宋体"/>
          <w:b/>
          <w:bCs/>
          <w:color w:val="795E26"/>
          <w:kern w:val="0"/>
          <w:sz w:val="24"/>
        </w:rPr>
        <w:t>setBackground</w:t>
      </w:r>
      <w:proofErr w:type="spellEnd"/>
      <w:proofErr w:type="gramEnd"/>
      <w:r w:rsidRPr="008C0F01">
        <w:rPr>
          <w:rFonts w:ascii="Consolas" w:hAnsi="Consolas" w:cs="宋体"/>
          <w:b/>
          <w:bCs/>
          <w:color w:val="000000"/>
          <w:kern w:val="0"/>
          <w:sz w:val="24"/>
        </w:rPr>
        <w:t>(</w:t>
      </w:r>
      <w:r w:rsidRPr="008C0F01">
        <w:rPr>
          <w:rFonts w:ascii="Consolas" w:hAnsi="Consolas" w:cs="宋体"/>
          <w:b/>
          <w:bCs/>
          <w:color w:val="001080"/>
          <w:kern w:val="0"/>
          <w:sz w:val="24"/>
        </w:rPr>
        <w:t>NL</w:t>
      </w:r>
      <w:r w:rsidRPr="008C0F01">
        <w:rPr>
          <w:rFonts w:ascii="Consolas" w:hAnsi="Consolas" w:cs="宋体"/>
          <w:b/>
          <w:bCs/>
          <w:color w:val="000000"/>
          <w:kern w:val="0"/>
          <w:sz w:val="24"/>
        </w:rPr>
        <w:t>.</w:t>
      </w:r>
      <w:r w:rsidRPr="008C0F01">
        <w:rPr>
          <w:rFonts w:ascii="Consolas" w:hAnsi="Consolas" w:cs="宋体"/>
          <w:b/>
          <w:bCs/>
          <w:color w:val="001080"/>
          <w:kern w:val="0"/>
          <w:sz w:val="24"/>
        </w:rPr>
        <w:t>C</w:t>
      </w:r>
      <w:r w:rsidRPr="008C0F01">
        <w:rPr>
          <w:rFonts w:ascii="Consolas" w:hAnsi="Consolas" w:cs="宋体"/>
          <w:b/>
          <w:bCs/>
          <w:color w:val="000000"/>
          <w:kern w:val="0"/>
          <w:sz w:val="24"/>
        </w:rPr>
        <w:t>);</w:t>
      </w:r>
    </w:p>
    <w:p w:rsidR="008C0F01" w:rsidRPr="008C0F01" w:rsidRDefault="008C0F01" w:rsidP="000D2DB4">
      <w:pPr>
        <w:widowControl/>
        <w:shd w:val="clear" w:color="auto" w:fill="FFFFFF"/>
        <w:jc w:val="left"/>
        <w:rPr>
          <w:rFonts w:ascii="Consolas" w:hAnsi="Consolas" w:cs="宋体"/>
          <w:b/>
          <w:bCs/>
          <w:color w:val="000000"/>
          <w:kern w:val="0"/>
          <w:sz w:val="24"/>
        </w:rPr>
      </w:pPr>
      <w:r w:rsidRPr="008C0F01">
        <w:rPr>
          <w:rFonts w:ascii="Consolas" w:hAnsi="Consolas" w:cs="宋体"/>
          <w:b/>
          <w:bCs/>
          <w:color w:val="000000"/>
          <w:kern w:val="0"/>
          <w:sz w:val="24"/>
        </w:rPr>
        <w:t xml:space="preserve">            </w:t>
      </w:r>
      <w:proofErr w:type="spellStart"/>
      <w:r w:rsidRPr="008C0F01">
        <w:rPr>
          <w:rFonts w:ascii="Consolas" w:hAnsi="Consolas" w:cs="宋体"/>
          <w:b/>
          <w:bCs/>
          <w:color w:val="001080"/>
          <w:kern w:val="0"/>
          <w:sz w:val="24"/>
        </w:rPr>
        <w:t>Panel_Center</w:t>
      </w:r>
      <w:r w:rsidRPr="008C0F01">
        <w:rPr>
          <w:rFonts w:ascii="Consolas" w:hAnsi="Consolas" w:cs="宋体"/>
          <w:b/>
          <w:bCs/>
          <w:color w:val="000000"/>
          <w:kern w:val="0"/>
          <w:sz w:val="24"/>
        </w:rPr>
        <w:t>.</w:t>
      </w:r>
      <w:r w:rsidRPr="008C0F01">
        <w:rPr>
          <w:rFonts w:ascii="Consolas" w:hAnsi="Consolas" w:cs="宋体"/>
          <w:b/>
          <w:bCs/>
          <w:color w:val="795E26"/>
          <w:kern w:val="0"/>
          <w:sz w:val="24"/>
        </w:rPr>
        <w:t>add</w:t>
      </w:r>
      <w:proofErr w:type="spellEnd"/>
      <w:r w:rsidRPr="008C0F01">
        <w:rPr>
          <w:rFonts w:ascii="Consolas" w:hAnsi="Consolas" w:cs="宋体"/>
          <w:b/>
          <w:bCs/>
          <w:color w:val="000000"/>
          <w:kern w:val="0"/>
          <w:sz w:val="24"/>
        </w:rPr>
        <w:t>(</w:t>
      </w:r>
      <w:proofErr w:type="spellStart"/>
      <w:r w:rsidRPr="008C0F01">
        <w:rPr>
          <w:rFonts w:ascii="Consolas" w:hAnsi="Consolas" w:cs="宋体"/>
          <w:b/>
          <w:bCs/>
          <w:color w:val="267F99"/>
          <w:kern w:val="0"/>
          <w:sz w:val="24"/>
        </w:rPr>
        <w:t>Label_Week</w:t>
      </w:r>
      <w:proofErr w:type="spellEnd"/>
      <w:r w:rsidRPr="008C0F01">
        <w:rPr>
          <w:rFonts w:ascii="Consolas" w:hAnsi="Consolas" w:cs="宋体"/>
          <w:b/>
          <w:bCs/>
          <w:color w:val="000000"/>
          <w:kern w:val="0"/>
          <w:sz w:val="24"/>
        </w:rPr>
        <w:t>[</w:t>
      </w:r>
      <w:proofErr w:type="spellStart"/>
      <w:r w:rsidRPr="008C0F01">
        <w:rPr>
          <w:rFonts w:ascii="Consolas" w:hAnsi="Consolas" w:cs="宋体"/>
          <w:b/>
          <w:bCs/>
          <w:color w:val="000000"/>
          <w:kern w:val="0"/>
          <w:sz w:val="24"/>
        </w:rPr>
        <w:t>i</w:t>
      </w:r>
      <w:proofErr w:type="spellEnd"/>
      <w:r w:rsidRPr="008C0F01">
        <w:rPr>
          <w:rFonts w:ascii="Consolas" w:hAnsi="Consolas" w:cs="宋体"/>
          <w:b/>
          <w:bCs/>
          <w:color w:val="000000"/>
          <w:kern w:val="0"/>
          <w:sz w:val="24"/>
        </w:rPr>
        <w:t>]);</w:t>
      </w:r>
    </w:p>
    <w:p w:rsidR="008C0F01" w:rsidRPr="008C0F01" w:rsidRDefault="008C0F01" w:rsidP="000D2DB4">
      <w:pPr>
        <w:widowControl/>
        <w:shd w:val="clear" w:color="auto" w:fill="FFFFFF"/>
        <w:jc w:val="left"/>
        <w:rPr>
          <w:rFonts w:ascii="Consolas" w:hAnsi="Consolas" w:cs="宋体"/>
          <w:b/>
          <w:bCs/>
          <w:color w:val="000000"/>
          <w:kern w:val="0"/>
          <w:sz w:val="24"/>
        </w:rPr>
      </w:pPr>
      <w:r w:rsidRPr="008C0F01">
        <w:rPr>
          <w:rFonts w:ascii="Consolas" w:hAnsi="Consolas" w:cs="宋体"/>
          <w:b/>
          <w:bCs/>
          <w:color w:val="000000"/>
          <w:kern w:val="0"/>
          <w:sz w:val="24"/>
        </w:rPr>
        <w:t xml:space="preserve">        }                                              </w:t>
      </w:r>
    </w:p>
    <w:p w:rsidR="008C0F01" w:rsidRPr="008C0F01" w:rsidRDefault="008C0F01" w:rsidP="000D2DB4">
      <w:pPr>
        <w:widowControl/>
        <w:shd w:val="clear" w:color="auto" w:fill="FFFFFF"/>
        <w:jc w:val="left"/>
        <w:rPr>
          <w:rFonts w:ascii="Consolas" w:hAnsi="Consolas" w:cs="宋体"/>
          <w:b/>
          <w:bCs/>
          <w:color w:val="000000"/>
          <w:kern w:val="0"/>
          <w:sz w:val="24"/>
        </w:rPr>
      </w:pPr>
      <w:r w:rsidRPr="008C0F01">
        <w:rPr>
          <w:rFonts w:ascii="Consolas" w:hAnsi="Consolas" w:cs="宋体"/>
          <w:b/>
          <w:bCs/>
          <w:color w:val="000000"/>
          <w:kern w:val="0"/>
          <w:sz w:val="24"/>
        </w:rPr>
        <w:t xml:space="preserve">        </w:t>
      </w:r>
      <w:proofErr w:type="gramStart"/>
      <w:r w:rsidRPr="008C0F01">
        <w:rPr>
          <w:rFonts w:ascii="Consolas" w:hAnsi="Consolas" w:cs="宋体"/>
          <w:b/>
          <w:bCs/>
          <w:color w:val="AF00DB"/>
          <w:kern w:val="0"/>
          <w:sz w:val="24"/>
        </w:rPr>
        <w:t>for</w:t>
      </w:r>
      <w:r w:rsidRPr="008C0F01">
        <w:rPr>
          <w:rFonts w:ascii="Consolas" w:hAnsi="Consolas" w:cs="宋体"/>
          <w:b/>
          <w:bCs/>
          <w:color w:val="000000"/>
          <w:kern w:val="0"/>
          <w:sz w:val="24"/>
        </w:rPr>
        <w:t>(</w:t>
      </w:r>
      <w:proofErr w:type="spellStart"/>
      <w:proofErr w:type="gramEnd"/>
      <w:r w:rsidRPr="008C0F01">
        <w:rPr>
          <w:rFonts w:ascii="Consolas" w:hAnsi="Consolas" w:cs="宋体"/>
          <w:b/>
          <w:bCs/>
          <w:color w:val="267F99"/>
          <w:kern w:val="0"/>
          <w:sz w:val="24"/>
        </w:rPr>
        <w:t>int</w:t>
      </w:r>
      <w:proofErr w:type="spellEnd"/>
      <w:r w:rsidRPr="008C0F01">
        <w:rPr>
          <w:rFonts w:ascii="Consolas" w:hAnsi="Consolas" w:cs="宋体"/>
          <w:b/>
          <w:bCs/>
          <w:color w:val="000000"/>
          <w:kern w:val="0"/>
          <w:sz w:val="24"/>
        </w:rPr>
        <w:t xml:space="preserve"> </w:t>
      </w:r>
      <w:proofErr w:type="spellStart"/>
      <w:r w:rsidRPr="008C0F01">
        <w:rPr>
          <w:rFonts w:ascii="Consolas" w:hAnsi="Consolas" w:cs="宋体"/>
          <w:b/>
          <w:bCs/>
          <w:color w:val="001080"/>
          <w:kern w:val="0"/>
          <w:sz w:val="24"/>
        </w:rPr>
        <w:t>i</w:t>
      </w:r>
      <w:proofErr w:type="spellEnd"/>
      <w:r w:rsidRPr="008C0F01">
        <w:rPr>
          <w:rFonts w:ascii="Consolas" w:hAnsi="Consolas" w:cs="宋体"/>
          <w:b/>
          <w:bCs/>
          <w:color w:val="000000"/>
          <w:kern w:val="0"/>
          <w:sz w:val="24"/>
        </w:rPr>
        <w:t xml:space="preserve"> = </w:t>
      </w:r>
      <w:r w:rsidRPr="008C0F01">
        <w:rPr>
          <w:rFonts w:ascii="Consolas" w:hAnsi="Consolas" w:cs="宋体"/>
          <w:b/>
          <w:bCs/>
          <w:color w:val="09885A"/>
          <w:kern w:val="0"/>
          <w:sz w:val="24"/>
        </w:rPr>
        <w:t>0</w:t>
      </w:r>
      <w:r w:rsidRPr="008C0F01">
        <w:rPr>
          <w:rFonts w:ascii="Consolas" w:hAnsi="Consolas" w:cs="宋体"/>
          <w:b/>
          <w:bCs/>
          <w:color w:val="000000"/>
          <w:kern w:val="0"/>
          <w:sz w:val="24"/>
        </w:rPr>
        <w:t xml:space="preserve">; </w:t>
      </w:r>
      <w:proofErr w:type="spellStart"/>
      <w:r w:rsidRPr="008C0F01">
        <w:rPr>
          <w:rFonts w:ascii="Consolas" w:hAnsi="Consolas" w:cs="宋体"/>
          <w:b/>
          <w:bCs/>
          <w:color w:val="000000"/>
          <w:kern w:val="0"/>
          <w:sz w:val="24"/>
        </w:rPr>
        <w:t>i</w:t>
      </w:r>
      <w:proofErr w:type="spellEnd"/>
      <w:r w:rsidRPr="008C0F01">
        <w:rPr>
          <w:rFonts w:ascii="Consolas" w:hAnsi="Consolas" w:cs="宋体"/>
          <w:b/>
          <w:bCs/>
          <w:color w:val="000000"/>
          <w:kern w:val="0"/>
          <w:sz w:val="24"/>
        </w:rPr>
        <w:t xml:space="preserve"> &lt; </w:t>
      </w:r>
      <w:r w:rsidRPr="008C0F01">
        <w:rPr>
          <w:rFonts w:ascii="Consolas" w:hAnsi="Consolas" w:cs="宋体"/>
          <w:b/>
          <w:bCs/>
          <w:color w:val="09885A"/>
          <w:kern w:val="0"/>
          <w:sz w:val="24"/>
        </w:rPr>
        <w:t>42</w:t>
      </w:r>
      <w:r w:rsidR="00397F83">
        <w:rPr>
          <w:rFonts w:ascii="Consolas" w:hAnsi="Consolas" w:cs="宋体"/>
          <w:b/>
          <w:bCs/>
          <w:color w:val="000000"/>
          <w:kern w:val="0"/>
          <w:sz w:val="24"/>
        </w:rPr>
        <w:t xml:space="preserve">; </w:t>
      </w:r>
      <w:proofErr w:type="spellStart"/>
      <w:r w:rsidR="00397F83">
        <w:rPr>
          <w:rFonts w:ascii="Consolas" w:hAnsi="Consolas" w:cs="宋体"/>
          <w:b/>
          <w:bCs/>
          <w:color w:val="000000"/>
          <w:kern w:val="0"/>
          <w:sz w:val="24"/>
        </w:rPr>
        <w:t>i</w:t>
      </w:r>
      <w:proofErr w:type="spellEnd"/>
      <w:r w:rsidR="00397F83">
        <w:rPr>
          <w:rFonts w:ascii="Consolas" w:hAnsi="Consolas" w:cs="宋体"/>
          <w:b/>
          <w:bCs/>
          <w:color w:val="000000"/>
          <w:kern w:val="0"/>
          <w:sz w:val="24"/>
        </w:rPr>
        <w:t xml:space="preserve">++){      </w:t>
      </w:r>
      <w:r w:rsidRPr="008C0F01">
        <w:rPr>
          <w:rFonts w:ascii="Consolas" w:hAnsi="Consolas" w:cs="宋体"/>
          <w:b/>
          <w:bCs/>
          <w:color w:val="000000"/>
          <w:kern w:val="0"/>
          <w:sz w:val="24"/>
        </w:rPr>
        <w:t xml:space="preserve"> </w:t>
      </w:r>
      <w:r w:rsidRPr="008C0F01">
        <w:rPr>
          <w:rFonts w:ascii="Consolas" w:hAnsi="Consolas" w:cs="宋体"/>
          <w:b/>
          <w:bCs/>
          <w:color w:val="008000"/>
          <w:kern w:val="0"/>
          <w:sz w:val="24"/>
        </w:rPr>
        <w:t xml:space="preserve">//add day[] to panel         </w:t>
      </w:r>
    </w:p>
    <w:p w:rsidR="008C0F01" w:rsidRPr="008C0F01" w:rsidRDefault="008C0F01" w:rsidP="000D2DB4">
      <w:pPr>
        <w:widowControl/>
        <w:shd w:val="clear" w:color="auto" w:fill="FFFFFF"/>
        <w:jc w:val="left"/>
        <w:rPr>
          <w:rFonts w:ascii="Consolas" w:hAnsi="Consolas" w:cs="宋体"/>
          <w:b/>
          <w:bCs/>
          <w:color w:val="000000"/>
          <w:kern w:val="0"/>
          <w:sz w:val="24"/>
        </w:rPr>
      </w:pPr>
      <w:r w:rsidRPr="008C0F01">
        <w:rPr>
          <w:rFonts w:ascii="Consolas" w:hAnsi="Consolas" w:cs="宋体"/>
          <w:b/>
          <w:bCs/>
          <w:color w:val="000000"/>
          <w:kern w:val="0"/>
          <w:sz w:val="24"/>
        </w:rPr>
        <w:t xml:space="preserve">            </w:t>
      </w:r>
      <w:proofErr w:type="spellStart"/>
      <w:r w:rsidRPr="008C0F01">
        <w:rPr>
          <w:rFonts w:ascii="Consolas" w:hAnsi="Consolas" w:cs="宋体"/>
          <w:b/>
          <w:bCs/>
          <w:color w:val="267F99"/>
          <w:kern w:val="0"/>
          <w:sz w:val="24"/>
        </w:rPr>
        <w:t>Button_Day</w:t>
      </w:r>
      <w:proofErr w:type="spellEnd"/>
      <w:r w:rsidRPr="008C0F01">
        <w:rPr>
          <w:rFonts w:ascii="Consolas" w:hAnsi="Consolas" w:cs="宋体"/>
          <w:b/>
          <w:bCs/>
          <w:color w:val="000000"/>
          <w:kern w:val="0"/>
          <w:sz w:val="24"/>
        </w:rPr>
        <w:t>[</w:t>
      </w:r>
      <w:proofErr w:type="spellStart"/>
      <w:r w:rsidRPr="008C0F01">
        <w:rPr>
          <w:rFonts w:ascii="Consolas" w:hAnsi="Consolas" w:cs="宋体"/>
          <w:b/>
          <w:bCs/>
          <w:color w:val="000000"/>
          <w:kern w:val="0"/>
          <w:sz w:val="24"/>
        </w:rPr>
        <w:t>i</w:t>
      </w:r>
      <w:proofErr w:type="spellEnd"/>
      <w:r w:rsidRPr="008C0F01">
        <w:rPr>
          <w:rFonts w:ascii="Consolas" w:hAnsi="Consolas" w:cs="宋体"/>
          <w:b/>
          <w:bCs/>
          <w:color w:val="000000"/>
          <w:kern w:val="0"/>
          <w:sz w:val="24"/>
        </w:rPr>
        <w:t xml:space="preserve">] = </w:t>
      </w:r>
      <w:r w:rsidRPr="008C0F01">
        <w:rPr>
          <w:rFonts w:ascii="Consolas" w:hAnsi="Consolas" w:cs="宋体"/>
          <w:b/>
          <w:bCs/>
          <w:color w:val="AF00DB"/>
          <w:kern w:val="0"/>
          <w:sz w:val="24"/>
        </w:rPr>
        <w:t>new</w:t>
      </w:r>
      <w:r w:rsidRPr="008C0F01">
        <w:rPr>
          <w:rFonts w:ascii="Consolas" w:hAnsi="Consolas" w:cs="宋体"/>
          <w:b/>
          <w:bCs/>
          <w:color w:val="000000"/>
          <w:kern w:val="0"/>
          <w:sz w:val="24"/>
        </w:rPr>
        <w:t xml:space="preserve"> </w:t>
      </w:r>
      <w:proofErr w:type="spellStart"/>
      <w:r w:rsidRPr="008C0F01">
        <w:rPr>
          <w:rFonts w:ascii="Consolas" w:hAnsi="Consolas" w:cs="宋体"/>
          <w:b/>
          <w:bCs/>
          <w:color w:val="795E26"/>
          <w:kern w:val="0"/>
          <w:sz w:val="24"/>
        </w:rPr>
        <w:t>JButton</w:t>
      </w:r>
      <w:proofErr w:type="spellEnd"/>
      <w:r w:rsidRPr="008C0F01">
        <w:rPr>
          <w:rFonts w:ascii="Consolas" w:hAnsi="Consolas" w:cs="宋体"/>
          <w:b/>
          <w:bCs/>
          <w:color w:val="000000"/>
          <w:kern w:val="0"/>
          <w:sz w:val="24"/>
        </w:rPr>
        <w:t>(</w:t>
      </w:r>
      <w:r w:rsidRPr="008C0F01">
        <w:rPr>
          <w:rFonts w:ascii="Consolas" w:hAnsi="Consolas" w:cs="宋体"/>
          <w:b/>
          <w:bCs/>
          <w:color w:val="A31515"/>
          <w:kern w:val="0"/>
          <w:sz w:val="24"/>
        </w:rPr>
        <w:t>"None"</w:t>
      </w:r>
      <w:r w:rsidRPr="008C0F01">
        <w:rPr>
          <w:rFonts w:ascii="Consolas" w:hAnsi="Consolas" w:cs="宋体"/>
          <w:b/>
          <w:bCs/>
          <w:color w:val="000000"/>
          <w:kern w:val="0"/>
          <w:sz w:val="24"/>
        </w:rPr>
        <w:t>);</w:t>
      </w:r>
    </w:p>
    <w:p w:rsidR="008C0F01" w:rsidRPr="008C0F01" w:rsidRDefault="008C0F01" w:rsidP="000D2DB4">
      <w:pPr>
        <w:widowControl/>
        <w:shd w:val="clear" w:color="auto" w:fill="FFFFFF"/>
        <w:jc w:val="left"/>
        <w:rPr>
          <w:rFonts w:ascii="Consolas" w:hAnsi="Consolas" w:cs="宋体"/>
          <w:b/>
          <w:bCs/>
          <w:color w:val="000000"/>
          <w:kern w:val="0"/>
          <w:sz w:val="24"/>
        </w:rPr>
      </w:pPr>
      <w:r w:rsidRPr="008C0F01">
        <w:rPr>
          <w:rFonts w:ascii="Consolas" w:hAnsi="Consolas" w:cs="宋体"/>
          <w:b/>
          <w:bCs/>
          <w:color w:val="000000"/>
          <w:kern w:val="0"/>
          <w:sz w:val="24"/>
        </w:rPr>
        <w:lastRenderedPageBreak/>
        <w:t xml:space="preserve">            </w:t>
      </w:r>
      <w:r w:rsidRPr="008C0F01">
        <w:rPr>
          <w:rFonts w:ascii="Consolas" w:hAnsi="Consolas" w:cs="宋体"/>
          <w:b/>
          <w:bCs/>
          <w:color w:val="267F99"/>
          <w:kern w:val="0"/>
          <w:sz w:val="24"/>
        </w:rPr>
        <w:t>Button_Day</w:t>
      </w:r>
      <w:r w:rsidRPr="008C0F01">
        <w:rPr>
          <w:rFonts w:ascii="Consolas" w:hAnsi="Consolas" w:cs="宋体"/>
          <w:b/>
          <w:bCs/>
          <w:color w:val="000000"/>
          <w:kern w:val="0"/>
          <w:sz w:val="24"/>
        </w:rPr>
        <w:t>[i</w:t>
      </w:r>
      <w:proofErr w:type="gramStart"/>
      <w:r w:rsidRPr="008C0F01">
        <w:rPr>
          <w:rFonts w:ascii="Consolas" w:hAnsi="Consolas" w:cs="宋体"/>
          <w:b/>
          <w:bCs/>
          <w:color w:val="000000"/>
          <w:kern w:val="0"/>
          <w:sz w:val="24"/>
        </w:rPr>
        <w:t>].</w:t>
      </w:r>
      <w:r w:rsidRPr="008C0F01">
        <w:rPr>
          <w:rFonts w:ascii="Consolas" w:hAnsi="Consolas" w:cs="宋体"/>
          <w:b/>
          <w:bCs/>
          <w:color w:val="795E26"/>
          <w:kern w:val="0"/>
          <w:sz w:val="24"/>
        </w:rPr>
        <w:t>setBorder</w:t>
      </w:r>
      <w:proofErr w:type="gramEnd"/>
      <w:r w:rsidRPr="008C0F01">
        <w:rPr>
          <w:rFonts w:ascii="Consolas" w:hAnsi="Consolas" w:cs="宋体"/>
          <w:b/>
          <w:bCs/>
          <w:color w:val="000000"/>
          <w:kern w:val="0"/>
          <w:sz w:val="24"/>
        </w:rPr>
        <w:t>(</w:t>
      </w:r>
      <w:r w:rsidRPr="008C0F01">
        <w:rPr>
          <w:rFonts w:ascii="Consolas" w:hAnsi="Consolas" w:cs="宋体"/>
          <w:b/>
          <w:bCs/>
          <w:color w:val="001080"/>
          <w:kern w:val="0"/>
          <w:sz w:val="24"/>
        </w:rPr>
        <w:t>BorderFactory</w:t>
      </w:r>
      <w:r w:rsidRPr="008C0F01">
        <w:rPr>
          <w:rFonts w:ascii="Consolas" w:hAnsi="Consolas" w:cs="宋体"/>
          <w:b/>
          <w:bCs/>
          <w:color w:val="000000"/>
          <w:kern w:val="0"/>
          <w:sz w:val="24"/>
        </w:rPr>
        <w:t>.</w:t>
      </w:r>
      <w:r w:rsidRPr="008C0F01">
        <w:rPr>
          <w:rFonts w:ascii="Consolas" w:hAnsi="Consolas" w:cs="宋体"/>
          <w:b/>
          <w:bCs/>
          <w:color w:val="795E26"/>
          <w:kern w:val="0"/>
          <w:sz w:val="24"/>
        </w:rPr>
        <w:t>createLineBorder</w:t>
      </w:r>
      <w:r w:rsidRPr="008C0F01">
        <w:rPr>
          <w:rFonts w:ascii="Consolas" w:hAnsi="Consolas" w:cs="宋体"/>
          <w:b/>
          <w:bCs/>
          <w:color w:val="000000"/>
          <w:kern w:val="0"/>
          <w:sz w:val="24"/>
        </w:rPr>
        <w:t>(</w:t>
      </w:r>
      <w:r w:rsidRPr="008C0F01">
        <w:rPr>
          <w:rFonts w:ascii="Consolas" w:hAnsi="Consolas" w:cs="宋体"/>
          <w:b/>
          <w:bCs/>
          <w:color w:val="001080"/>
          <w:kern w:val="0"/>
          <w:sz w:val="24"/>
        </w:rPr>
        <w:t>Color</w:t>
      </w:r>
      <w:r w:rsidRPr="008C0F01">
        <w:rPr>
          <w:rFonts w:ascii="Consolas" w:hAnsi="Consolas" w:cs="宋体"/>
          <w:b/>
          <w:bCs/>
          <w:color w:val="000000"/>
          <w:kern w:val="0"/>
          <w:sz w:val="24"/>
        </w:rPr>
        <w:t>.</w:t>
      </w:r>
      <w:r w:rsidRPr="008C0F01">
        <w:rPr>
          <w:rFonts w:ascii="Consolas" w:hAnsi="Consolas" w:cs="宋体"/>
          <w:b/>
          <w:bCs/>
          <w:color w:val="001080"/>
          <w:kern w:val="0"/>
          <w:sz w:val="24"/>
        </w:rPr>
        <w:t>WHITE</w:t>
      </w:r>
      <w:r w:rsidRPr="008C0F01">
        <w:rPr>
          <w:rFonts w:ascii="Consolas" w:hAnsi="Consolas" w:cs="宋体"/>
          <w:b/>
          <w:bCs/>
          <w:color w:val="000000"/>
          <w:kern w:val="0"/>
          <w:sz w:val="24"/>
        </w:rPr>
        <w:t>));</w:t>
      </w:r>
      <w:r w:rsidR="00397F83">
        <w:rPr>
          <w:rFonts w:ascii="Consolas" w:hAnsi="Consolas" w:cs="宋体"/>
          <w:b/>
          <w:bCs/>
          <w:color w:val="000000"/>
          <w:kern w:val="0"/>
          <w:sz w:val="24"/>
        </w:rPr>
        <w:tab/>
      </w:r>
      <w:r w:rsidR="00397F83">
        <w:rPr>
          <w:rFonts w:ascii="Consolas" w:hAnsi="Consolas" w:cs="宋体"/>
          <w:b/>
          <w:bCs/>
          <w:color w:val="000000"/>
          <w:kern w:val="0"/>
          <w:sz w:val="24"/>
        </w:rPr>
        <w:tab/>
      </w:r>
      <w:r w:rsidR="00397F83">
        <w:rPr>
          <w:rFonts w:ascii="Consolas" w:hAnsi="Consolas" w:cs="宋体"/>
          <w:b/>
          <w:bCs/>
          <w:color w:val="000000"/>
          <w:kern w:val="0"/>
          <w:sz w:val="24"/>
        </w:rPr>
        <w:tab/>
      </w:r>
      <w:r w:rsidR="00397F83">
        <w:rPr>
          <w:rFonts w:ascii="Consolas" w:hAnsi="Consolas" w:cs="宋体"/>
          <w:b/>
          <w:bCs/>
          <w:color w:val="000000"/>
          <w:kern w:val="0"/>
          <w:sz w:val="24"/>
        </w:rPr>
        <w:tab/>
        <w:t>//add white line to button frame</w:t>
      </w:r>
    </w:p>
    <w:p w:rsidR="008C0F01" w:rsidRPr="008C0F01" w:rsidRDefault="008C0F01" w:rsidP="000D2DB4">
      <w:pPr>
        <w:widowControl/>
        <w:shd w:val="clear" w:color="auto" w:fill="FFFFFF"/>
        <w:jc w:val="left"/>
        <w:rPr>
          <w:rFonts w:ascii="Consolas" w:hAnsi="Consolas" w:cs="宋体"/>
          <w:b/>
          <w:bCs/>
          <w:color w:val="000000"/>
          <w:kern w:val="0"/>
          <w:sz w:val="24"/>
        </w:rPr>
      </w:pPr>
      <w:r w:rsidRPr="008C0F01">
        <w:rPr>
          <w:rFonts w:ascii="Consolas" w:hAnsi="Consolas" w:cs="宋体"/>
          <w:b/>
          <w:bCs/>
          <w:color w:val="000000"/>
          <w:kern w:val="0"/>
          <w:sz w:val="24"/>
        </w:rPr>
        <w:t xml:space="preserve">            </w:t>
      </w:r>
      <w:proofErr w:type="spellStart"/>
      <w:r w:rsidRPr="008C0F01">
        <w:rPr>
          <w:rFonts w:ascii="Consolas" w:hAnsi="Consolas" w:cs="宋体"/>
          <w:b/>
          <w:bCs/>
          <w:color w:val="001080"/>
          <w:kern w:val="0"/>
          <w:sz w:val="24"/>
        </w:rPr>
        <w:t>Panel_Center</w:t>
      </w:r>
      <w:r w:rsidRPr="008C0F01">
        <w:rPr>
          <w:rFonts w:ascii="Consolas" w:hAnsi="Consolas" w:cs="宋体"/>
          <w:b/>
          <w:bCs/>
          <w:color w:val="000000"/>
          <w:kern w:val="0"/>
          <w:sz w:val="24"/>
        </w:rPr>
        <w:t>.</w:t>
      </w:r>
      <w:r w:rsidRPr="008C0F01">
        <w:rPr>
          <w:rFonts w:ascii="Consolas" w:hAnsi="Consolas" w:cs="宋体"/>
          <w:b/>
          <w:bCs/>
          <w:color w:val="795E26"/>
          <w:kern w:val="0"/>
          <w:sz w:val="24"/>
        </w:rPr>
        <w:t>add</w:t>
      </w:r>
      <w:proofErr w:type="spellEnd"/>
      <w:r w:rsidRPr="008C0F01">
        <w:rPr>
          <w:rFonts w:ascii="Consolas" w:hAnsi="Consolas" w:cs="宋体"/>
          <w:b/>
          <w:bCs/>
          <w:color w:val="000000"/>
          <w:kern w:val="0"/>
          <w:sz w:val="24"/>
        </w:rPr>
        <w:t>(</w:t>
      </w:r>
      <w:proofErr w:type="spellStart"/>
      <w:r w:rsidRPr="008C0F01">
        <w:rPr>
          <w:rFonts w:ascii="Consolas" w:hAnsi="Consolas" w:cs="宋体"/>
          <w:b/>
          <w:bCs/>
          <w:color w:val="267F99"/>
          <w:kern w:val="0"/>
          <w:sz w:val="24"/>
        </w:rPr>
        <w:t>Button_Day</w:t>
      </w:r>
      <w:proofErr w:type="spellEnd"/>
      <w:r w:rsidRPr="008C0F01">
        <w:rPr>
          <w:rFonts w:ascii="Consolas" w:hAnsi="Consolas" w:cs="宋体"/>
          <w:b/>
          <w:bCs/>
          <w:color w:val="000000"/>
          <w:kern w:val="0"/>
          <w:sz w:val="24"/>
        </w:rPr>
        <w:t>[</w:t>
      </w:r>
      <w:proofErr w:type="spellStart"/>
      <w:r w:rsidRPr="008C0F01">
        <w:rPr>
          <w:rFonts w:ascii="Consolas" w:hAnsi="Consolas" w:cs="宋体"/>
          <w:b/>
          <w:bCs/>
          <w:color w:val="000000"/>
          <w:kern w:val="0"/>
          <w:sz w:val="24"/>
        </w:rPr>
        <w:t>i</w:t>
      </w:r>
      <w:proofErr w:type="spellEnd"/>
      <w:r w:rsidRPr="008C0F01">
        <w:rPr>
          <w:rFonts w:ascii="Consolas" w:hAnsi="Consolas" w:cs="宋体"/>
          <w:b/>
          <w:bCs/>
          <w:color w:val="000000"/>
          <w:kern w:val="0"/>
          <w:sz w:val="24"/>
        </w:rPr>
        <w:t xml:space="preserve">]);                                       </w:t>
      </w:r>
    </w:p>
    <w:p w:rsidR="008C0F01" w:rsidRPr="008C0F01" w:rsidRDefault="008C0F01" w:rsidP="000D2DB4">
      <w:pPr>
        <w:widowControl/>
        <w:shd w:val="clear" w:color="auto" w:fill="FFFFFF"/>
        <w:jc w:val="left"/>
        <w:rPr>
          <w:rFonts w:ascii="Consolas" w:hAnsi="Consolas" w:cs="宋体"/>
          <w:b/>
          <w:bCs/>
          <w:color w:val="000000"/>
          <w:kern w:val="0"/>
          <w:sz w:val="24"/>
        </w:rPr>
      </w:pPr>
      <w:r w:rsidRPr="008C0F01">
        <w:rPr>
          <w:rFonts w:ascii="Consolas" w:hAnsi="Consolas" w:cs="宋体"/>
          <w:b/>
          <w:bCs/>
          <w:color w:val="000000"/>
          <w:kern w:val="0"/>
          <w:sz w:val="24"/>
        </w:rPr>
        <w:t xml:space="preserve">        }   </w:t>
      </w:r>
    </w:p>
    <w:p w:rsidR="008C0F01" w:rsidRPr="008C0F01" w:rsidRDefault="008C0F01" w:rsidP="000D2DB4">
      <w:pPr>
        <w:widowControl/>
        <w:shd w:val="clear" w:color="auto" w:fill="FFFFFF"/>
        <w:jc w:val="left"/>
        <w:rPr>
          <w:rFonts w:ascii="Consolas" w:hAnsi="Consolas" w:cs="宋体"/>
          <w:b/>
          <w:bCs/>
          <w:color w:val="000000"/>
          <w:kern w:val="0"/>
          <w:sz w:val="24"/>
        </w:rPr>
      </w:pPr>
      <w:r w:rsidRPr="008C0F01">
        <w:rPr>
          <w:rFonts w:ascii="Consolas" w:hAnsi="Consolas" w:cs="宋体" w:hint="eastAsia"/>
          <w:b/>
          <w:bCs/>
          <w:color w:val="000000"/>
          <w:kern w:val="0"/>
          <w:sz w:val="24"/>
        </w:rPr>
        <w:t>}</w:t>
      </w:r>
    </w:p>
    <w:p w:rsidR="008C0F01" w:rsidRPr="008C0F01" w:rsidRDefault="008C0F01" w:rsidP="000D2DB4">
      <w:pPr>
        <w:widowControl/>
        <w:shd w:val="clear" w:color="auto" w:fill="FFFFFF"/>
        <w:jc w:val="left"/>
        <w:rPr>
          <w:rFonts w:ascii="Consolas" w:hAnsi="Consolas"/>
          <w:b/>
          <w:bCs/>
          <w:color w:val="000000"/>
          <w:kern w:val="0"/>
          <w:sz w:val="24"/>
        </w:rPr>
      </w:pPr>
      <w:r w:rsidRPr="008C0F01">
        <w:rPr>
          <w:rFonts w:ascii="Consolas" w:hAnsi="Consolas"/>
          <w:b/>
          <w:bCs/>
          <w:color w:val="267F99"/>
          <w:sz w:val="24"/>
        </w:rPr>
        <w:t>void</w:t>
      </w:r>
      <w:r w:rsidRPr="008C0F01">
        <w:rPr>
          <w:rFonts w:ascii="Consolas" w:hAnsi="Consolas"/>
          <w:b/>
          <w:bCs/>
          <w:color w:val="000000"/>
          <w:sz w:val="24"/>
        </w:rPr>
        <w:t xml:space="preserve"> </w:t>
      </w:r>
      <w:r w:rsidRPr="008C0F01">
        <w:rPr>
          <w:rFonts w:ascii="Consolas" w:hAnsi="Consolas"/>
          <w:b/>
          <w:bCs/>
          <w:color w:val="795E26"/>
          <w:sz w:val="24"/>
        </w:rPr>
        <w:t>refresh</w:t>
      </w:r>
      <w:r w:rsidRPr="008C0F01">
        <w:rPr>
          <w:rFonts w:ascii="Consolas" w:hAnsi="Consolas"/>
          <w:b/>
          <w:bCs/>
          <w:color w:val="000000"/>
          <w:sz w:val="24"/>
        </w:rPr>
        <w:t>(){</w:t>
      </w:r>
      <w:r w:rsidR="00CC24B6">
        <w:rPr>
          <w:rFonts w:ascii="Consolas" w:hAnsi="Consolas"/>
          <w:b/>
          <w:bCs/>
          <w:color w:val="000000"/>
          <w:sz w:val="24"/>
        </w:rPr>
        <w:tab/>
      </w:r>
      <w:r w:rsidR="00CC24B6">
        <w:rPr>
          <w:rFonts w:ascii="Consolas" w:hAnsi="Consolas"/>
          <w:b/>
          <w:bCs/>
          <w:color w:val="000000"/>
          <w:sz w:val="24"/>
        </w:rPr>
        <w:tab/>
      </w:r>
      <w:r w:rsidR="00CC24B6">
        <w:rPr>
          <w:rFonts w:ascii="Consolas" w:hAnsi="Consolas"/>
          <w:b/>
          <w:bCs/>
          <w:color w:val="000000"/>
          <w:sz w:val="24"/>
        </w:rPr>
        <w:tab/>
      </w:r>
      <w:r w:rsidR="00CC24B6">
        <w:rPr>
          <w:rFonts w:ascii="Consolas" w:hAnsi="Consolas"/>
          <w:b/>
          <w:bCs/>
          <w:color w:val="000000"/>
          <w:sz w:val="24"/>
        </w:rPr>
        <w:tab/>
      </w:r>
      <w:r w:rsidR="00CC24B6">
        <w:rPr>
          <w:rFonts w:ascii="Consolas" w:hAnsi="Consolas"/>
          <w:b/>
          <w:bCs/>
          <w:color w:val="000000"/>
          <w:sz w:val="24"/>
        </w:rPr>
        <w:tab/>
      </w:r>
      <w:r w:rsidR="00CC24B6">
        <w:rPr>
          <w:rFonts w:ascii="Consolas" w:hAnsi="Consolas"/>
          <w:b/>
          <w:bCs/>
          <w:color w:val="000000"/>
          <w:sz w:val="24"/>
        </w:rPr>
        <w:tab/>
      </w:r>
      <w:r w:rsidR="00CC24B6">
        <w:rPr>
          <w:rFonts w:ascii="Consolas" w:hAnsi="Consolas"/>
          <w:b/>
          <w:bCs/>
          <w:color w:val="000000"/>
          <w:sz w:val="24"/>
        </w:rPr>
        <w:tab/>
      </w:r>
      <w:r w:rsidR="00CC24B6">
        <w:rPr>
          <w:rFonts w:ascii="Consolas" w:hAnsi="Consolas" w:hint="eastAsia"/>
          <w:b/>
          <w:bCs/>
          <w:color w:val="000000"/>
          <w:sz w:val="24"/>
        </w:rPr>
        <w:t>//</w:t>
      </w:r>
      <w:r w:rsidR="00CC24B6">
        <w:rPr>
          <w:rFonts w:ascii="Consolas" w:hAnsi="Consolas" w:hint="eastAsia"/>
          <w:b/>
          <w:bCs/>
          <w:color w:val="000000"/>
          <w:sz w:val="24"/>
        </w:rPr>
        <w:t>刷新方法</w:t>
      </w:r>
    </w:p>
    <w:p w:rsidR="008C0F01" w:rsidRPr="008C0F01" w:rsidRDefault="008C0F01" w:rsidP="000D2DB4">
      <w:pPr>
        <w:shd w:val="clear" w:color="auto" w:fill="FFFFFF"/>
        <w:rPr>
          <w:rFonts w:ascii="Consolas" w:hAnsi="Consolas"/>
          <w:b/>
          <w:bCs/>
          <w:color w:val="000000"/>
          <w:sz w:val="24"/>
        </w:rPr>
      </w:pPr>
      <w:r w:rsidRPr="008C0F01">
        <w:rPr>
          <w:rFonts w:ascii="Consolas" w:hAnsi="Consolas"/>
          <w:b/>
          <w:bCs/>
          <w:color w:val="000000"/>
          <w:sz w:val="24"/>
        </w:rPr>
        <w:t xml:space="preserve">        </w:t>
      </w:r>
      <w:r w:rsidRPr="008C0F01">
        <w:rPr>
          <w:rFonts w:ascii="Consolas" w:hAnsi="Consolas"/>
          <w:b/>
          <w:bCs/>
          <w:color w:val="267F99"/>
          <w:sz w:val="24"/>
        </w:rPr>
        <w:t>String</w:t>
      </w:r>
      <w:r w:rsidRPr="008C0F01">
        <w:rPr>
          <w:rFonts w:ascii="Consolas" w:hAnsi="Consolas"/>
          <w:b/>
          <w:bCs/>
          <w:color w:val="000000"/>
          <w:sz w:val="24"/>
        </w:rPr>
        <w:t xml:space="preserve"> </w:t>
      </w:r>
      <w:proofErr w:type="gramStart"/>
      <w:r w:rsidRPr="008C0F01">
        <w:rPr>
          <w:rFonts w:ascii="Consolas" w:hAnsi="Consolas"/>
          <w:b/>
          <w:bCs/>
          <w:color w:val="001080"/>
          <w:sz w:val="24"/>
        </w:rPr>
        <w:t>day</w:t>
      </w:r>
      <w:r w:rsidRPr="008C0F01">
        <w:rPr>
          <w:rFonts w:ascii="Consolas" w:hAnsi="Consolas"/>
          <w:b/>
          <w:bCs/>
          <w:color w:val="000000"/>
          <w:sz w:val="24"/>
        </w:rPr>
        <w:t>[</w:t>
      </w:r>
      <w:proofErr w:type="gramEnd"/>
      <w:r w:rsidRPr="008C0F01">
        <w:rPr>
          <w:rFonts w:ascii="Consolas" w:hAnsi="Consolas"/>
          <w:b/>
          <w:bCs/>
          <w:color w:val="000000"/>
          <w:sz w:val="24"/>
        </w:rPr>
        <w:t xml:space="preserve">] = </w:t>
      </w:r>
      <w:proofErr w:type="spellStart"/>
      <w:r w:rsidRPr="008C0F01">
        <w:rPr>
          <w:rFonts w:ascii="Consolas" w:hAnsi="Consolas"/>
          <w:b/>
          <w:bCs/>
          <w:color w:val="001080"/>
          <w:sz w:val="24"/>
        </w:rPr>
        <w:t>NB</w:t>
      </w:r>
      <w:r w:rsidRPr="008C0F01">
        <w:rPr>
          <w:rFonts w:ascii="Consolas" w:hAnsi="Consolas"/>
          <w:b/>
          <w:bCs/>
          <w:color w:val="000000"/>
          <w:sz w:val="24"/>
        </w:rPr>
        <w:t>.</w:t>
      </w:r>
      <w:r w:rsidRPr="008C0F01">
        <w:rPr>
          <w:rFonts w:ascii="Consolas" w:hAnsi="Consolas"/>
          <w:b/>
          <w:bCs/>
          <w:color w:val="795E26"/>
          <w:sz w:val="24"/>
        </w:rPr>
        <w:t>getCalendar</w:t>
      </w:r>
      <w:proofErr w:type="spellEnd"/>
      <w:r w:rsidRPr="008C0F01">
        <w:rPr>
          <w:rFonts w:ascii="Consolas" w:hAnsi="Consolas"/>
          <w:b/>
          <w:bCs/>
          <w:color w:val="000000"/>
          <w:sz w:val="24"/>
        </w:rPr>
        <w:t>();</w:t>
      </w:r>
    </w:p>
    <w:p w:rsidR="008C0F01" w:rsidRPr="008C0F01" w:rsidRDefault="008C0F01" w:rsidP="000D2DB4">
      <w:pPr>
        <w:shd w:val="clear" w:color="auto" w:fill="FFFFFF"/>
        <w:rPr>
          <w:rFonts w:ascii="Consolas" w:hAnsi="Consolas"/>
          <w:b/>
          <w:bCs/>
          <w:color w:val="000000"/>
          <w:sz w:val="24"/>
        </w:rPr>
      </w:pPr>
      <w:r w:rsidRPr="008C0F01">
        <w:rPr>
          <w:rFonts w:ascii="Consolas" w:hAnsi="Consolas"/>
          <w:b/>
          <w:bCs/>
          <w:color w:val="000000"/>
          <w:sz w:val="24"/>
        </w:rPr>
        <w:t xml:space="preserve">        </w:t>
      </w:r>
      <w:r w:rsidRPr="008C0F01">
        <w:rPr>
          <w:rFonts w:ascii="Consolas" w:hAnsi="Consolas"/>
          <w:b/>
          <w:bCs/>
          <w:color w:val="267F99"/>
          <w:sz w:val="24"/>
        </w:rPr>
        <w:t>String</w:t>
      </w:r>
      <w:r w:rsidRPr="008C0F01">
        <w:rPr>
          <w:rFonts w:ascii="Consolas" w:hAnsi="Consolas"/>
          <w:b/>
          <w:bCs/>
          <w:color w:val="000000"/>
          <w:sz w:val="24"/>
        </w:rPr>
        <w:t xml:space="preserve"> </w:t>
      </w:r>
      <w:r w:rsidRPr="008C0F01">
        <w:rPr>
          <w:rFonts w:ascii="Consolas" w:hAnsi="Consolas"/>
          <w:b/>
          <w:bCs/>
          <w:color w:val="001080"/>
          <w:sz w:val="24"/>
        </w:rPr>
        <w:t>month</w:t>
      </w:r>
      <w:r w:rsidRPr="008C0F01">
        <w:rPr>
          <w:rFonts w:ascii="Consolas" w:hAnsi="Consolas"/>
          <w:b/>
          <w:bCs/>
          <w:color w:val="000000"/>
          <w:sz w:val="24"/>
        </w:rPr>
        <w:t>;</w:t>
      </w:r>
    </w:p>
    <w:p w:rsidR="008C0F01" w:rsidRPr="008C0F01" w:rsidRDefault="008C0F01" w:rsidP="000D2DB4">
      <w:pPr>
        <w:shd w:val="clear" w:color="auto" w:fill="FFFFFF"/>
        <w:rPr>
          <w:rFonts w:ascii="Consolas" w:hAnsi="Consolas"/>
          <w:b/>
          <w:bCs/>
          <w:color w:val="000000"/>
          <w:sz w:val="24"/>
        </w:rPr>
      </w:pPr>
      <w:r w:rsidRPr="008C0F01">
        <w:rPr>
          <w:rFonts w:ascii="Consolas" w:hAnsi="Consolas"/>
          <w:b/>
          <w:bCs/>
          <w:color w:val="000000"/>
          <w:sz w:val="24"/>
        </w:rPr>
        <w:t xml:space="preserve">        </w:t>
      </w:r>
      <w:r w:rsidRPr="008C0F01">
        <w:rPr>
          <w:rFonts w:ascii="Consolas" w:hAnsi="Consolas"/>
          <w:b/>
          <w:bCs/>
          <w:color w:val="AF00DB"/>
          <w:sz w:val="24"/>
        </w:rPr>
        <w:t>for</w:t>
      </w:r>
      <w:r w:rsidRPr="008C0F01">
        <w:rPr>
          <w:rFonts w:ascii="Consolas" w:hAnsi="Consolas"/>
          <w:b/>
          <w:bCs/>
          <w:color w:val="000000"/>
          <w:sz w:val="24"/>
        </w:rPr>
        <w:t>(</w:t>
      </w:r>
      <w:proofErr w:type="spellStart"/>
      <w:r w:rsidRPr="008C0F01">
        <w:rPr>
          <w:rFonts w:ascii="Consolas" w:hAnsi="Consolas"/>
          <w:b/>
          <w:bCs/>
          <w:color w:val="267F99"/>
          <w:sz w:val="24"/>
        </w:rPr>
        <w:t>int</w:t>
      </w:r>
      <w:proofErr w:type="spellEnd"/>
      <w:r w:rsidRPr="008C0F01">
        <w:rPr>
          <w:rFonts w:ascii="Consolas" w:hAnsi="Consolas"/>
          <w:b/>
          <w:bCs/>
          <w:color w:val="000000"/>
          <w:sz w:val="24"/>
        </w:rPr>
        <w:t xml:space="preserve"> </w:t>
      </w:r>
      <w:proofErr w:type="spellStart"/>
      <w:r w:rsidRPr="008C0F01">
        <w:rPr>
          <w:rFonts w:ascii="Consolas" w:hAnsi="Consolas"/>
          <w:b/>
          <w:bCs/>
          <w:color w:val="001080"/>
          <w:sz w:val="24"/>
        </w:rPr>
        <w:t>i</w:t>
      </w:r>
      <w:proofErr w:type="spellEnd"/>
      <w:r w:rsidRPr="008C0F01">
        <w:rPr>
          <w:rFonts w:ascii="Consolas" w:hAnsi="Consolas"/>
          <w:b/>
          <w:bCs/>
          <w:color w:val="000000"/>
          <w:sz w:val="24"/>
        </w:rPr>
        <w:t xml:space="preserve"> = </w:t>
      </w:r>
      <w:r w:rsidRPr="008C0F01">
        <w:rPr>
          <w:rFonts w:ascii="Consolas" w:hAnsi="Consolas"/>
          <w:b/>
          <w:bCs/>
          <w:color w:val="09885A"/>
          <w:sz w:val="24"/>
        </w:rPr>
        <w:t>0</w:t>
      </w:r>
      <w:r w:rsidRPr="008C0F01">
        <w:rPr>
          <w:rFonts w:ascii="Consolas" w:hAnsi="Consolas"/>
          <w:b/>
          <w:bCs/>
          <w:color w:val="000000"/>
          <w:sz w:val="24"/>
        </w:rPr>
        <w:t xml:space="preserve">; </w:t>
      </w:r>
      <w:proofErr w:type="spellStart"/>
      <w:r w:rsidRPr="008C0F01">
        <w:rPr>
          <w:rFonts w:ascii="Consolas" w:hAnsi="Consolas"/>
          <w:b/>
          <w:bCs/>
          <w:color w:val="000000"/>
          <w:sz w:val="24"/>
        </w:rPr>
        <w:t>i</w:t>
      </w:r>
      <w:proofErr w:type="spellEnd"/>
      <w:r w:rsidRPr="008C0F01">
        <w:rPr>
          <w:rFonts w:ascii="Consolas" w:hAnsi="Consolas"/>
          <w:b/>
          <w:bCs/>
          <w:color w:val="000000"/>
          <w:sz w:val="24"/>
        </w:rPr>
        <w:t>&lt;</w:t>
      </w:r>
      <w:r w:rsidRPr="008C0F01">
        <w:rPr>
          <w:rFonts w:ascii="Consolas" w:hAnsi="Consolas"/>
          <w:b/>
          <w:bCs/>
          <w:color w:val="09885A"/>
          <w:sz w:val="24"/>
        </w:rPr>
        <w:t>42</w:t>
      </w:r>
      <w:r w:rsidR="00CC24B6">
        <w:rPr>
          <w:rFonts w:ascii="Consolas" w:hAnsi="Consolas"/>
          <w:b/>
          <w:bCs/>
          <w:color w:val="000000"/>
          <w:sz w:val="24"/>
        </w:rPr>
        <w:t xml:space="preserve">; </w:t>
      </w:r>
      <w:proofErr w:type="spellStart"/>
      <w:r w:rsidR="00CC24B6">
        <w:rPr>
          <w:rFonts w:ascii="Consolas" w:hAnsi="Consolas"/>
          <w:b/>
          <w:bCs/>
          <w:color w:val="000000"/>
          <w:sz w:val="24"/>
        </w:rPr>
        <w:t>i</w:t>
      </w:r>
      <w:proofErr w:type="spellEnd"/>
      <w:r w:rsidR="00CC24B6">
        <w:rPr>
          <w:rFonts w:ascii="Consolas" w:hAnsi="Consolas"/>
          <w:b/>
          <w:bCs/>
          <w:color w:val="000000"/>
          <w:sz w:val="24"/>
        </w:rPr>
        <w:t xml:space="preserve">++){      </w:t>
      </w:r>
      <w:r w:rsidR="00CC24B6">
        <w:rPr>
          <w:rFonts w:ascii="Consolas" w:hAnsi="Consolas" w:hint="eastAsia"/>
          <w:b/>
          <w:bCs/>
          <w:color w:val="000000"/>
          <w:sz w:val="24"/>
        </w:rPr>
        <w:t>//</w:t>
      </w:r>
      <w:r w:rsidR="00CC24B6">
        <w:rPr>
          <w:rFonts w:ascii="Consolas" w:hAnsi="Consolas" w:hint="eastAsia"/>
          <w:b/>
          <w:bCs/>
          <w:color w:val="000000"/>
          <w:sz w:val="24"/>
        </w:rPr>
        <w:t>重新显示日历</w:t>
      </w:r>
      <w:r w:rsidRPr="008C0F01">
        <w:rPr>
          <w:rFonts w:ascii="Consolas" w:hAnsi="Consolas"/>
          <w:b/>
          <w:bCs/>
          <w:color w:val="000000"/>
          <w:sz w:val="24"/>
        </w:rPr>
        <w:t xml:space="preserve">                            </w:t>
      </w:r>
    </w:p>
    <w:p w:rsidR="008C0F01" w:rsidRPr="008C0F01" w:rsidRDefault="008C0F01" w:rsidP="000D2DB4">
      <w:pPr>
        <w:shd w:val="clear" w:color="auto" w:fill="FFFFFF"/>
        <w:rPr>
          <w:rFonts w:ascii="Consolas" w:hAnsi="Consolas"/>
          <w:b/>
          <w:bCs/>
          <w:color w:val="000000"/>
          <w:sz w:val="24"/>
        </w:rPr>
      </w:pPr>
      <w:r w:rsidRPr="008C0F01">
        <w:rPr>
          <w:rFonts w:ascii="Consolas" w:hAnsi="Consolas"/>
          <w:b/>
          <w:bCs/>
          <w:color w:val="000000"/>
          <w:sz w:val="24"/>
        </w:rPr>
        <w:t xml:space="preserve">            </w:t>
      </w:r>
      <w:proofErr w:type="spellStart"/>
      <w:r w:rsidRPr="008C0F01">
        <w:rPr>
          <w:rFonts w:ascii="Consolas" w:hAnsi="Consolas"/>
          <w:b/>
          <w:bCs/>
          <w:color w:val="267F99"/>
          <w:sz w:val="24"/>
        </w:rPr>
        <w:t>Button_Day</w:t>
      </w:r>
      <w:proofErr w:type="spellEnd"/>
      <w:r w:rsidRPr="008C0F01">
        <w:rPr>
          <w:rFonts w:ascii="Consolas" w:hAnsi="Consolas"/>
          <w:b/>
          <w:bCs/>
          <w:color w:val="000000"/>
          <w:sz w:val="24"/>
        </w:rPr>
        <w:t>[</w:t>
      </w:r>
      <w:proofErr w:type="spellStart"/>
      <w:r w:rsidRPr="008C0F01">
        <w:rPr>
          <w:rFonts w:ascii="Consolas" w:hAnsi="Consolas"/>
          <w:b/>
          <w:bCs/>
          <w:color w:val="000000"/>
          <w:sz w:val="24"/>
        </w:rPr>
        <w:t>i</w:t>
      </w:r>
      <w:proofErr w:type="spellEnd"/>
      <w:proofErr w:type="gramStart"/>
      <w:r w:rsidRPr="008C0F01">
        <w:rPr>
          <w:rFonts w:ascii="Consolas" w:hAnsi="Consolas"/>
          <w:b/>
          <w:bCs/>
          <w:color w:val="000000"/>
          <w:sz w:val="24"/>
        </w:rPr>
        <w:t>].</w:t>
      </w:r>
      <w:proofErr w:type="spellStart"/>
      <w:r w:rsidRPr="008C0F01">
        <w:rPr>
          <w:rFonts w:ascii="Consolas" w:hAnsi="Consolas"/>
          <w:b/>
          <w:bCs/>
          <w:color w:val="795E26"/>
          <w:sz w:val="24"/>
        </w:rPr>
        <w:t>setForeground</w:t>
      </w:r>
      <w:proofErr w:type="spellEnd"/>
      <w:proofErr w:type="gramEnd"/>
      <w:r w:rsidRPr="008C0F01">
        <w:rPr>
          <w:rFonts w:ascii="Consolas" w:hAnsi="Consolas"/>
          <w:b/>
          <w:bCs/>
          <w:color w:val="000000"/>
          <w:sz w:val="24"/>
        </w:rPr>
        <w:t>(</w:t>
      </w:r>
      <w:proofErr w:type="spellStart"/>
      <w:r w:rsidRPr="008C0F01">
        <w:rPr>
          <w:rFonts w:ascii="Consolas" w:hAnsi="Consolas"/>
          <w:b/>
          <w:bCs/>
          <w:color w:val="001080"/>
          <w:sz w:val="24"/>
        </w:rPr>
        <w:t>Color</w:t>
      </w:r>
      <w:r w:rsidRPr="008C0F01">
        <w:rPr>
          <w:rFonts w:ascii="Consolas" w:hAnsi="Consolas"/>
          <w:b/>
          <w:bCs/>
          <w:color w:val="000000"/>
          <w:sz w:val="24"/>
        </w:rPr>
        <w:t>.</w:t>
      </w:r>
      <w:r w:rsidRPr="008C0F01">
        <w:rPr>
          <w:rFonts w:ascii="Consolas" w:hAnsi="Consolas"/>
          <w:b/>
          <w:bCs/>
          <w:color w:val="001080"/>
          <w:sz w:val="24"/>
        </w:rPr>
        <w:t>CYAN</w:t>
      </w:r>
      <w:proofErr w:type="spellEnd"/>
      <w:r w:rsidRPr="008C0F01">
        <w:rPr>
          <w:rFonts w:ascii="Consolas" w:hAnsi="Consolas"/>
          <w:b/>
          <w:bCs/>
          <w:color w:val="000000"/>
          <w:sz w:val="24"/>
        </w:rPr>
        <w:t>);</w:t>
      </w:r>
    </w:p>
    <w:p w:rsidR="008C0F01" w:rsidRPr="008C0F01" w:rsidRDefault="008C0F01" w:rsidP="000D2DB4">
      <w:pPr>
        <w:shd w:val="clear" w:color="auto" w:fill="FFFFFF"/>
        <w:rPr>
          <w:rFonts w:ascii="Consolas" w:hAnsi="Consolas"/>
          <w:b/>
          <w:bCs/>
          <w:color w:val="000000"/>
          <w:sz w:val="24"/>
        </w:rPr>
      </w:pPr>
      <w:r w:rsidRPr="008C0F01">
        <w:rPr>
          <w:rFonts w:ascii="Consolas" w:hAnsi="Consolas"/>
          <w:b/>
          <w:bCs/>
          <w:color w:val="000000"/>
          <w:sz w:val="24"/>
        </w:rPr>
        <w:t xml:space="preserve">            </w:t>
      </w:r>
      <w:proofErr w:type="spellStart"/>
      <w:r w:rsidRPr="008C0F01">
        <w:rPr>
          <w:rFonts w:ascii="Consolas" w:hAnsi="Consolas"/>
          <w:b/>
          <w:bCs/>
          <w:color w:val="267F99"/>
          <w:sz w:val="24"/>
        </w:rPr>
        <w:t>Button_Day</w:t>
      </w:r>
      <w:proofErr w:type="spellEnd"/>
      <w:r w:rsidRPr="008C0F01">
        <w:rPr>
          <w:rFonts w:ascii="Consolas" w:hAnsi="Consolas"/>
          <w:b/>
          <w:bCs/>
          <w:color w:val="000000"/>
          <w:sz w:val="24"/>
        </w:rPr>
        <w:t>[</w:t>
      </w:r>
      <w:proofErr w:type="spellStart"/>
      <w:r w:rsidRPr="008C0F01">
        <w:rPr>
          <w:rFonts w:ascii="Consolas" w:hAnsi="Consolas"/>
          <w:b/>
          <w:bCs/>
          <w:color w:val="000000"/>
          <w:sz w:val="24"/>
        </w:rPr>
        <w:t>i</w:t>
      </w:r>
      <w:proofErr w:type="spellEnd"/>
      <w:proofErr w:type="gramStart"/>
      <w:r w:rsidRPr="008C0F01">
        <w:rPr>
          <w:rFonts w:ascii="Consolas" w:hAnsi="Consolas"/>
          <w:b/>
          <w:bCs/>
          <w:color w:val="000000"/>
          <w:sz w:val="24"/>
        </w:rPr>
        <w:t>].</w:t>
      </w:r>
      <w:proofErr w:type="spellStart"/>
      <w:r w:rsidRPr="008C0F01">
        <w:rPr>
          <w:rFonts w:ascii="Consolas" w:hAnsi="Consolas"/>
          <w:b/>
          <w:bCs/>
          <w:color w:val="795E26"/>
          <w:sz w:val="24"/>
        </w:rPr>
        <w:t>setFont</w:t>
      </w:r>
      <w:proofErr w:type="spellEnd"/>
      <w:proofErr w:type="gramEnd"/>
      <w:r w:rsidRPr="008C0F01">
        <w:rPr>
          <w:rFonts w:ascii="Consolas" w:hAnsi="Consolas"/>
          <w:b/>
          <w:bCs/>
          <w:color w:val="000000"/>
          <w:sz w:val="24"/>
        </w:rPr>
        <w:t>(</w:t>
      </w:r>
      <w:r w:rsidRPr="008C0F01">
        <w:rPr>
          <w:rFonts w:ascii="Consolas" w:hAnsi="Consolas"/>
          <w:b/>
          <w:bCs/>
          <w:color w:val="AF00DB"/>
          <w:sz w:val="24"/>
        </w:rPr>
        <w:t>new</w:t>
      </w:r>
      <w:r w:rsidRPr="008C0F01">
        <w:rPr>
          <w:rFonts w:ascii="Consolas" w:hAnsi="Consolas"/>
          <w:b/>
          <w:bCs/>
          <w:color w:val="000000"/>
          <w:sz w:val="24"/>
        </w:rPr>
        <w:t xml:space="preserve"> </w:t>
      </w:r>
      <w:r w:rsidRPr="008C0F01">
        <w:rPr>
          <w:rFonts w:ascii="Consolas" w:hAnsi="Consolas"/>
          <w:b/>
          <w:bCs/>
          <w:color w:val="795E26"/>
          <w:sz w:val="24"/>
        </w:rPr>
        <w:t>Font</w:t>
      </w:r>
      <w:r w:rsidRPr="008C0F01">
        <w:rPr>
          <w:rFonts w:ascii="Consolas" w:hAnsi="Consolas"/>
          <w:b/>
          <w:bCs/>
          <w:color w:val="000000"/>
          <w:sz w:val="24"/>
        </w:rPr>
        <w:t>(</w:t>
      </w:r>
      <w:r w:rsidRPr="008C0F01">
        <w:rPr>
          <w:rFonts w:ascii="Consolas" w:hAnsi="Consolas"/>
          <w:b/>
          <w:bCs/>
          <w:color w:val="A31515"/>
          <w:sz w:val="24"/>
        </w:rPr>
        <w:t>"</w:t>
      </w:r>
      <w:proofErr w:type="spellStart"/>
      <w:r w:rsidRPr="008C0F01">
        <w:rPr>
          <w:rFonts w:ascii="Consolas" w:hAnsi="Consolas"/>
          <w:b/>
          <w:bCs/>
          <w:color w:val="A31515"/>
          <w:sz w:val="24"/>
        </w:rPr>
        <w:t>Arove</w:t>
      </w:r>
      <w:proofErr w:type="spellEnd"/>
      <w:r w:rsidRPr="008C0F01">
        <w:rPr>
          <w:rFonts w:ascii="Consolas" w:hAnsi="Consolas"/>
          <w:b/>
          <w:bCs/>
          <w:color w:val="A31515"/>
          <w:sz w:val="24"/>
        </w:rPr>
        <w:t>"</w:t>
      </w:r>
      <w:r w:rsidRPr="008C0F01">
        <w:rPr>
          <w:rFonts w:ascii="Consolas" w:hAnsi="Consolas"/>
          <w:b/>
          <w:bCs/>
          <w:color w:val="000000"/>
          <w:sz w:val="24"/>
        </w:rPr>
        <w:t xml:space="preserve">, </w:t>
      </w:r>
      <w:r w:rsidRPr="008C0F01">
        <w:rPr>
          <w:rFonts w:ascii="Consolas" w:hAnsi="Consolas"/>
          <w:b/>
          <w:bCs/>
          <w:color w:val="09885A"/>
          <w:sz w:val="24"/>
        </w:rPr>
        <w:t>1</w:t>
      </w:r>
      <w:r w:rsidRPr="008C0F01">
        <w:rPr>
          <w:rFonts w:ascii="Consolas" w:hAnsi="Consolas"/>
          <w:b/>
          <w:bCs/>
          <w:color w:val="000000"/>
          <w:sz w:val="24"/>
        </w:rPr>
        <w:t xml:space="preserve">, </w:t>
      </w:r>
      <w:r w:rsidRPr="008C0F01">
        <w:rPr>
          <w:rFonts w:ascii="Consolas" w:hAnsi="Consolas"/>
          <w:b/>
          <w:bCs/>
          <w:color w:val="09885A"/>
          <w:sz w:val="24"/>
        </w:rPr>
        <w:t>22</w:t>
      </w:r>
      <w:r w:rsidRPr="008C0F01">
        <w:rPr>
          <w:rFonts w:ascii="Consolas" w:hAnsi="Consolas"/>
          <w:b/>
          <w:bCs/>
          <w:color w:val="000000"/>
          <w:sz w:val="24"/>
        </w:rPr>
        <w:t>));</w:t>
      </w:r>
    </w:p>
    <w:p w:rsidR="008C0F01" w:rsidRPr="008C0F01" w:rsidRDefault="008C0F01" w:rsidP="000D2DB4">
      <w:pPr>
        <w:shd w:val="clear" w:color="auto" w:fill="FFFFFF"/>
        <w:rPr>
          <w:rFonts w:ascii="Consolas" w:hAnsi="Consolas"/>
          <w:b/>
          <w:bCs/>
          <w:color w:val="000000"/>
          <w:sz w:val="24"/>
        </w:rPr>
      </w:pPr>
      <w:r w:rsidRPr="008C0F01">
        <w:rPr>
          <w:rFonts w:ascii="Consolas" w:hAnsi="Consolas"/>
          <w:b/>
          <w:bCs/>
          <w:color w:val="000000"/>
          <w:sz w:val="24"/>
        </w:rPr>
        <w:t xml:space="preserve">            </w:t>
      </w:r>
      <w:proofErr w:type="spellStart"/>
      <w:r w:rsidRPr="008C0F01">
        <w:rPr>
          <w:rFonts w:ascii="Consolas" w:hAnsi="Consolas"/>
          <w:b/>
          <w:bCs/>
          <w:color w:val="267F99"/>
          <w:sz w:val="24"/>
        </w:rPr>
        <w:t>Button_Day</w:t>
      </w:r>
      <w:proofErr w:type="spellEnd"/>
      <w:r w:rsidRPr="008C0F01">
        <w:rPr>
          <w:rFonts w:ascii="Consolas" w:hAnsi="Consolas"/>
          <w:b/>
          <w:bCs/>
          <w:color w:val="000000"/>
          <w:sz w:val="24"/>
        </w:rPr>
        <w:t>[</w:t>
      </w:r>
      <w:proofErr w:type="spellStart"/>
      <w:r w:rsidRPr="008C0F01">
        <w:rPr>
          <w:rFonts w:ascii="Consolas" w:hAnsi="Consolas"/>
          <w:b/>
          <w:bCs/>
          <w:color w:val="000000"/>
          <w:sz w:val="24"/>
        </w:rPr>
        <w:t>i</w:t>
      </w:r>
      <w:proofErr w:type="spellEnd"/>
      <w:proofErr w:type="gramStart"/>
      <w:r w:rsidRPr="008C0F01">
        <w:rPr>
          <w:rFonts w:ascii="Consolas" w:hAnsi="Consolas"/>
          <w:b/>
          <w:bCs/>
          <w:color w:val="000000"/>
          <w:sz w:val="24"/>
        </w:rPr>
        <w:t>].</w:t>
      </w:r>
      <w:proofErr w:type="spellStart"/>
      <w:r w:rsidRPr="008C0F01">
        <w:rPr>
          <w:rFonts w:ascii="Consolas" w:hAnsi="Consolas"/>
          <w:b/>
          <w:bCs/>
          <w:color w:val="795E26"/>
          <w:sz w:val="24"/>
        </w:rPr>
        <w:t>setText</w:t>
      </w:r>
      <w:proofErr w:type="spellEnd"/>
      <w:proofErr w:type="gramEnd"/>
      <w:r w:rsidRPr="008C0F01">
        <w:rPr>
          <w:rFonts w:ascii="Consolas" w:hAnsi="Consolas"/>
          <w:b/>
          <w:bCs/>
          <w:color w:val="000000"/>
          <w:sz w:val="24"/>
        </w:rPr>
        <w:t>(day[</w:t>
      </w:r>
      <w:proofErr w:type="spellStart"/>
      <w:r w:rsidRPr="008C0F01">
        <w:rPr>
          <w:rFonts w:ascii="Consolas" w:hAnsi="Consolas"/>
          <w:b/>
          <w:bCs/>
          <w:color w:val="000000"/>
          <w:sz w:val="24"/>
        </w:rPr>
        <w:t>i</w:t>
      </w:r>
      <w:proofErr w:type="spellEnd"/>
      <w:r w:rsidRPr="008C0F01">
        <w:rPr>
          <w:rFonts w:ascii="Consolas" w:hAnsi="Consolas"/>
          <w:b/>
          <w:bCs/>
          <w:color w:val="000000"/>
          <w:sz w:val="24"/>
        </w:rPr>
        <w:t xml:space="preserve">]);  </w:t>
      </w:r>
    </w:p>
    <w:p w:rsidR="008C0F01" w:rsidRPr="008C0F01" w:rsidRDefault="008C0F01" w:rsidP="000D2DB4">
      <w:pPr>
        <w:shd w:val="clear" w:color="auto" w:fill="FFFFFF"/>
        <w:rPr>
          <w:rFonts w:ascii="Consolas" w:hAnsi="Consolas"/>
          <w:b/>
          <w:bCs/>
          <w:color w:val="000000"/>
          <w:sz w:val="24"/>
        </w:rPr>
      </w:pPr>
      <w:r w:rsidRPr="008C0F01">
        <w:rPr>
          <w:rFonts w:ascii="Consolas" w:hAnsi="Consolas"/>
          <w:b/>
          <w:bCs/>
          <w:color w:val="000000"/>
          <w:sz w:val="24"/>
        </w:rPr>
        <w:t xml:space="preserve">        }</w:t>
      </w:r>
    </w:p>
    <w:p w:rsidR="008C0F01" w:rsidRPr="008C0F01" w:rsidRDefault="008C0F01" w:rsidP="000D2DB4">
      <w:pPr>
        <w:shd w:val="clear" w:color="auto" w:fill="FFFFFF"/>
        <w:rPr>
          <w:rFonts w:ascii="Consolas" w:hAnsi="Consolas"/>
          <w:b/>
          <w:bCs/>
          <w:color w:val="000000"/>
          <w:sz w:val="24"/>
        </w:rPr>
      </w:pPr>
      <w:r w:rsidRPr="008C0F01">
        <w:rPr>
          <w:rFonts w:ascii="Consolas" w:hAnsi="Consolas"/>
          <w:b/>
          <w:bCs/>
          <w:color w:val="000000"/>
          <w:sz w:val="24"/>
        </w:rPr>
        <w:t xml:space="preserve">        </w:t>
      </w:r>
      <w:r w:rsidRPr="008C0F01">
        <w:rPr>
          <w:rFonts w:ascii="Consolas" w:hAnsi="Consolas"/>
          <w:b/>
          <w:bCs/>
          <w:color w:val="AF00DB"/>
          <w:sz w:val="24"/>
        </w:rPr>
        <w:t>switch</w:t>
      </w:r>
      <w:r w:rsidRPr="008C0F01">
        <w:rPr>
          <w:rFonts w:ascii="Consolas" w:hAnsi="Consolas"/>
          <w:b/>
          <w:bCs/>
          <w:color w:val="000000"/>
          <w:sz w:val="24"/>
        </w:rPr>
        <w:t>(</w:t>
      </w:r>
      <w:proofErr w:type="spellStart"/>
      <w:r w:rsidRPr="008C0F01">
        <w:rPr>
          <w:rFonts w:ascii="Consolas" w:hAnsi="Consolas"/>
          <w:b/>
          <w:bCs/>
          <w:color w:val="001080"/>
          <w:sz w:val="24"/>
        </w:rPr>
        <w:t>NB</w:t>
      </w:r>
      <w:r w:rsidRPr="008C0F01">
        <w:rPr>
          <w:rFonts w:ascii="Consolas" w:hAnsi="Consolas"/>
          <w:b/>
          <w:bCs/>
          <w:color w:val="000000"/>
          <w:sz w:val="24"/>
        </w:rPr>
        <w:t>.</w:t>
      </w:r>
      <w:r w:rsidRPr="008C0F01">
        <w:rPr>
          <w:rFonts w:ascii="Consolas" w:hAnsi="Consolas"/>
          <w:b/>
          <w:bCs/>
          <w:color w:val="795E26"/>
          <w:sz w:val="24"/>
        </w:rPr>
        <w:t>getMonth</w:t>
      </w:r>
      <w:proofErr w:type="spellEnd"/>
      <w:r w:rsidRPr="008C0F01">
        <w:rPr>
          <w:rFonts w:ascii="Consolas" w:hAnsi="Consolas"/>
          <w:b/>
          <w:bCs/>
          <w:color w:val="000000"/>
          <w:sz w:val="24"/>
        </w:rPr>
        <w:t>()){</w:t>
      </w:r>
      <w:r w:rsidR="00CC24B6">
        <w:rPr>
          <w:rFonts w:ascii="Consolas" w:hAnsi="Consolas"/>
          <w:b/>
          <w:bCs/>
          <w:color w:val="000000"/>
          <w:sz w:val="24"/>
        </w:rPr>
        <w:t xml:space="preserve"> </w:t>
      </w:r>
      <w:r w:rsidR="00CC24B6">
        <w:rPr>
          <w:rFonts w:ascii="Consolas" w:hAnsi="Consolas" w:hint="eastAsia"/>
          <w:b/>
          <w:bCs/>
          <w:color w:val="000000"/>
          <w:sz w:val="24"/>
        </w:rPr>
        <w:t>//</w:t>
      </w:r>
      <w:r w:rsidR="00CC24B6">
        <w:rPr>
          <w:rFonts w:ascii="Consolas" w:hAnsi="Consolas" w:hint="eastAsia"/>
          <w:b/>
          <w:bCs/>
          <w:color w:val="000000"/>
          <w:sz w:val="24"/>
        </w:rPr>
        <w:t>月份要单独设置</w:t>
      </w:r>
    </w:p>
    <w:p w:rsidR="008C0F01" w:rsidRPr="008C0F01" w:rsidRDefault="008C0F01" w:rsidP="000D2DB4">
      <w:pPr>
        <w:shd w:val="clear" w:color="auto" w:fill="FFFFFF"/>
        <w:rPr>
          <w:rFonts w:ascii="Consolas" w:hAnsi="Consolas"/>
          <w:b/>
          <w:bCs/>
          <w:color w:val="000000"/>
          <w:sz w:val="24"/>
        </w:rPr>
      </w:pPr>
      <w:r w:rsidRPr="008C0F01">
        <w:rPr>
          <w:rFonts w:ascii="Consolas" w:hAnsi="Consolas"/>
          <w:b/>
          <w:bCs/>
          <w:color w:val="000000"/>
          <w:sz w:val="24"/>
        </w:rPr>
        <w:t xml:space="preserve">            </w:t>
      </w:r>
      <w:r w:rsidRPr="008C0F01">
        <w:rPr>
          <w:rFonts w:ascii="Consolas" w:hAnsi="Consolas"/>
          <w:b/>
          <w:bCs/>
          <w:color w:val="AF00DB"/>
          <w:sz w:val="24"/>
        </w:rPr>
        <w:t>case</w:t>
      </w:r>
      <w:r w:rsidRPr="008C0F01">
        <w:rPr>
          <w:rFonts w:ascii="Consolas" w:hAnsi="Consolas"/>
          <w:b/>
          <w:bCs/>
          <w:color w:val="000000"/>
          <w:sz w:val="24"/>
        </w:rPr>
        <w:t xml:space="preserve"> </w:t>
      </w:r>
      <w:proofErr w:type="gramStart"/>
      <w:r w:rsidRPr="008C0F01">
        <w:rPr>
          <w:rFonts w:ascii="Consolas" w:hAnsi="Consolas"/>
          <w:b/>
          <w:bCs/>
          <w:color w:val="09885A"/>
          <w:sz w:val="24"/>
        </w:rPr>
        <w:t>1</w:t>
      </w:r>
      <w:r w:rsidRPr="008C0F01">
        <w:rPr>
          <w:rFonts w:ascii="Consolas" w:hAnsi="Consolas"/>
          <w:b/>
          <w:bCs/>
          <w:color w:val="AF00DB"/>
          <w:sz w:val="24"/>
        </w:rPr>
        <w:t>:</w:t>
      </w:r>
      <w:r w:rsidRPr="008C0F01">
        <w:rPr>
          <w:rFonts w:ascii="Consolas" w:hAnsi="Consolas"/>
          <w:b/>
          <w:bCs/>
          <w:color w:val="000000"/>
          <w:sz w:val="24"/>
        </w:rPr>
        <w:t>month</w:t>
      </w:r>
      <w:proofErr w:type="gramEnd"/>
      <w:r w:rsidRPr="008C0F01">
        <w:rPr>
          <w:rFonts w:ascii="Consolas" w:hAnsi="Consolas"/>
          <w:b/>
          <w:bCs/>
          <w:color w:val="000000"/>
          <w:sz w:val="24"/>
        </w:rPr>
        <w:t xml:space="preserve"> = </w:t>
      </w:r>
      <w:r w:rsidRPr="008C0F01">
        <w:rPr>
          <w:rFonts w:ascii="Consolas" w:hAnsi="Consolas"/>
          <w:b/>
          <w:bCs/>
          <w:color w:val="A31515"/>
          <w:sz w:val="24"/>
        </w:rPr>
        <w:t>" Jan. "</w:t>
      </w:r>
      <w:r w:rsidRPr="008C0F01">
        <w:rPr>
          <w:rFonts w:ascii="Consolas" w:hAnsi="Consolas"/>
          <w:b/>
          <w:bCs/>
          <w:color w:val="000000"/>
          <w:sz w:val="24"/>
        </w:rPr>
        <w:t>;</w:t>
      </w:r>
      <w:r w:rsidRPr="008C0F01">
        <w:rPr>
          <w:rFonts w:ascii="Consolas" w:hAnsi="Consolas"/>
          <w:b/>
          <w:bCs/>
          <w:color w:val="AF00DB"/>
          <w:sz w:val="24"/>
        </w:rPr>
        <w:t>break</w:t>
      </w:r>
      <w:r w:rsidRPr="008C0F01">
        <w:rPr>
          <w:rFonts w:ascii="Consolas" w:hAnsi="Consolas"/>
          <w:b/>
          <w:bCs/>
          <w:color w:val="000000"/>
          <w:sz w:val="24"/>
        </w:rPr>
        <w:t>;</w:t>
      </w:r>
    </w:p>
    <w:p w:rsidR="008C0F01" w:rsidRPr="008C0F01" w:rsidRDefault="008C0F01" w:rsidP="000D2DB4">
      <w:pPr>
        <w:shd w:val="clear" w:color="auto" w:fill="FFFFFF"/>
        <w:rPr>
          <w:rFonts w:ascii="Consolas" w:hAnsi="Consolas"/>
          <w:b/>
          <w:bCs/>
          <w:color w:val="000000"/>
          <w:sz w:val="24"/>
        </w:rPr>
      </w:pPr>
      <w:r w:rsidRPr="008C0F01">
        <w:rPr>
          <w:rFonts w:ascii="Consolas" w:hAnsi="Consolas"/>
          <w:b/>
          <w:bCs/>
          <w:color w:val="000000"/>
          <w:sz w:val="24"/>
        </w:rPr>
        <w:t xml:space="preserve">            </w:t>
      </w:r>
      <w:r w:rsidRPr="008C0F01">
        <w:rPr>
          <w:rFonts w:ascii="Consolas" w:hAnsi="Consolas"/>
          <w:b/>
          <w:bCs/>
          <w:color w:val="AF00DB"/>
          <w:sz w:val="24"/>
        </w:rPr>
        <w:t>case</w:t>
      </w:r>
      <w:r w:rsidRPr="008C0F01">
        <w:rPr>
          <w:rFonts w:ascii="Consolas" w:hAnsi="Consolas"/>
          <w:b/>
          <w:bCs/>
          <w:color w:val="000000"/>
          <w:sz w:val="24"/>
        </w:rPr>
        <w:t xml:space="preserve"> </w:t>
      </w:r>
      <w:proofErr w:type="gramStart"/>
      <w:r w:rsidRPr="008C0F01">
        <w:rPr>
          <w:rFonts w:ascii="Consolas" w:hAnsi="Consolas"/>
          <w:b/>
          <w:bCs/>
          <w:color w:val="09885A"/>
          <w:sz w:val="24"/>
        </w:rPr>
        <w:t>2</w:t>
      </w:r>
      <w:r w:rsidRPr="008C0F01">
        <w:rPr>
          <w:rFonts w:ascii="Consolas" w:hAnsi="Consolas"/>
          <w:b/>
          <w:bCs/>
          <w:color w:val="AF00DB"/>
          <w:sz w:val="24"/>
        </w:rPr>
        <w:t>:</w:t>
      </w:r>
      <w:r w:rsidRPr="008C0F01">
        <w:rPr>
          <w:rFonts w:ascii="Consolas" w:hAnsi="Consolas"/>
          <w:b/>
          <w:bCs/>
          <w:color w:val="000000"/>
          <w:sz w:val="24"/>
        </w:rPr>
        <w:t>month</w:t>
      </w:r>
      <w:proofErr w:type="gramEnd"/>
      <w:r w:rsidRPr="008C0F01">
        <w:rPr>
          <w:rFonts w:ascii="Consolas" w:hAnsi="Consolas"/>
          <w:b/>
          <w:bCs/>
          <w:color w:val="000000"/>
          <w:sz w:val="24"/>
        </w:rPr>
        <w:t xml:space="preserve"> = </w:t>
      </w:r>
      <w:r w:rsidRPr="008C0F01">
        <w:rPr>
          <w:rFonts w:ascii="Consolas" w:hAnsi="Consolas"/>
          <w:b/>
          <w:bCs/>
          <w:color w:val="A31515"/>
          <w:sz w:val="24"/>
        </w:rPr>
        <w:t>" Feb. "</w:t>
      </w:r>
      <w:r w:rsidRPr="008C0F01">
        <w:rPr>
          <w:rFonts w:ascii="Consolas" w:hAnsi="Consolas"/>
          <w:b/>
          <w:bCs/>
          <w:color w:val="000000"/>
          <w:sz w:val="24"/>
        </w:rPr>
        <w:t>;</w:t>
      </w:r>
      <w:r w:rsidRPr="008C0F01">
        <w:rPr>
          <w:rFonts w:ascii="Consolas" w:hAnsi="Consolas"/>
          <w:b/>
          <w:bCs/>
          <w:color w:val="AF00DB"/>
          <w:sz w:val="24"/>
        </w:rPr>
        <w:t>break</w:t>
      </w:r>
      <w:r w:rsidRPr="008C0F01">
        <w:rPr>
          <w:rFonts w:ascii="Consolas" w:hAnsi="Consolas"/>
          <w:b/>
          <w:bCs/>
          <w:color w:val="000000"/>
          <w:sz w:val="24"/>
        </w:rPr>
        <w:t>;</w:t>
      </w:r>
    </w:p>
    <w:p w:rsidR="008C0F01" w:rsidRPr="008C0F01" w:rsidRDefault="008C0F01" w:rsidP="000D2DB4">
      <w:pPr>
        <w:shd w:val="clear" w:color="auto" w:fill="FFFFFF"/>
        <w:rPr>
          <w:rFonts w:ascii="Consolas" w:hAnsi="Consolas"/>
          <w:b/>
          <w:bCs/>
          <w:color w:val="000000"/>
          <w:sz w:val="24"/>
        </w:rPr>
      </w:pPr>
      <w:r w:rsidRPr="008C0F01">
        <w:rPr>
          <w:rFonts w:ascii="Consolas" w:hAnsi="Consolas"/>
          <w:b/>
          <w:bCs/>
          <w:color w:val="000000"/>
          <w:sz w:val="24"/>
        </w:rPr>
        <w:t xml:space="preserve">            </w:t>
      </w:r>
      <w:r w:rsidRPr="008C0F01">
        <w:rPr>
          <w:rFonts w:ascii="Consolas" w:hAnsi="Consolas"/>
          <w:b/>
          <w:bCs/>
          <w:color w:val="AF00DB"/>
          <w:sz w:val="24"/>
        </w:rPr>
        <w:t>case</w:t>
      </w:r>
      <w:r w:rsidRPr="008C0F01">
        <w:rPr>
          <w:rFonts w:ascii="Consolas" w:hAnsi="Consolas"/>
          <w:b/>
          <w:bCs/>
          <w:color w:val="000000"/>
          <w:sz w:val="24"/>
        </w:rPr>
        <w:t xml:space="preserve"> </w:t>
      </w:r>
      <w:proofErr w:type="gramStart"/>
      <w:r w:rsidRPr="008C0F01">
        <w:rPr>
          <w:rFonts w:ascii="Consolas" w:hAnsi="Consolas"/>
          <w:b/>
          <w:bCs/>
          <w:color w:val="09885A"/>
          <w:sz w:val="24"/>
        </w:rPr>
        <w:t>3</w:t>
      </w:r>
      <w:r w:rsidRPr="008C0F01">
        <w:rPr>
          <w:rFonts w:ascii="Consolas" w:hAnsi="Consolas"/>
          <w:b/>
          <w:bCs/>
          <w:color w:val="AF00DB"/>
          <w:sz w:val="24"/>
        </w:rPr>
        <w:t>:</w:t>
      </w:r>
      <w:r w:rsidRPr="008C0F01">
        <w:rPr>
          <w:rFonts w:ascii="Consolas" w:hAnsi="Consolas"/>
          <w:b/>
          <w:bCs/>
          <w:color w:val="000000"/>
          <w:sz w:val="24"/>
        </w:rPr>
        <w:t>month</w:t>
      </w:r>
      <w:proofErr w:type="gramEnd"/>
      <w:r w:rsidRPr="008C0F01">
        <w:rPr>
          <w:rFonts w:ascii="Consolas" w:hAnsi="Consolas"/>
          <w:b/>
          <w:bCs/>
          <w:color w:val="000000"/>
          <w:sz w:val="24"/>
        </w:rPr>
        <w:t xml:space="preserve"> = </w:t>
      </w:r>
      <w:r w:rsidRPr="008C0F01">
        <w:rPr>
          <w:rFonts w:ascii="Consolas" w:hAnsi="Consolas"/>
          <w:b/>
          <w:bCs/>
          <w:color w:val="A31515"/>
          <w:sz w:val="24"/>
        </w:rPr>
        <w:t>" Mar. "</w:t>
      </w:r>
      <w:r w:rsidRPr="008C0F01">
        <w:rPr>
          <w:rFonts w:ascii="Consolas" w:hAnsi="Consolas"/>
          <w:b/>
          <w:bCs/>
          <w:color w:val="000000"/>
          <w:sz w:val="24"/>
        </w:rPr>
        <w:t>;</w:t>
      </w:r>
      <w:r w:rsidRPr="008C0F01">
        <w:rPr>
          <w:rFonts w:ascii="Consolas" w:hAnsi="Consolas"/>
          <w:b/>
          <w:bCs/>
          <w:color w:val="AF00DB"/>
          <w:sz w:val="24"/>
        </w:rPr>
        <w:t>break</w:t>
      </w:r>
      <w:r w:rsidRPr="008C0F01">
        <w:rPr>
          <w:rFonts w:ascii="Consolas" w:hAnsi="Consolas"/>
          <w:b/>
          <w:bCs/>
          <w:color w:val="000000"/>
          <w:sz w:val="24"/>
        </w:rPr>
        <w:t>;</w:t>
      </w:r>
    </w:p>
    <w:p w:rsidR="008C0F01" w:rsidRPr="008C0F01" w:rsidRDefault="008C0F01" w:rsidP="000D2DB4">
      <w:pPr>
        <w:shd w:val="clear" w:color="auto" w:fill="FFFFFF"/>
        <w:rPr>
          <w:rFonts w:ascii="Consolas" w:hAnsi="Consolas"/>
          <w:b/>
          <w:bCs/>
          <w:color w:val="000000"/>
          <w:sz w:val="24"/>
        </w:rPr>
      </w:pPr>
      <w:r w:rsidRPr="008C0F01">
        <w:rPr>
          <w:rFonts w:ascii="Consolas" w:hAnsi="Consolas"/>
          <w:b/>
          <w:bCs/>
          <w:color w:val="000000"/>
          <w:sz w:val="24"/>
        </w:rPr>
        <w:t xml:space="preserve">            </w:t>
      </w:r>
      <w:r w:rsidRPr="008C0F01">
        <w:rPr>
          <w:rFonts w:ascii="Consolas" w:hAnsi="Consolas"/>
          <w:b/>
          <w:bCs/>
          <w:color w:val="AF00DB"/>
          <w:sz w:val="24"/>
        </w:rPr>
        <w:t>case</w:t>
      </w:r>
      <w:r w:rsidRPr="008C0F01">
        <w:rPr>
          <w:rFonts w:ascii="Consolas" w:hAnsi="Consolas"/>
          <w:b/>
          <w:bCs/>
          <w:color w:val="000000"/>
          <w:sz w:val="24"/>
        </w:rPr>
        <w:t xml:space="preserve"> </w:t>
      </w:r>
      <w:proofErr w:type="gramStart"/>
      <w:r w:rsidRPr="008C0F01">
        <w:rPr>
          <w:rFonts w:ascii="Consolas" w:hAnsi="Consolas"/>
          <w:b/>
          <w:bCs/>
          <w:color w:val="09885A"/>
          <w:sz w:val="24"/>
        </w:rPr>
        <w:t>4</w:t>
      </w:r>
      <w:r w:rsidRPr="008C0F01">
        <w:rPr>
          <w:rFonts w:ascii="Consolas" w:hAnsi="Consolas"/>
          <w:b/>
          <w:bCs/>
          <w:color w:val="AF00DB"/>
          <w:sz w:val="24"/>
        </w:rPr>
        <w:t>:</w:t>
      </w:r>
      <w:r w:rsidRPr="008C0F01">
        <w:rPr>
          <w:rFonts w:ascii="Consolas" w:hAnsi="Consolas"/>
          <w:b/>
          <w:bCs/>
          <w:color w:val="000000"/>
          <w:sz w:val="24"/>
        </w:rPr>
        <w:t>month</w:t>
      </w:r>
      <w:proofErr w:type="gramEnd"/>
      <w:r w:rsidRPr="008C0F01">
        <w:rPr>
          <w:rFonts w:ascii="Consolas" w:hAnsi="Consolas"/>
          <w:b/>
          <w:bCs/>
          <w:color w:val="000000"/>
          <w:sz w:val="24"/>
        </w:rPr>
        <w:t xml:space="preserve"> = </w:t>
      </w:r>
      <w:r w:rsidRPr="008C0F01">
        <w:rPr>
          <w:rFonts w:ascii="Consolas" w:hAnsi="Consolas"/>
          <w:b/>
          <w:bCs/>
          <w:color w:val="A31515"/>
          <w:sz w:val="24"/>
        </w:rPr>
        <w:t>" Apr. "</w:t>
      </w:r>
      <w:r w:rsidRPr="008C0F01">
        <w:rPr>
          <w:rFonts w:ascii="Consolas" w:hAnsi="Consolas"/>
          <w:b/>
          <w:bCs/>
          <w:color w:val="000000"/>
          <w:sz w:val="24"/>
        </w:rPr>
        <w:t>;</w:t>
      </w:r>
      <w:r w:rsidRPr="008C0F01">
        <w:rPr>
          <w:rFonts w:ascii="Consolas" w:hAnsi="Consolas"/>
          <w:b/>
          <w:bCs/>
          <w:color w:val="AF00DB"/>
          <w:sz w:val="24"/>
        </w:rPr>
        <w:t>break</w:t>
      </w:r>
      <w:r w:rsidRPr="008C0F01">
        <w:rPr>
          <w:rFonts w:ascii="Consolas" w:hAnsi="Consolas"/>
          <w:b/>
          <w:bCs/>
          <w:color w:val="000000"/>
          <w:sz w:val="24"/>
        </w:rPr>
        <w:t>;</w:t>
      </w:r>
    </w:p>
    <w:p w:rsidR="008C0F01" w:rsidRPr="008C0F01" w:rsidRDefault="008C0F01" w:rsidP="000D2DB4">
      <w:pPr>
        <w:shd w:val="clear" w:color="auto" w:fill="FFFFFF"/>
        <w:rPr>
          <w:rFonts w:ascii="Consolas" w:hAnsi="Consolas"/>
          <w:b/>
          <w:bCs/>
          <w:color w:val="000000"/>
          <w:sz w:val="24"/>
        </w:rPr>
      </w:pPr>
      <w:r w:rsidRPr="008C0F01">
        <w:rPr>
          <w:rFonts w:ascii="Consolas" w:hAnsi="Consolas"/>
          <w:b/>
          <w:bCs/>
          <w:color w:val="000000"/>
          <w:sz w:val="24"/>
        </w:rPr>
        <w:t xml:space="preserve">            </w:t>
      </w:r>
      <w:r w:rsidRPr="008C0F01">
        <w:rPr>
          <w:rFonts w:ascii="Consolas" w:hAnsi="Consolas"/>
          <w:b/>
          <w:bCs/>
          <w:color w:val="AF00DB"/>
          <w:sz w:val="24"/>
        </w:rPr>
        <w:t>case</w:t>
      </w:r>
      <w:r w:rsidRPr="008C0F01">
        <w:rPr>
          <w:rFonts w:ascii="Consolas" w:hAnsi="Consolas"/>
          <w:b/>
          <w:bCs/>
          <w:color w:val="000000"/>
          <w:sz w:val="24"/>
        </w:rPr>
        <w:t xml:space="preserve"> </w:t>
      </w:r>
      <w:proofErr w:type="gramStart"/>
      <w:r w:rsidRPr="008C0F01">
        <w:rPr>
          <w:rFonts w:ascii="Consolas" w:hAnsi="Consolas"/>
          <w:b/>
          <w:bCs/>
          <w:color w:val="09885A"/>
          <w:sz w:val="24"/>
        </w:rPr>
        <w:t>5</w:t>
      </w:r>
      <w:r w:rsidRPr="008C0F01">
        <w:rPr>
          <w:rFonts w:ascii="Consolas" w:hAnsi="Consolas"/>
          <w:b/>
          <w:bCs/>
          <w:color w:val="AF00DB"/>
          <w:sz w:val="24"/>
        </w:rPr>
        <w:t>:</w:t>
      </w:r>
      <w:r w:rsidRPr="008C0F01">
        <w:rPr>
          <w:rFonts w:ascii="Consolas" w:hAnsi="Consolas"/>
          <w:b/>
          <w:bCs/>
          <w:color w:val="000000"/>
          <w:sz w:val="24"/>
        </w:rPr>
        <w:t>month</w:t>
      </w:r>
      <w:proofErr w:type="gramEnd"/>
      <w:r w:rsidRPr="008C0F01">
        <w:rPr>
          <w:rFonts w:ascii="Consolas" w:hAnsi="Consolas"/>
          <w:b/>
          <w:bCs/>
          <w:color w:val="000000"/>
          <w:sz w:val="24"/>
        </w:rPr>
        <w:t xml:space="preserve"> = </w:t>
      </w:r>
      <w:r w:rsidRPr="008C0F01">
        <w:rPr>
          <w:rFonts w:ascii="Consolas" w:hAnsi="Consolas"/>
          <w:b/>
          <w:bCs/>
          <w:color w:val="A31515"/>
          <w:sz w:val="24"/>
        </w:rPr>
        <w:t>" May  "</w:t>
      </w:r>
      <w:r w:rsidRPr="008C0F01">
        <w:rPr>
          <w:rFonts w:ascii="Consolas" w:hAnsi="Consolas"/>
          <w:b/>
          <w:bCs/>
          <w:color w:val="000000"/>
          <w:sz w:val="24"/>
        </w:rPr>
        <w:t>;</w:t>
      </w:r>
      <w:r w:rsidRPr="008C0F01">
        <w:rPr>
          <w:rFonts w:ascii="Consolas" w:hAnsi="Consolas"/>
          <w:b/>
          <w:bCs/>
          <w:color w:val="AF00DB"/>
          <w:sz w:val="24"/>
        </w:rPr>
        <w:t>break</w:t>
      </w:r>
      <w:r w:rsidRPr="008C0F01">
        <w:rPr>
          <w:rFonts w:ascii="Consolas" w:hAnsi="Consolas"/>
          <w:b/>
          <w:bCs/>
          <w:color w:val="000000"/>
          <w:sz w:val="24"/>
        </w:rPr>
        <w:t>;</w:t>
      </w:r>
    </w:p>
    <w:p w:rsidR="008C0F01" w:rsidRPr="008C0F01" w:rsidRDefault="008C0F01" w:rsidP="000D2DB4">
      <w:pPr>
        <w:shd w:val="clear" w:color="auto" w:fill="FFFFFF"/>
        <w:rPr>
          <w:rFonts w:ascii="Consolas" w:hAnsi="Consolas"/>
          <w:b/>
          <w:bCs/>
          <w:color w:val="000000"/>
          <w:sz w:val="24"/>
        </w:rPr>
      </w:pPr>
      <w:r w:rsidRPr="008C0F01">
        <w:rPr>
          <w:rFonts w:ascii="Consolas" w:hAnsi="Consolas"/>
          <w:b/>
          <w:bCs/>
          <w:color w:val="000000"/>
          <w:sz w:val="24"/>
        </w:rPr>
        <w:t xml:space="preserve">            </w:t>
      </w:r>
      <w:r w:rsidRPr="008C0F01">
        <w:rPr>
          <w:rFonts w:ascii="Consolas" w:hAnsi="Consolas"/>
          <w:b/>
          <w:bCs/>
          <w:color w:val="AF00DB"/>
          <w:sz w:val="24"/>
        </w:rPr>
        <w:t>case</w:t>
      </w:r>
      <w:r w:rsidRPr="008C0F01">
        <w:rPr>
          <w:rFonts w:ascii="Consolas" w:hAnsi="Consolas"/>
          <w:b/>
          <w:bCs/>
          <w:color w:val="000000"/>
          <w:sz w:val="24"/>
        </w:rPr>
        <w:t xml:space="preserve"> </w:t>
      </w:r>
      <w:proofErr w:type="gramStart"/>
      <w:r w:rsidRPr="008C0F01">
        <w:rPr>
          <w:rFonts w:ascii="Consolas" w:hAnsi="Consolas"/>
          <w:b/>
          <w:bCs/>
          <w:color w:val="09885A"/>
          <w:sz w:val="24"/>
        </w:rPr>
        <w:t>6</w:t>
      </w:r>
      <w:r w:rsidRPr="008C0F01">
        <w:rPr>
          <w:rFonts w:ascii="Consolas" w:hAnsi="Consolas"/>
          <w:b/>
          <w:bCs/>
          <w:color w:val="AF00DB"/>
          <w:sz w:val="24"/>
        </w:rPr>
        <w:t>:</w:t>
      </w:r>
      <w:r w:rsidRPr="008C0F01">
        <w:rPr>
          <w:rFonts w:ascii="Consolas" w:hAnsi="Consolas"/>
          <w:b/>
          <w:bCs/>
          <w:color w:val="000000"/>
          <w:sz w:val="24"/>
        </w:rPr>
        <w:t>month</w:t>
      </w:r>
      <w:proofErr w:type="gramEnd"/>
      <w:r w:rsidRPr="008C0F01">
        <w:rPr>
          <w:rFonts w:ascii="Consolas" w:hAnsi="Consolas"/>
          <w:b/>
          <w:bCs/>
          <w:color w:val="000000"/>
          <w:sz w:val="24"/>
        </w:rPr>
        <w:t xml:space="preserve"> = </w:t>
      </w:r>
      <w:r w:rsidRPr="008C0F01">
        <w:rPr>
          <w:rFonts w:ascii="Consolas" w:hAnsi="Consolas"/>
          <w:b/>
          <w:bCs/>
          <w:color w:val="A31515"/>
          <w:sz w:val="24"/>
        </w:rPr>
        <w:t>" Jun. "</w:t>
      </w:r>
      <w:r w:rsidRPr="008C0F01">
        <w:rPr>
          <w:rFonts w:ascii="Consolas" w:hAnsi="Consolas"/>
          <w:b/>
          <w:bCs/>
          <w:color w:val="000000"/>
          <w:sz w:val="24"/>
        </w:rPr>
        <w:t>;</w:t>
      </w:r>
      <w:r w:rsidRPr="008C0F01">
        <w:rPr>
          <w:rFonts w:ascii="Consolas" w:hAnsi="Consolas"/>
          <w:b/>
          <w:bCs/>
          <w:color w:val="AF00DB"/>
          <w:sz w:val="24"/>
        </w:rPr>
        <w:t>break</w:t>
      </w:r>
      <w:r w:rsidRPr="008C0F01">
        <w:rPr>
          <w:rFonts w:ascii="Consolas" w:hAnsi="Consolas"/>
          <w:b/>
          <w:bCs/>
          <w:color w:val="000000"/>
          <w:sz w:val="24"/>
        </w:rPr>
        <w:t>;</w:t>
      </w:r>
    </w:p>
    <w:p w:rsidR="008C0F01" w:rsidRPr="008C0F01" w:rsidRDefault="008C0F01" w:rsidP="000D2DB4">
      <w:pPr>
        <w:shd w:val="clear" w:color="auto" w:fill="FFFFFF"/>
        <w:rPr>
          <w:rFonts w:ascii="Consolas" w:hAnsi="Consolas"/>
          <w:b/>
          <w:bCs/>
          <w:color w:val="000000"/>
          <w:sz w:val="24"/>
        </w:rPr>
      </w:pPr>
      <w:r w:rsidRPr="008C0F01">
        <w:rPr>
          <w:rFonts w:ascii="Consolas" w:hAnsi="Consolas"/>
          <w:b/>
          <w:bCs/>
          <w:color w:val="000000"/>
          <w:sz w:val="24"/>
        </w:rPr>
        <w:t xml:space="preserve">            </w:t>
      </w:r>
      <w:r w:rsidRPr="008C0F01">
        <w:rPr>
          <w:rFonts w:ascii="Consolas" w:hAnsi="Consolas"/>
          <w:b/>
          <w:bCs/>
          <w:color w:val="AF00DB"/>
          <w:sz w:val="24"/>
        </w:rPr>
        <w:t>case</w:t>
      </w:r>
      <w:r w:rsidRPr="008C0F01">
        <w:rPr>
          <w:rFonts w:ascii="Consolas" w:hAnsi="Consolas"/>
          <w:b/>
          <w:bCs/>
          <w:color w:val="000000"/>
          <w:sz w:val="24"/>
        </w:rPr>
        <w:t xml:space="preserve"> </w:t>
      </w:r>
      <w:proofErr w:type="gramStart"/>
      <w:r w:rsidRPr="008C0F01">
        <w:rPr>
          <w:rFonts w:ascii="Consolas" w:hAnsi="Consolas"/>
          <w:b/>
          <w:bCs/>
          <w:color w:val="09885A"/>
          <w:sz w:val="24"/>
        </w:rPr>
        <w:t>7</w:t>
      </w:r>
      <w:r w:rsidRPr="008C0F01">
        <w:rPr>
          <w:rFonts w:ascii="Consolas" w:hAnsi="Consolas"/>
          <w:b/>
          <w:bCs/>
          <w:color w:val="AF00DB"/>
          <w:sz w:val="24"/>
        </w:rPr>
        <w:t>:</w:t>
      </w:r>
      <w:r w:rsidRPr="008C0F01">
        <w:rPr>
          <w:rFonts w:ascii="Consolas" w:hAnsi="Consolas"/>
          <w:b/>
          <w:bCs/>
          <w:color w:val="000000"/>
          <w:sz w:val="24"/>
        </w:rPr>
        <w:t>month</w:t>
      </w:r>
      <w:proofErr w:type="gramEnd"/>
      <w:r w:rsidRPr="008C0F01">
        <w:rPr>
          <w:rFonts w:ascii="Consolas" w:hAnsi="Consolas"/>
          <w:b/>
          <w:bCs/>
          <w:color w:val="000000"/>
          <w:sz w:val="24"/>
        </w:rPr>
        <w:t xml:space="preserve"> = </w:t>
      </w:r>
      <w:r w:rsidRPr="008C0F01">
        <w:rPr>
          <w:rFonts w:ascii="Consolas" w:hAnsi="Consolas"/>
          <w:b/>
          <w:bCs/>
          <w:color w:val="A31515"/>
          <w:sz w:val="24"/>
        </w:rPr>
        <w:t>" Jul. "</w:t>
      </w:r>
      <w:r w:rsidRPr="008C0F01">
        <w:rPr>
          <w:rFonts w:ascii="Consolas" w:hAnsi="Consolas"/>
          <w:b/>
          <w:bCs/>
          <w:color w:val="000000"/>
          <w:sz w:val="24"/>
        </w:rPr>
        <w:t>;</w:t>
      </w:r>
      <w:r w:rsidRPr="008C0F01">
        <w:rPr>
          <w:rFonts w:ascii="Consolas" w:hAnsi="Consolas"/>
          <w:b/>
          <w:bCs/>
          <w:color w:val="AF00DB"/>
          <w:sz w:val="24"/>
        </w:rPr>
        <w:t>break</w:t>
      </w:r>
      <w:r w:rsidRPr="008C0F01">
        <w:rPr>
          <w:rFonts w:ascii="Consolas" w:hAnsi="Consolas"/>
          <w:b/>
          <w:bCs/>
          <w:color w:val="000000"/>
          <w:sz w:val="24"/>
        </w:rPr>
        <w:t>;</w:t>
      </w:r>
    </w:p>
    <w:p w:rsidR="008C0F01" w:rsidRPr="008C0F01" w:rsidRDefault="008C0F01" w:rsidP="000D2DB4">
      <w:pPr>
        <w:shd w:val="clear" w:color="auto" w:fill="FFFFFF"/>
        <w:rPr>
          <w:rFonts w:ascii="Consolas" w:hAnsi="Consolas"/>
          <w:b/>
          <w:bCs/>
          <w:color w:val="000000"/>
          <w:sz w:val="24"/>
        </w:rPr>
      </w:pPr>
      <w:r w:rsidRPr="008C0F01">
        <w:rPr>
          <w:rFonts w:ascii="Consolas" w:hAnsi="Consolas"/>
          <w:b/>
          <w:bCs/>
          <w:color w:val="000000"/>
          <w:sz w:val="24"/>
        </w:rPr>
        <w:t xml:space="preserve">            </w:t>
      </w:r>
      <w:r w:rsidRPr="008C0F01">
        <w:rPr>
          <w:rFonts w:ascii="Consolas" w:hAnsi="Consolas"/>
          <w:b/>
          <w:bCs/>
          <w:color w:val="AF00DB"/>
          <w:sz w:val="24"/>
        </w:rPr>
        <w:t>case</w:t>
      </w:r>
      <w:r w:rsidRPr="008C0F01">
        <w:rPr>
          <w:rFonts w:ascii="Consolas" w:hAnsi="Consolas"/>
          <w:b/>
          <w:bCs/>
          <w:color w:val="000000"/>
          <w:sz w:val="24"/>
        </w:rPr>
        <w:t xml:space="preserve"> </w:t>
      </w:r>
      <w:proofErr w:type="gramStart"/>
      <w:r w:rsidRPr="008C0F01">
        <w:rPr>
          <w:rFonts w:ascii="Consolas" w:hAnsi="Consolas"/>
          <w:b/>
          <w:bCs/>
          <w:color w:val="09885A"/>
          <w:sz w:val="24"/>
        </w:rPr>
        <w:t>8</w:t>
      </w:r>
      <w:r w:rsidRPr="008C0F01">
        <w:rPr>
          <w:rFonts w:ascii="Consolas" w:hAnsi="Consolas"/>
          <w:b/>
          <w:bCs/>
          <w:color w:val="AF00DB"/>
          <w:sz w:val="24"/>
        </w:rPr>
        <w:t>:</w:t>
      </w:r>
      <w:r w:rsidRPr="008C0F01">
        <w:rPr>
          <w:rFonts w:ascii="Consolas" w:hAnsi="Consolas"/>
          <w:b/>
          <w:bCs/>
          <w:color w:val="000000"/>
          <w:sz w:val="24"/>
        </w:rPr>
        <w:t>month</w:t>
      </w:r>
      <w:proofErr w:type="gramEnd"/>
      <w:r w:rsidRPr="008C0F01">
        <w:rPr>
          <w:rFonts w:ascii="Consolas" w:hAnsi="Consolas"/>
          <w:b/>
          <w:bCs/>
          <w:color w:val="000000"/>
          <w:sz w:val="24"/>
        </w:rPr>
        <w:t xml:space="preserve"> = </w:t>
      </w:r>
      <w:r w:rsidRPr="008C0F01">
        <w:rPr>
          <w:rFonts w:ascii="Consolas" w:hAnsi="Consolas"/>
          <w:b/>
          <w:bCs/>
          <w:color w:val="A31515"/>
          <w:sz w:val="24"/>
        </w:rPr>
        <w:t>" Aug. "</w:t>
      </w:r>
      <w:r w:rsidRPr="008C0F01">
        <w:rPr>
          <w:rFonts w:ascii="Consolas" w:hAnsi="Consolas"/>
          <w:b/>
          <w:bCs/>
          <w:color w:val="000000"/>
          <w:sz w:val="24"/>
        </w:rPr>
        <w:t>;</w:t>
      </w:r>
      <w:r w:rsidRPr="008C0F01">
        <w:rPr>
          <w:rFonts w:ascii="Consolas" w:hAnsi="Consolas"/>
          <w:b/>
          <w:bCs/>
          <w:color w:val="AF00DB"/>
          <w:sz w:val="24"/>
        </w:rPr>
        <w:t>break</w:t>
      </w:r>
      <w:r w:rsidRPr="008C0F01">
        <w:rPr>
          <w:rFonts w:ascii="Consolas" w:hAnsi="Consolas"/>
          <w:b/>
          <w:bCs/>
          <w:color w:val="000000"/>
          <w:sz w:val="24"/>
        </w:rPr>
        <w:t>;</w:t>
      </w:r>
    </w:p>
    <w:p w:rsidR="008C0F01" w:rsidRPr="008C0F01" w:rsidRDefault="008C0F01" w:rsidP="000D2DB4">
      <w:pPr>
        <w:shd w:val="clear" w:color="auto" w:fill="FFFFFF"/>
        <w:rPr>
          <w:rFonts w:ascii="Consolas" w:hAnsi="Consolas"/>
          <w:b/>
          <w:bCs/>
          <w:color w:val="000000"/>
          <w:sz w:val="24"/>
        </w:rPr>
      </w:pPr>
      <w:r w:rsidRPr="008C0F01">
        <w:rPr>
          <w:rFonts w:ascii="Consolas" w:hAnsi="Consolas"/>
          <w:b/>
          <w:bCs/>
          <w:color w:val="000000"/>
          <w:sz w:val="24"/>
        </w:rPr>
        <w:t xml:space="preserve">            </w:t>
      </w:r>
      <w:r w:rsidRPr="008C0F01">
        <w:rPr>
          <w:rFonts w:ascii="Consolas" w:hAnsi="Consolas"/>
          <w:b/>
          <w:bCs/>
          <w:color w:val="AF00DB"/>
          <w:sz w:val="24"/>
        </w:rPr>
        <w:t>case</w:t>
      </w:r>
      <w:r w:rsidRPr="008C0F01">
        <w:rPr>
          <w:rFonts w:ascii="Consolas" w:hAnsi="Consolas"/>
          <w:b/>
          <w:bCs/>
          <w:color w:val="000000"/>
          <w:sz w:val="24"/>
        </w:rPr>
        <w:t xml:space="preserve"> </w:t>
      </w:r>
      <w:proofErr w:type="gramStart"/>
      <w:r w:rsidRPr="008C0F01">
        <w:rPr>
          <w:rFonts w:ascii="Consolas" w:hAnsi="Consolas"/>
          <w:b/>
          <w:bCs/>
          <w:color w:val="09885A"/>
          <w:sz w:val="24"/>
        </w:rPr>
        <w:t>9</w:t>
      </w:r>
      <w:r w:rsidRPr="008C0F01">
        <w:rPr>
          <w:rFonts w:ascii="Consolas" w:hAnsi="Consolas"/>
          <w:b/>
          <w:bCs/>
          <w:color w:val="AF00DB"/>
          <w:sz w:val="24"/>
        </w:rPr>
        <w:t>:</w:t>
      </w:r>
      <w:r w:rsidRPr="008C0F01">
        <w:rPr>
          <w:rFonts w:ascii="Consolas" w:hAnsi="Consolas"/>
          <w:b/>
          <w:bCs/>
          <w:color w:val="000000"/>
          <w:sz w:val="24"/>
        </w:rPr>
        <w:t>month</w:t>
      </w:r>
      <w:proofErr w:type="gramEnd"/>
      <w:r w:rsidRPr="008C0F01">
        <w:rPr>
          <w:rFonts w:ascii="Consolas" w:hAnsi="Consolas"/>
          <w:b/>
          <w:bCs/>
          <w:color w:val="000000"/>
          <w:sz w:val="24"/>
        </w:rPr>
        <w:t xml:space="preserve"> = </w:t>
      </w:r>
      <w:r w:rsidRPr="008C0F01">
        <w:rPr>
          <w:rFonts w:ascii="Consolas" w:hAnsi="Consolas"/>
          <w:b/>
          <w:bCs/>
          <w:color w:val="A31515"/>
          <w:sz w:val="24"/>
        </w:rPr>
        <w:t xml:space="preserve">" </w:t>
      </w:r>
      <w:proofErr w:type="spellStart"/>
      <w:r w:rsidRPr="008C0F01">
        <w:rPr>
          <w:rFonts w:ascii="Consolas" w:hAnsi="Consolas"/>
          <w:b/>
          <w:bCs/>
          <w:color w:val="A31515"/>
          <w:sz w:val="24"/>
        </w:rPr>
        <w:t>Sept."</w:t>
      </w:r>
      <w:r w:rsidRPr="008C0F01">
        <w:rPr>
          <w:rFonts w:ascii="Consolas" w:hAnsi="Consolas"/>
          <w:b/>
          <w:bCs/>
          <w:color w:val="000000"/>
          <w:sz w:val="24"/>
        </w:rPr>
        <w:t>;</w:t>
      </w:r>
      <w:r w:rsidRPr="008C0F01">
        <w:rPr>
          <w:rFonts w:ascii="Consolas" w:hAnsi="Consolas"/>
          <w:b/>
          <w:bCs/>
          <w:color w:val="AF00DB"/>
          <w:sz w:val="24"/>
        </w:rPr>
        <w:t>break</w:t>
      </w:r>
      <w:proofErr w:type="spellEnd"/>
      <w:r w:rsidRPr="008C0F01">
        <w:rPr>
          <w:rFonts w:ascii="Consolas" w:hAnsi="Consolas"/>
          <w:b/>
          <w:bCs/>
          <w:color w:val="000000"/>
          <w:sz w:val="24"/>
        </w:rPr>
        <w:t>;</w:t>
      </w:r>
    </w:p>
    <w:p w:rsidR="008C0F01" w:rsidRPr="008C0F01" w:rsidRDefault="008C0F01" w:rsidP="000D2DB4">
      <w:pPr>
        <w:shd w:val="clear" w:color="auto" w:fill="FFFFFF"/>
        <w:rPr>
          <w:rFonts w:ascii="Consolas" w:hAnsi="Consolas"/>
          <w:b/>
          <w:bCs/>
          <w:color w:val="000000"/>
          <w:sz w:val="24"/>
        </w:rPr>
      </w:pPr>
      <w:r w:rsidRPr="008C0F01">
        <w:rPr>
          <w:rFonts w:ascii="Consolas" w:hAnsi="Consolas"/>
          <w:b/>
          <w:bCs/>
          <w:color w:val="000000"/>
          <w:sz w:val="24"/>
        </w:rPr>
        <w:t xml:space="preserve">            </w:t>
      </w:r>
      <w:r w:rsidRPr="008C0F01">
        <w:rPr>
          <w:rFonts w:ascii="Consolas" w:hAnsi="Consolas"/>
          <w:b/>
          <w:bCs/>
          <w:color w:val="AF00DB"/>
          <w:sz w:val="24"/>
        </w:rPr>
        <w:t>case</w:t>
      </w:r>
      <w:r w:rsidRPr="008C0F01">
        <w:rPr>
          <w:rFonts w:ascii="Consolas" w:hAnsi="Consolas"/>
          <w:b/>
          <w:bCs/>
          <w:color w:val="000000"/>
          <w:sz w:val="24"/>
        </w:rPr>
        <w:t xml:space="preserve"> </w:t>
      </w:r>
      <w:proofErr w:type="gramStart"/>
      <w:r w:rsidRPr="008C0F01">
        <w:rPr>
          <w:rFonts w:ascii="Consolas" w:hAnsi="Consolas"/>
          <w:b/>
          <w:bCs/>
          <w:color w:val="09885A"/>
          <w:sz w:val="24"/>
        </w:rPr>
        <w:t>10</w:t>
      </w:r>
      <w:r w:rsidRPr="008C0F01">
        <w:rPr>
          <w:rFonts w:ascii="Consolas" w:hAnsi="Consolas"/>
          <w:b/>
          <w:bCs/>
          <w:color w:val="AF00DB"/>
          <w:sz w:val="24"/>
        </w:rPr>
        <w:t>:</w:t>
      </w:r>
      <w:r w:rsidRPr="008C0F01">
        <w:rPr>
          <w:rFonts w:ascii="Consolas" w:hAnsi="Consolas"/>
          <w:b/>
          <w:bCs/>
          <w:color w:val="000000"/>
          <w:sz w:val="24"/>
        </w:rPr>
        <w:t>month</w:t>
      </w:r>
      <w:proofErr w:type="gramEnd"/>
      <w:r w:rsidRPr="008C0F01">
        <w:rPr>
          <w:rFonts w:ascii="Consolas" w:hAnsi="Consolas"/>
          <w:b/>
          <w:bCs/>
          <w:color w:val="000000"/>
          <w:sz w:val="24"/>
        </w:rPr>
        <w:t xml:space="preserve"> = </w:t>
      </w:r>
      <w:r w:rsidRPr="008C0F01">
        <w:rPr>
          <w:rFonts w:ascii="Consolas" w:hAnsi="Consolas"/>
          <w:b/>
          <w:bCs/>
          <w:color w:val="A31515"/>
          <w:sz w:val="24"/>
        </w:rPr>
        <w:t>" Oct. "</w:t>
      </w:r>
      <w:r w:rsidRPr="008C0F01">
        <w:rPr>
          <w:rFonts w:ascii="Consolas" w:hAnsi="Consolas"/>
          <w:b/>
          <w:bCs/>
          <w:color w:val="000000"/>
          <w:sz w:val="24"/>
        </w:rPr>
        <w:t>;</w:t>
      </w:r>
      <w:r w:rsidRPr="008C0F01">
        <w:rPr>
          <w:rFonts w:ascii="Consolas" w:hAnsi="Consolas"/>
          <w:b/>
          <w:bCs/>
          <w:color w:val="AF00DB"/>
          <w:sz w:val="24"/>
        </w:rPr>
        <w:t>break</w:t>
      </w:r>
      <w:r w:rsidRPr="008C0F01">
        <w:rPr>
          <w:rFonts w:ascii="Consolas" w:hAnsi="Consolas"/>
          <w:b/>
          <w:bCs/>
          <w:color w:val="000000"/>
          <w:sz w:val="24"/>
        </w:rPr>
        <w:t>;</w:t>
      </w:r>
    </w:p>
    <w:p w:rsidR="008C0F01" w:rsidRPr="008C0F01" w:rsidRDefault="008C0F01" w:rsidP="000D2DB4">
      <w:pPr>
        <w:shd w:val="clear" w:color="auto" w:fill="FFFFFF"/>
        <w:rPr>
          <w:rFonts w:ascii="Consolas" w:hAnsi="Consolas"/>
          <w:b/>
          <w:bCs/>
          <w:color w:val="000000"/>
          <w:sz w:val="24"/>
        </w:rPr>
      </w:pPr>
      <w:r w:rsidRPr="008C0F01">
        <w:rPr>
          <w:rFonts w:ascii="Consolas" w:hAnsi="Consolas"/>
          <w:b/>
          <w:bCs/>
          <w:color w:val="000000"/>
          <w:sz w:val="24"/>
        </w:rPr>
        <w:t xml:space="preserve">            </w:t>
      </w:r>
      <w:r w:rsidRPr="008C0F01">
        <w:rPr>
          <w:rFonts w:ascii="Consolas" w:hAnsi="Consolas"/>
          <w:b/>
          <w:bCs/>
          <w:color w:val="AF00DB"/>
          <w:sz w:val="24"/>
        </w:rPr>
        <w:t>case</w:t>
      </w:r>
      <w:r w:rsidRPr="008C0F01">
        <w:rPr>
          <w:rFonts w:ascii="Consolas" w:hAnsi="Consolas"/>
          <w:b/>
          <w:bCs/>
          <w:color w:val="000000"/>
          <w:sz w:val="24"/>
        </w:rPr>
        <w:t xml:space="preserve"> </w:t>
      </w:r>
      <w:proofErr w:type="gramStart"/>
      <w:r w:rsidRPr="008C0F01">
        <w:rPr>
          <w:rFonts w:ascii="Consolas" w:hAnsi="Consolas"/>
          <w:b/>
          <w:bCs/>
          <w:color w:val="09885A"/>
          <w:sz w:val="24"/>
        </w:rPr>
        <w:t>11</w:t>
      </w:r>
      <w:r w:rsidRPr="008C0F01">
        <w:rPr>
          <w:rFonts w:ascii="Consolas" w:hAnsi="Consolas"/>
          <w:b/>
          <w:bCs/>
          <w:color w:val="AF00DB"/>
          <w:sz w:val="24"/>
        </w:rPr>
        <w:t>:</w:t>
      </w:r>
      <w:r w:rsidRPr="008C0F01">
        <w:rPr>
          <w:rFonts w:ascii="Consolas" w:hAnsi="Consolas"/>
          <w:b/>
          <w:bCs/>
          <w:color w:val="000000"/>
          <w:sz w:val="24"/>
        </w:rPr>
        <w:t>month</w:t>
      </w:r>
      <w:proofErr w:type="gramEnd"/>
      <w:r w:rsidRPr="008C0F01">
        <w:rPr>
          <w:rFonts w:ascii="Consolas" w:hAnsi="Consolas"/>
          <w:b/>
          <w:bCs/>
          <w:color w:val="000000"/>
          <w:sz w:val="24"/>
        </w:rPr>
        <w:t xml:space="preserve"> = </w:t>
      </w:r>
      <w:r w:rsidRPr="008C0F01">
        <w:rPr>
          <w:rFonts w:ascii="Consolas" w:hAnsi="Consolas"/>
          <w:b/>
          <w:bCs/>
          <w:color w:val="A31515"/>
          <w:sz w:val="24"/>
        </w:rPr>
        <w:t>" Nov. "</w:t>
      </w:r>
      <w:r w:rsidRPr="008C0F01">
        <w:rPr>
          <w:rFonts w:ascii="Consolas" w:hAnsi="Consolas"/>
          <w:b/>
          <w:bCs/>
          <w:color w:val="000000"/>
          <w:sz w:val="24"/>
        </w:rPr>
        <w:t>;</w:t>
      </w:r>
      <w:r w:rsidRPr="008C0F01">
        <w:rPr>
          <w:rFonts w:ascii="Consolas" w:hAnsi="Consolas"/>
          <w:b/>
          <w:bCs/>
          <w:color w:val="AF00DB"/>
          <w:sz w:val="24"/>
        </w:rPr>
        <w:t>break</w:t>
      </w:r>
      <w:r w:rsidRPr="008C0F01">
        <w:rPr>
          <w:rFonts w:ascii="Consolas" w:hAnsi="Consolas"/>
          <w:b/>
          <w:bCs/>
          <w:color w:val="000000"/>
          <w:sz w:val="24"/>
        </w:rPr>
        <w:t>;</w:t>
      </w:r>
    </w:p>
    <w:p w:rsidR="008C0F01" w:rsidRPr="008C0F01" w:rsidRDefault="008C0F01" w:rsidP="000D2DB4">
      <w:pPr>
        <w:shd w:val="clear" w:color="auto" w:fill="FFFFFF"/>
        <w:rPr>
          <w:rFonts w:ascii="Consolas" w:hAnsi="Consolas"/>
          <w:b/>
          <w:bCs/>
          <w:color w:val="000000"/>
          <w:sz w:val="24"/>
        </w:rPr>
      </w:pPr>
      <w:r w:rsidRPr="008C0F01">
        <w:rPr>
          <w:rFonts w:ascii="Consolas" w:hAnsi="Consolas"/>
          <w:b/>
          <w:bCs/>
          <w:color w:val="000000"/>
          <w:sz w:val="24"/>
        </w:rPr>
        <w:t xml:space="preserve">            </w:t>
      </w:r>
      <w:r w:rsidRPr="008C0F01">
        <w:rPr>
          <w:rFonts w:ascii="Consolas" w:hAnsi="Consolas"/>
          <w:b/>
          <w:bCs/>
          <w:color w:val="AF00DB"/>
          <w:sz w:val="24"/>
        </w:rPr>
        <w:t>case</w:t>
      </w:r>
      <w:r w:rsidRPr="008C0F01">
        <w:rPr>
          <w:rFonts w:ascii="Consolas" w:hAnsi="Consolas"/>
          <w:b/>
          <w:bCs/>
          <w:color w:val="000000"/>
          <w:sz w:val="24"/>
        </w:rPr>
        <w:t xml:space="preserve"> </w:t>
      </w:r>
      <w:proofErr w:type="gramStart"/>
      <w:r w:rsidRPr="008C0F01">
        <w:rPr>
          <w:rFonts w:ascii="Consolas" w:hAnsi="Consolas"/>
          <w:b/>
          <w:bCs/>
          <w:color w:val="09885A"/>
          <w:sz w:val="24"/>
        </w:rPr>
        <w:t>12</w:t>
      </w:r>
      <w:r w:rsidRPr="008C0F01">
        <w:rPr>
          <w:rFonts w:ascii="Consolas" w:hAnsi="Consolas"/>
          <w:b/>
          <w:bCs/>
          <w:color w:val="AF00DB"/>
          <w:sz w:val="24"/>
        </w:rPr>
        <w:t>:</w:t>
      </w:r>
      <w:r w:rsidRPr="008C0F01">
        <w:rPr>
          <w:rFonts w:ascii="Consolas" w:hAnsi="Consolas"/>
          <w:b/>
          <w:bCs/>
          <w:color w:val="000000"/>
          <w:sz w:val="24"/>
        </w:rPr>
        <w:t>month</w:t>
      </w:r>
      <w:proofErr w:type="gramEnd"/>
      <w:r w:rsidRPr="008C0F01">
        <w:rPr>
          <w:rFonts w:ascii="Consolas" w:hAnsi="Consolas"/>
          <w:b/>
          <w:bCs/>
          <w:color w:val="000000"/>
          <w:sz w:val="24"/>
        </w:rPr>
        <w:t xml:space="preserve"> = </w:t>
      </w:r>
      <w:r w:rsidRPr="008C0F01">
        <w:rPr>
          <w:rFonts w:ascii="Consolas" w:hAnsi="Consolas"/>
          <w:b/>
          <w:bCs/>
          <w:color w:val="A31515"/>
          <w:sz w:val="24"/>
        </w:rPr>
        <w:t>" Dec. "</w:t>
      </w:r>
      <w:r w:rsidRPr="008C0F01">
        <w:rPr>
          <w:rFonts w:ascii="Consolas" w:hAnsi="Consolas"/>
          <w:b/>
          <w:bCs/>
          <w:color w:val="000000"/>
          <w:sz w:val="24"/>
        </w:rPr>
        <w:t>;</w:t>
      </w:r>
      <w:r w:rsidRPr="008C0F01">
        <w:rPr>
          <w:rFonts w:ascii="Consolas" w:hAnsi="Consolas"/>
          <w:b/>
          <w:bCs/>
          <w:color w:val="AF00DB"/>
          <w:sz w:val="24"/>
        </w:rPr>
        <w:t>break</w:t>
      </w:r>
      <w:r w:rsidRPr="008C0F01">
        <w:rPr>
          <w:rFonts w:ascii="Consolas" w:hAnsi="Consolas"/>
          <w:b/>
          <w:bCs/>
          <w:color w:val="000000"/>
          <w:sz w:val="24"/>
        </w:rPr>
        <w:t>;</w:t>
      </w:r>
    </w:p>
    <w:p w:rsidR="008C0F01" w:rsidRPr="008C0F01" w:rsidRDefault="008C0F01" w:rsidP="000D2DB4">
      <w:pPr>
        <w:shd w:val="clear" w:color="auto" w:fill="FFFFFF"/>
        <w:rPr>
          <w:rFonts w:ascii="Consolas" w:hAnsi="Consolas"/>
          <w:b/>
          <w:bCs/>
          <w:color w:val="000000"/>
          <w:sz w:val="24"/>
        </w:rPr>
      </w:pPr>
      <w:r w:rsidRPr="008C0F01">
        <w:rPr>
          <w:rFonts w:ascii="Consolas" w:hAnsi="Consolas"/>
          <w:b/>
          <w:bCs/>
          <w:color w:val="000000"/>
          <w:sz w:val="24"/>
        </w:rPr>
        <w:t xml:space="preserve">            </w:t>
      </w:r>
      <w:proofErr w:type="spellStart"/>
      <w:proofErr w:type="gramStart"/>
      <w:r w:rsidRPr="008C0F01">
        <w:rPr>
          <w:rFonts w:ascii="Consolas" w:hAnsi="Consolas"/>
          <w:b/>
          <w:bCs/>
          <w:color w:val="AF00DB"/>
          <w:sz w:val="24"/>
        </w:rPr>
        <w:t>default:</w:t>
      </w:r>
      <w:r w:rsidRPr="008C0F01">
        <w:rPr>
          <w:rFonts w:ascii="Consolas" w:hAnsi="Consolas"/>
          <w:b/>
          <w:bCs/>
          <w:color w:val="000000"/>
          <w:sz w:val="24"/>
        </w:rPr>
        <w:t>month</w:t>
      </w:r>
      <w:proofErr w:type="spellEnd"/>
      <w:proofErr w:type="gramEnd"/>
      <w:r w:rsidRPr="008C0F01">
        <w:rPr>
          <w:rFonts w:ascii="Consolas" w:hAnsi="Consolas"/>
          <w:b/>
          <w:bCs/>
          <w:color w:val="000000"/>
          <w:sz w:val="24"/>
        </w:rPr>
        <w:t xml:space="preserve"> = </w:t>
      </w:r>
      <w:r w:rsidRPr="008C0F01">
        <w:rPr>
          <w:rFonts w:ascii="Consolas" w:hAnsi="Consolas"/>
          <w:b/>
          <w:bCs/>
          <w:color w:val="A31515"/>
          <w:sz w:val="24"/>
        </w:rPr>
        <w:t>" NULL "</w:t>
      </w:r>
      <w:r w:rsidRPr="008C0F01">
        <w:rPr>
          <w:rFonts w:ascii="Consolas" w:hAnsi="Consolas"/>
          <w:b/>
          <w:bCs/>
          <w:color w:val="000000"/>
          <w:sz w:val="24"/>
        </w:rPr>
        <w:t>;</w:t>
      </w:r>
    </w:p>
    <w:p w:rsidR="008C0F01" w:rsidRPr="008C0F01" w:rsidRDefault="008C0F01" w:rsidP="000D2DB4">
      <w:pPr>
        <w:shd w:val="clear" w:color="auto" w:fill="FFFFFF"/>
        <w:rPr>
          <w:rFonts w:ascii="Consolas" w:hAnsi="Consolas"/>
          <w:b/>
          <w:bCs/>
          <w:color w:val="000000"/>
          <w:sz w:val="24"/>
        </w:rPr>
      </w:pPr>
      <w:r w:rsidRPr="008C0F01">
        <w:rPr>
          <w:rFonts w:ascii="Consolas" w:hAnsi="Consolas"/>
          <w:b/>
          <w:bCs/>
          <w:color w:val="000000"/>
          <w:sz w:val="24"/>
        </w:rPr>
        <w:t xml:space="preserve">        }</w:t>
      </w:r>
    </w:p>
    <w:p w:rsidR="008C0F01" w:rsidRPr="008C0F01" w:rsidRDefault="008C0F01" w:rsidP="000D2DB4">
      <w:pPr>
        <w:shd w:val="clear" w:color="auto" w:fill="FFFFFF"/>
        <w:rPr>
          <w:rFonts w:ascii="Consolas" w:hAnsi="Consolas"/>
          <w:b/>
          <w:bCs/>
          <w:color w:val="000000"/>
          <w:sz w:val="24"/>
        </w:rPr>
      </w:pPr>
      <w:r w:rsidRPr="008C0F01">
        <w:rPr>
          <w:rFonts w:ascii="Consolas" w:hAnsi="Consolas"/>
          <w:b/>
          <w:bCs/>
          <w:color w:val="000000"/>
          <w:sz w:val="24"/>
        </w:rPr>
        <w:t xml:space="preserve">        </w:t>
      </w:r>
      <w:proofErr w:type="spellStart"/>
      <w:r w:rsidRPr="008C0F01">
        <w:rPr>
          <w:rFonts w:ascii="Consolas" w:hAnsi="Consolas"/>
          <w:b/>
          <w:bCs/>
          <w:color w:val="001080"/>
          <w:sz w:val="24"/>
        </w:rPr>
        <w:t>Label_Year</w:t>
      </w:r>
      <w:r w:rsidRPr="008C0F01">
        <w:rPr>
          <w:rFonts w:ascii="Consolas" w:hAnsi="Consolas"/>
          <w:b/>
          <w:bCs/>
          <w:color w:val="000000"/>
          <w:sz w:val="24"/>
        </w:rPr>
        <w:t>.</w:t>
      </w:r>
      <w:r w:rsidRPr="008C0F01">
        <w:rPr>
          <w:rFonts w:ascii="Consolas" w:hAnsi="Consolas"/>
          <w:b/>
          <w:bCs/>
          <w:color w:val="795E26"/>
          <w:sz w:val="24"/>
        </w:rPr>
        <w:t>setText</w:t>
      </w:r>
      <w:proofErr w:type="spellEnd"/>
      <w:r w:rsidRPr="008C0F01">
        <w:rPr>
          <w:rFonts w:ascii="Consolas" w:hAnsi="Consolas"/>
          <w:b/>
          <w:bCs/>
          <w:color w:val="000000"/>
          <w:sz w:val="24"/>
        </w:rPr>
        <w:t>(</w:t>
      </w:r>
      <w:r w:rsidRPr="008C0F01">
        <w:rPr>
          <w:rFonts w:ascii="Consolas" w:hAnsi="Consolas"/>
          <w:b/>
          <w:bCs/>
          <w:color w:val="A31515"/>
          <w:sz w:val="24"/>
        </w:rPr>
        <w:t>" "</w:t>
      </w:r>
      <w:r w:rsidRPr="008C0F01">
        <w:rPr>
          <w:rFonts w:ascii="Consolas" w:hAnsi="Consolas"/>
          <w:b/>
          <w:bCs/>
          <w:color w:val="000000"/>
          <w:sz w:val="24"/>
        </w:rPr>
        <w:t xml:space="preserve">+ </w:t>
      </w:r>
      <w:proofErr w:type="spellStart"/>
      <w:proofErr w:type="gramStart"/>
      <w:r w:rsidRPr="008C0F01">
        <w:rPr>
          <w:rFonts w:ascii="Consolas" w:hAnsi="Consolas"/>
          <w:b/>
          <w:bCs/>
          <w:color w:val="001080"/>
          <w:sz w:val="24"/>
        </w:rPr>
        <w:t>NB</w:t>
      </w:r>
      <w:r w:rsidRPr="008C0F01">
        <w:rPr>
          <w:rFonts w:ascii="Consolas" w:hAnsi="Consolas"/>
          <w:b/>
          <w:bCs/>
          <w:color w:val="000000"/>
          <w:sz w:val="24"/>
        </w:rPr>
        <w:t>.</w:t>
      </w:r>
      <w:r w:rsidRPr="008C0F01">
        <w:rPr>
          <w:rFonts w:ascii="Consolas" w:hAnsi="Consolas"/>
          <w:b/>
          <w:bCs/>
          <w:color w:val="795E26"/>
          <w:sz w:val="24"/>
        </w:rPr>
        <w:t>getYear</w:t>
      </w:r>
      <w:proofErr w:type="spellEnd"/>
      <w:proofErr w:type="gramEnd"/>
      <w:r w:rsidRPr="008C0F01">
        <w:rPr>
          <w:rFonts w:ascii="Consolas" w:hAnsi="Consolas"/>
          <w:b/>
          <w:bCs/>
          <w:color w:val="000000"/>
          <w:sz w:val="24"/>
        </w:rPr>
        <w:t>() +</w:t>
      </w:r>
      <w:r w:rsidRPr="008C0F01">
        <w:rPr>
          <w:rFonts w:ascii="Consolas" w:hAnsi="Consolas"/>
          <w:b/>
          <w:bCs/>
          <w:color w:val="A31515"/>
          <w:sz w:val="24"/>
        </w:rPr>
        <w:t>" "</w:t>
      </w:r>
      <w:r w:rsidRPr="008C0F01">
        <w:rPr>
          <w:rFonts w:ascii="Consolas" w:hAnsi="Consolas"/>
          <w:b/>
          <w:bCs/>
          <w:color w:val="000000"/>
          <w:sz w:val="24"/>
        </w:rPr>
        <w:t>);</w:t>
      </w:r>
    </w:p>
    <w:p w:rsidR="008C0F01" w:rsidRPr="008C0F01" w:rsidRDefault="008C0F01" w:rsidP="000D2DB4">
      <w:pPr>
        <w:shd w:val="clear" w:color="auto" w:fill="FFFFFF"/>
        <w:rPr>
          <w:rFonts w:ascii="Consolas" w:hAnsi="Consolas"/>
          <w:b/>
          <w:bCs/>
          <w:color w:val="000000"/>
          <w:sz w:val="24"/>
        </w:rPr>
      </w:pPr>
      <w:r w:rsidRPr="008C0F01">
        <w:rPr>
          <w:rFonts w:ascii="Consolas" w:hAnsi="Consolas"/>
          <w:b/>
          <w:bCs/>
          <w:color w:val="000000"/>
          <w:sz w:val="24"/>
        </w:rPr>
        <w:t xml:space="preserve">        </w:t>
      </w:r>
      <w:proofErr w:type="spellStart"/>
      <w:r w:rsidRPr="008C0F01">
        <w:rPr>
          <w:rFonts w:ascii="Consolas" w:hAnsi="Consolas"/>
          <w:b/>
          <w:bCs/>
          <w:color w:val="001080"/>
          <w:sz w:val="24"/>
        </w:rPr>
        <w:t>Label_Month</w:t>
      </w:r>
      <w:r w:rsidRPr="008C0F01">
        <w:rPr>
          <w:rFonts w:ascii="Consolas" w:hAnsi="Consolas"/>
          <w:b/>
          <w:bCs/>
          <w:color w:val="000000"/>
          <w:sz w:val="24"/>
        </w:rPr>
        <w:t>.</w:t>
      </w:r>
      <w:r w:rsidRPr="008C0F01">
        <w:rPr>
          <w:rFonts w:ascii="Consolas" w:hAnsi="Consolas"/>
          <w:b/>
          <w:bCs/>
          <w:color w:val="795E26"/>
          <w:sz w:val="24"/>
        </w:rPr>
        <w:t>setText</w:t>
      </w:r>
      <w:proofErr w:type="spellEnd"/>
      <w:r w:rsidRPr="008C0F01">
        <w:rPr>
          <w:rFonts w:ascii="Consolas" w:hAnsi="Consolas"/>
          <w:b/>
          <w:bCs/>
          <w:color w:val="000000"/>
          <w:sz w:val="24"/>
        </w:rPr>
        <w:t>(month);</w:t>
      </w:r>
      <w:r w:rsidR="00CC24B6">
        <w:rPr>
          <w:rFonts w:ascii="Consolas" w:hAnsi="Consolas"/>
          <w:b/>
          <w:bCs/>
          <w:color w:val="000000"/>
          <w:sz w:val="24"/>
        </w:rPr>
        <w:tab/>
      </w:r>
      <w:r w:rsidR="00CC24B6">
        <w:rPr>
          <w:rFonts w:ascii="Consolas" w:hAnsi="Consolas"/>
          <w:b/>
          <w:bCs/>
          <w:color w:val="000000"/>
          <w:sz w:val="24"/>
        </w:rPr>
        <w:tab/>
      </w:r>
      <w:r w:rsidR="00CC24B6">
        <w:rPr>
          <w:rFonts w:ascii="Consolas" w:hAnsi="Consolas" w:hint="eastAsia"/>
          <w:b/>
          <w:bCs/>
          <w:color w:val="000000"/>
          <w:sz w:val="24"/>
        </w:rPr>
        <w:t>//</w:t>
      </w:r>
      <w:r w:rsidR="00CC24B6">
        <w:rPr>
          <w:rFonts w:ascii="Consolas" w:hAnsi="Consolas" w:hint="eastAsia"/>
          <w:b/>
          <w:bCs/>
          <w:color w:val="000000"/>
          <w:sz w:val="24"/>
        </w:rPr>
        <w:t>显示</w:t>
      </w:r>
    </w:p>
    <w:p w:rsidR="008C0F01" w:rsidRPr="008C0F01" w:rsidRDefault="00AB7DDE" w:rsidP="000D2DB4">
      <w:pPr>
        <w:shd w:val="clear" w:color="auto" w:fill="FFFFFF"/>
        <w:rPr>
          <w:rFonts w:ascii="Consolas" w:hAnsi="Consolas"/>
          <w:b/>
          <w:bCs/>
          <w:color w:val="000000"/>
          <w:sz w:val="24"/>
        </w:rPr>
      </w:pPr>
      <w:r>
        <w:rPr>
          <w:noProof/>
        </w:rPr>
        <w:drawing>
          <wp:anchor distT="0" distB="0" distL="114300" distR="114300" simplePos="0" relativeHeight="251652096" behindDoc="1" locked="0" layoutInCell="1" allowOverlap="1" wp14:anchorId="3FE7A0F2" wp14:editId="341630F1">
            <wp:simplePos x="0" y="0"/>
            <wp:positionH relativeFrom="margin">
              <wp:align>center</wp:align>
            </wp:positionH>
            <wp:positionV relativeFrom="paragraph">
              <wp:posOffset>201930</wp:posOffset>
            </wp:positionV>
            <wp:extent cx="1953260" cy="2155190"/>
            <wp:effectExtent l="0" t="0" r="8890" b="0"/>
            <wp:wrapNone/>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3260" cy="2155190"/>
                    </a:xfrm>
                    <a:prstGeom prst="rect">
                      <a:avLst/>
                    </a:prstGeom>
                    <a:noFill/>
                    <a:ln>
                      <a:noFill/>
                    </a:ln>
                  </pic:spPr>
                </pic:pic>
              </a:graphicData>
            </a:graphic>
            <wp14:sizeRelH relativeFrom="page">
              <wp14:pctWidth>0</wp14:pctWidth>
            </wp14:sizeRelH>
            <wp14:sizeRelV relativeFrom="page">
              <wp14:pctHeight>0</wp14:pctHeight>
            </wp14:sizeRelV>
          </wp:anchor>
        </w:drawing>
      </w:r>
      <w:r w:rsidR="008C0F01" w:rsidRPr="008C0F01">
        <w:rPr>
          <w:rFonts w:ascii="Consolas" w:hAnsi="Consolas"/>
          <w:b/>
          <w:bCs/>
          <w:color w:val="000000"/>
          <w:sz w:val="24"/>
        </w:rPr>
        <w:t xml:space="preserve">    }</w:t>
      </w:r>
    </w:p>
    <w:p w:rsidR="007D768B" w:rsidRPr="009550E5" w:rsidRDefault="007D768B" w:rsidP="007D768B">
      <w:pPr>
        <w:pStyle w:val="af0"/>
        <w:jc w:val="left"/>
        <w:rPr>
          <w:rFonts w:ascii="黑体" w:eastAsia="黑体" w:hAnsi="黑体"/>
          <w:b w:val="0"/>
          <w:color w:val="0000FF"/>
          <w:sz w:val="28"/>
          <w:szCs w:val="28"/>
        </w:rPr>
      </w:pPr>
      <w:bookmarkStart w:id="31" w:name="_Toc11766705"/>
      <w:r>
        <w:rPr>
          <w:rFonts w:ascii="黑体" w:eastAsia="黑体" w:hAnsi="黑体" w:hint="eastAsia"/>
          <w:b w:val="0"/>
          <w:sz w:val="28"/>
          <w:szCs w:val="28"/>
        </w:rPr>
        <w:t>5.6</w:t>
      </w:r>
      <w:r>
        <w:rPr>
          <w:rFonts w:ascii="黑体" w:eastAsia="黑体" w:hAnsi="黑体"/>
          <w:b w:val="0"/>
          <w:sz w:val="28"/>
          <w:szCs w:val="28"/>
        </w:rPr>
        <w:t xml:space="preserve"> </w:t>
      </w:r>
      <w:proofErr w:type="spellStart"/>
      <w:r w:rsidRPr="009550E5">
        <w:rPr>
          <w:rFonts w:ascii="黑体" w:eastAsia="黑体" w:hAnsi="黑体"/>
          <w:b w:val="0"/>
          <w:sz w:val="28"/>
          <w:szCs w:val="28"/>
        </w:rPr>
        <w:t>Nice</w:t>
      </w:r>
      <w:r>
        <w:rPr>
          <w:rFonts w:ascii="黑体" w:eastAsia="黑体" w:hAnsi="黑体" w:hint="eastAsia"/>
          <w:b w:val="0"/>
          <w:sz w:val="28"/>
          <w:szCs w:val="28"/>
        </w:rPr>
        <w:t>Base</w:t>
      </w:r>
      <w:proofErr w:type="spellEnd"/>
      <w:r>
        <w:rPr>
          <w:rFonts w:ascii="黑体" w:eastAsia="黑体" w:hAnsi="黑体" w:hint="eastAsia"/>
          <w:b w:val="0"/>
          <w:sz w:val="28"/>
          <w:szCs w:val="28"/>
        </w:rPr>
        <w:t>类</w:t>
      </w:r>
      <w:bookmarkEnd w:id="31"/>
    </w:p>
    <w:p w:rsidR="008C0F01" w:rsidRDefault="008C0F01">
      <w:pPr>
        <w:spacing w:line="360" w:lineRule="auto"/>
        <w:ind w:firstLineChars="200" w:firstLine="480"/>
        <w:rPr>
          <w:rFonts w:ascii="宋体" w:hAnsi="宋体"/>
          <w:sz w:val="24"/>
        </w:rPr>
      </w:pPr>
    </w:p>
    <w:p w:rsidR="008C0F01" w:rsidRDefault="008C0F01">
      <w:pPr>
        <w:spacing w:line="360" w:lineRule="auto"/>
        <w:ind w:firstLineChars="200" w:firstLine="480"/>
        <w:rPr>
          <w:rFonts w:ascii="宋体" w:hAnsi="宋体"/>
          <w:sz w:val="24"/>
        </w:rPr>
      </w:pPr>
    </w:p>
    <w:p w:rsidR="000E303B" w:rsidRDefault="000E303B" w:rsidP="00AB7DDE">
      <w:pPr>
        <w:spacing w:line="360" w:lineRule="auto"/>
        <w:rPr>
          <w:rFonts w:ascii="宋体" w:hAnsi="宋体"/>
          <w:sz w:val="24"/>
        </w:rPr>
      </w:pPr>
    </w:p>
    <w:p w:rsidR="000E303B" w:rsidRDefault="000E303B">
      <w:pPr>
        <w:spacing w:line="360" w:lineRule="auto"/>
        <w:ind w:firstLineChars="200" w:firstLine="480"/>
        <w:rPr>
          <w:rFonts w:ascii="宋体" w:hAnsi="宋体"/>
          <w:sz w:val="24"/>
        </w:rPr>
      </w:pPr>
    </w:p>
    <w:p w:rsidR="000E303B" w:rsidRDefault="000E303B">
      <w:pPr>
        <w:spacing w:line="360" w:lineRule="auto"/>
        <w:ind w:firstLineChars="200" w:firstLine="480"/>
        <w:rPr>
          <w:rFonts w:ascii="宋体" w:hAnsi="宋体"/>
          <w:sz w:val="24"/>
        </w:rPr>
      </w:pPr>
    </w:p>
    <w:p w:rsidR="000E303B" w:rsidRPr="00CC24B6" w:rsidRDefault="008411E0" w:rsidP="00AB7DDE">
      <w:pPr>
        <w:spacing w:line="360" w:lineRule="auto"/>
        <w:ind w:left="2940" w:firstLineChars="100" w:firstLine="210"/>
        <w:rPr>
          <w:rFonts w:ascii="宋体" w:hAnsi="宋体"/>
          <w:color w:val="000000"/>
        </w:rPr>
      </w:pPr>
      <w:r w:rsidRPr="008411E0">
        <w:rPr>
          <w:rFonts w:ascii="宋体" w:hAnsi="宋体" w:hint="eastAsia"/>
          <w:color w:val="000000"/>
        </w:rPr>
        <w:t>图5.</w:t>
      </w:r>
      <w:r>
        <w:rPr>
          <w:rFonts w:ascii="宋体" w:hAnsi="宋体" w:hint="eastAsia"/>
          <w:color w:val="000000"/>
        </w:rPr>
        <w:t>6</w:t>
      </w:r>
      <w:r w:rsidRPr="008411E0">
        <w:rPr>
          <w:rFonts w:ascii="宋体" w:hAnsi="宋体"/>
          <w:color w:val="000000"/>
        </w:rPr>
        <w:t xml:space="preserve"> </w:t>
      </w:r>
      <w:proofErr w:type="spellStart"/>
      <w:r w:rsidRPr="008411E0">
        <w:rPr>
          <w:rFonts w:ascii="宋体" w:hAnsi="宋体" w:hint="eastAsia"/>
          <w:color w:val="000000"/>
        </w:rPr>
        <w:t>Nice</w:t>
      </w:r>
      <w:r>
        <w:rPr>
          <w:rFonts w:ascii="宋体" w:hAnsi="宋体" w:hint="eastAsia"/>
          <w:color w:val="000000"/>
        </w:rPr>
        <w:t>Base</w:t>
      </w:r>
      <w:proofErr w:type="spellEnd"/>
      <w:r w:rsidRPr="008411E0">
        <w:rPr>
          <w:rFonts w:ascii="宋体" w:hAnsi="宋体"/>
          <w:color w:val="000000"/>
        </w:rPr>
        <w:t xml:space="preserve"> </w:t>
      </w:r>
      <w:r w:rsidRPr="008411E0">
        <w:rPr>
          <w:rFonts w:ascii="宋体" w:hAnsi="宋体" w:hint="eastAsia"/>
          <w:color w:val="000000"/>
        </w:rPr>
        <w:t>UML图</w:t>
      </w:r>
    </w:p>
    <w:p w:rsidR="000E303B" w:rsidRDefault="009550E5">
      <w:pPr>
        <w:spacing w:line="360" w:lineRule="auto"/>
        <w:ind w:firstLineChars="200" w:firstLine="480"/>
        <w:rPr>
          <w:rFonts w:ascii="宋体" w:hAnsi="宋体"/>
          <w:sz w:val="24"/>
        </w:rPr>
      </w:pPr>
      <w:proofErr w:type="spellStart"/>
      <w:r>
        <w:rPr>
          <w:rFonts w:ascii="宋体" w:hAnsi="宋体" w:hint="eastAsia"/>
          <w:sz w:val="24"/>
        </w:rPr>
        <w:lastRenderedPageBreak/>
        <w:t>NiceBase</w:t>
      </w:r>
      <w:proofErr w:type="spellEnd"/>
      <w:r>
        <w:rPr>
          <w:rFonts w:ascii="宋体" w:hAnsi="宋体" w:hint="eastAsia"/>
          <w:sz w:val="24"/>
        </w:rPr>
        <w:t>类，</w:t>
      </w:r>
      <w:r w:rsidR="00CC24B6">
        <w:rPr>
          <w:rFonts w:ascii="宋体" w:hAnsi="宋体" w:hint="eastAsia"/>
          <w:sz w:val="24"/>
        </w:rPr>
        <w:t>包括设置年月的方法和获取年月的方法以及获取日历按钮数字的方法。</w:t>
      </w:r>
    </w:p>
    <w:p w:rsidR="009322D9" w:rsidRDefault="009322D9">
      <w:pPr>
        <w:spacing w:line="360" w:lineRule="auto"/>
        <w:ind w:firstLineChars="200" w:firstLine="480"/>
        <w:rPr>
          <w:rFonts w:ascii="宋体" w:hAnsi="宋体"/>
          <w:sz w:val="24"/>
        </w:rPr>
      </w:pP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FF"/>
          <w:kern w:val="0"/>
          <w:sz w:val="24"/>
        </w:rPr>
        <w:t>public</w:t>
      </w:r>
      <w:r w:rsidRPr="000A1691">
        <w:rPr>
          <w:rFonts w:ascii="Consolas" w:hAnsi="Consolas" w:cs="宋体"/>
          <w:b/>
          <w:bCs/>
          <w:color w:val="000000"/>
          <w:kern w:val="0"/>
          <w:sz w:val="24"/>
        </w:rPr>
        <w:t xml:space="preserve"> </w:t>
      </w:r>
      <w:r w:rsidRPr="000A1691">
        <w:rPr>
          <w:rFonts w:ascii="Consolas" w:hAnsi="Consolas" w:cs="宋体"/>
          <w:b/>
          <w:bCs/>
          <w:color w:val="267F99"/>
          <w:kern w:val="0"/>
          <w:sz w:val="24"/>
        </w:rPr>
        <w:t>void</w:t>
      </w:r>
      <w:r w:rsidRPr="000A1691">
        <w:rPr>
          <w:rFonts w:ascii="Consolas" w:hAnsi="Consolas" w:cs="宋体"/>
          <w:b/>
          <w:bCs/>
          <w:color w:val="000000"/>
          <w:kern w:val="0"/>
          <w:sz w:val="24"/>
        </w:rPr>
        <w:t xml:space="preserve"> </w:t>
      </w:r>
      <w:proofErr w:type="spellStart"/>
      <w:proofErr w:type="gramStart"/>
      <w:r w:rsidRPr="000A1691">
        <w:rPr>
          <w:rFonts w:ascii="Consolas" w:hAnsi="Consolas" w:cs="宋体"/>
          <w:b/>
          <w:bCs/>
          <w:color w:val="795E26"/>
          <w:kern w:val="0"/>
          <w:sz w:val="24"/>
        </w:rPr>
        <w:t>setYear</w:t>
      </w:r>
      <w:proofErr w:type="spellEnd"/>
      <w:r w:rsidRPr="000A1691">
        <w:rPr>
          <w:rFonts w:ascii="Consolas" w:hAnsi="Consolas" w:cs="宋体"/>
          <w:b/>
          <w:bCs/>
          <w:color w:val="000000"/>
          <w:kern w:val="0"/>
          <w:sz w:val="24"/>
        </w:rPr>
        <w:t>(</w:t>
      </w:r>
      <w:proofErr w:type="spellStart"/>
      <w:proofErr w:type="gramEnd"/>
      <w:r w:rsidRPr="000A1691">
        <w:rPr>
          <w:rFonts w:ascii="Consolas" w:hAnsi="Consolas" w:cs="宋体"/>
          <w:b/>
          <w:bCs/>
          <w:color w:val="267F99"/>
          <w:kern w:val="0"/>
          <w:sz w:val="24"/>
        </w:rPr>
        <w:t>int</w:t>
      </w:r>
      <w:proofErr w:type="spellEnd"/>
      <w:r w:rsidRPr="000A1691">
        <w:rPr>
          <w:rFonts w:ascii="Consolas" w:hAnsi="Consolas" w:cs="宋体"/>
          <w:b/>
          <w:bCs/>
          <w:color w:val="000000"/>
          <w:kern w:val="0"/>
          <w:sz w:val="24"/>
        </w:rPr>
        <w:t xml:space="preserve"> </w:t>
      </w:r>
      <w:r w:rsidRPr="000A1691">
        <w:rPr>
          <w:rFonts w:ascii="Consolas" w:hAnsi="Consolas" w:cs="宋体"/>
          <w:b/>
          <w:bCs/>
          <w:color w:val="001080"/>
          <w:kern w:val="0"/>
          <w:sz w:val="24"/>
        </w:rPr>
        <w:t>year</w:t>
      </w:r>
      <w:r w:rsidRPr="000A1691">
        <w:rPr>
          <w:rFonts w:ascii="Consolas" w:hAnsi="Consolas" w:cs="宋体"/>
          <w:b/>
          <w:bCs/>
          <w:color w:val="000000"/>
          <w:kern w:val="0"/>
          <w:sz w:val="24"/>
        </w:rPr>
        <w:t xml:space="preserve">){           </w:t>
      </w:r>
      <w:r w:rsidRPr="000A1691">
        <w:rPr>
          <w:rFonts w:ascii="Consolas" w:hAnsi="Consolas" w:cs="宋体"/>
          <w:b/>
          <w:bCs/>
          <w:color w:val="008000"/>
          <w:kern w:val="0"/>
          <w:sz w:val="24"/>
        </w:rPr>
        <w:t xml:space="preserve">//set year  </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gramStart"/>
      <w:r w:rsidRPr="000A1691">
        <w:rPr>
          <w:rFonts w:ascii="Consolas" w:hAnsi="Consolas" w:cs="宋体"/>
          <w:b/>
          <w:bCs/>
          <w:color w:val="AF00DB"/>
          <w:kern w:val="0"/>
          <w:sz w:val="24"/>
        </w:rPr>
        <w:t>if</w:t>
      </w:r>
      <w:r w:rsidRPr="000A1691">
        <w:rPr>
          <w:rFonts w:ascii="Consolas" w:hAnsi="Consolas" w:cs="宋体"/>
          <w:b/>
          <w:bCs/>
          <w:color w:val="000000"/>
          <w:kern w:val="0"/>
          <w:sz w:val="24"/>
        </w:rPr>
        <w:t>(</w:t>
      </w:r>
      <w:proofErr w:type="gramEnd"/>
      <w:r w:rsidRPr="000A1691">
        <w:rPr>
          <w:rFonts w:ascii="Consolas" w:hAnsi="Consolas" w:cs="宋体"/>
          <w:b/>
          <w:bCs/>
          <w:color w:val="000000"/>
          <w:kern w:val="0"/>
          <w:sz w:val="24"/>
        </w:rPr>
        <w:t xml:space="preserve">year &lt; </w:t>
      </w:r>
      <w:r w:rsidRPr="000A1691">
        <w:rPr>
          <w:rFonts w:ascii="Consolas" w:hAnsi="Consolas" w:cs="宋体"/>
          <w:b/>
          <w:bCs/>
          <w:color w:val="09885A"/>
          <w:kern w:val="0"/>
          <w:sz w:val="24"/>
        </w:rPr>
        <w:t>2119</w:t>
      </w:r>
      <w:r w:rsidRPr="000A1691">
        <w:rPr>
          <w:rFonts w:ascii="Consolas" w:hAnsi="Consolas" w:cs="宋体"/>
          <w:b/>
          <w:bCs/>
          <w:color w:val="000000"/>
          <w:kern w:val="0"/>
          <w:sz w:val="24"/>
        </w:rPr>
        <w:t xml:space="preserve"> &amp;&amp; year &gt; </w:t>
      </w:r>
      <w:r w:rsidRPr="000A1691">
        <w:rPr>
          <w:rFonts w:ascii="Consolas" w:hAnsi="Consolas" w:cs="宋体"/>
          <w:b/>
          <w:bCs/>
          <w:color w:val="09885A"/>
          <w:kern w:val="0"/>
          <w:sz w:val="24"/>
        </w:rPr>
        <w:t>1919</w:t>
      </w:r>
      <w:r w:rsidRPr="000A1691">
        <w:rPr>
          <w:rFonts w:ascii="Consolas" w:hAnsi="Consolas" w:cs="宋体"/>
          <w:b/>
          <w:bCs/>
          <w:color w:val="000000"/>
          <w:kern w:val="0"/>
          <w:sz w:val="24"/>
        </w:rPr>
        <w:t xml:space="preserve">)                     </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spellStart"/>
      <w:proofErr w:type="gramStart"/>
      <w:r w:rsidRPr="000A1691">
        <w:rPr>
          <w:rFonts w:ascii="Consolas" w:hAnsi="Consolas" w:cs="宋体"/>
          <w:b/>
          <w:bCs/>
          <w:color w:val="0000FF"/>
          <w:kern w:val="0"/>
          <w:sz w:val="24"/>
        </w:rPr>
        <w:t>this</w:t>
      </w:r>
      <w:r w:rsidRPr="000A1691">
        <w:rPr>
          <w:rFonts w:ascii="Consolas" w:hAnsi="Consolas" w:cs="宋体"/>
          <w:b/>
          <w:bCs/>
          <w:color w:val="000000"/>
          <w:kern w:val="0"/>
          <w:sz w:val="24"/>
        </w:rPr>
        <w:t>.</w:t>
      </w:r>
      <w:r w:rsidRPr="000A1691">
        <w:rPr>
          <w:rFonts w:ascii="Consolas" w:hAnsi="Consolas" w:cs="宋体"/>
          <w:b/>
          <w:bCs/>
          <w:color w:val="001080"/>
          <w:kern w:val="0"/>
          <w:sz w:val="24"/>
        </w:rPr>
        <w:t>year</w:t>
      </w:r>
      <w:proofErr w:type="spellEnd"/>
      <w:proofErr w:type="gramEnd"/>
      <w:r w:rsidRPr="000A1691">
        <w:rPr>
          <w:rFonts w:ascii="Consolas" w:hAnsi="Consolas" w:cs="宋体"/>
          <w:b/>
          <w:bCs/>
          <w:color w:val="000000"/>
          <w:kern w:val="0"/>
          <w:sz w:val="24"/>
        </w:rPr>
        <w:t xml:space="preserve"> = year;                                             </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           </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0000FF"/>
          <w:kern w:val="0"/>
          <w:sz w:val="24"/>
        </w:rPr>
        <w:t>public</w:t>
      </w:r>
      <w:r w:rsidRPr="000A1691">
        <w:rPr>
          <w:rFonts w:ascii="Consolas" w:hAnsi="Consolas" w:cs="宋体"/>
          <w:b/>
          <w:bCs/>
          <w:color w:val="000000"/>
          <w:kern w:val="0"/>
          <w:sz w:val="24"/>
        </w:rPr>
        <w:t xml:space="preserve"> </w:t>
      </w:r>
      <w:proofErr w:type="spellStart"/>
      <w:r w:rsidRPr="000A1691">
        <w:rPr>
          <w:rFonts w:ascii="Consolas" w:hAnsi="Consolas" w:cs="宋体"/>
          <w:b/>
          <w:bCs/>
          <w:color w:val="267F99"/>
          <w:kern w:val="0"/>
          <w:sz w:val="24"/>
        </w:rPr>
        <w:t>int</w:t>
      </w:r>
      <w:proofErr w:type="spellEnd"/>
      <w:r w:rsidRPr="000A1691">
        <w:rPr>
          <w:rFonts w:ascii="Consolas" w:hAnsi="Consolas" w:cs="宋体"/>
          <w:b/>
          <w:bCs/>
          <w:color w:val="000000"/>
          <w:kern w:val="0"/>
          <w:sz w:val="24"/>
        </w:rPr>
        <w:t xml:space="preserve"> </w:t>
      </w:r>
      <w:proofErr w:type="spellStart"/>
      <w:proofErr w:type="gramStart"/>
      <w:r w:rsidRPr="000A1691">
        <w:rPr>
          <w:rFonts w:ascii="Consolas" w:hAnsi="Consolas" w:cs="宋体"/>
          <w:b/>
          <w:bCs/>
          <w:color w:val="795E26"/>
          <w:kern w:val="0"/>
          <w:sz w:val="24"/>
        </w:rPr>
        <w:t>getYear</w:t>
      </w:r>
      <w:proofErr w:type="spellEnd"/>
      <w:r w:rsidRPr="000A1691">
        <w:rPr>
          <w:rFonts w:ascii="Consolas" w:hAnsi="Consolas" w:cs="宋体"/>
          <w:b/>
          <w:bCs/>
          <w:color w:val="000000"/>
          <w:kern w:val="0"/>
          <w:sz w:val="24"/>
        </w:rPr>
        <w:t>(</w:t>
      </w:r>
      <w:proofErr w:type="gramEnd"/>
      <w:r w:rsidRPr="000A1691">
        <w:rPr>
          <w:rFonts w:ascii="Consolas" w:hAnsi="Consolas" w:cs="宋体"/>
          <w:b/>
          <w:bCs/>
          <w:color w:val="000000"/>
          <w:kern w:val="0"/>
          <w:sz w:val="24"/>
        </w:rPr>
        <w:t xml:space="preserve">){                     </w:t>
      </w:r>
      <w:r w:rsidRPr="000A1691">
        <w:rPr>
          <w:rFonts w:ascii="Consolas" w:hAnsi="Consolas" w:cs="宋体"/>
          <w:b/>
          <w:bCs/>
          <w:color w:val="008000"/>
          <w:kern w:val="0"/>
          <w:sz w:val="24"/>
        </w:rPr>
        <w:t xml:space="preserve">//return year               </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return</w:t>
      </w:r>
      <w:r w:rsidRPr="000A1691">
        <w:rPr>
          <w:rFonts w:ascii="Consolas" w:hAnsi="Consolas" w:cs="宋体"/>
          <w:b/>
          <w:bCs/>
          <w:color w:val="000000"/>
          <w:kern w:val="0"/>
          <w:sz w:val="24"/>
        </w:rPr>
        <w:t xml:space="preserve"> year;                                                </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                   </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0000FF"/>
          <w:kern w:val="0"/>
          <w:sz w:val="24"/>
        </w:rPr>
        <w:t>public</w:t>
      </w:r>
      <w:r w:rsidRPr="000A1691">
        <w:rPr>
          <w:rFonts w:ascii="Consolas" w:hAnsi="Consolas" w:cs="宋体"/>
          <w:b/>
          <w:bCs/>
          <w:color w:val="000000"/>
          <w:kern w:val="0"/>
          <w:sz w:val="24"/>
        </w:rPr>
        <w:t xml:space="preserve"> </w:t>
      </w:r>
      <w:r w:rsidRPr="000A1691">
        <w:rPr>
          <w:rFonts w:ascii="Consolas" w:hAnsi="Consolas" w:cs="宋体"/>
          <w:b/>
          <w:bCs/>
          <w:color w:val="267F99"/>
          <w:kern w:val="0"/>
          <w:sz w:val="24"/>
        </w:rPr>
        <w:t>void</w:t>
      </w:r>
      <w:r w:rsidRPr="000A1691">
        <w:rPr>
          <w:rFonts w:ascii="Consolas" w:hAnsi="Consolas" w:cs="宋体"/>
          <w:b/>
          <w:bCs/>
          <w:color w:val="000000"/>
          <w:kern w:val="0"/>
          <w:sz w:val="24"/>
        </w:rPr>
        <w:t xml:space="preserve"> </w:t>
      </w:r>
      <w:proofErr w:type="spellStart"/>
      <w:proofErr w:type="gramStart"/>
      <w:r w:rsidRPr="000A1691">
        <w:rPr>
          <w:rFonts w:ascii="Consolas" w:hAnsi="Consolas" w:cs="宋体"/>
          <w:b/>
          <w:bCs/>
          <w:color w:val="795E26"/>
          <w:kern w:val="0"/>
          <w:sz w:val="24"/>
        </w:rPr>
        <w:t>setMonth</w:t>
      </w:r>
      <w:proofErr w:type="spellEnd"/>
      <w:r w:rsidRPr="000A1691">
        <w:rPr>
          <w:rFonts w:ascii="Consolas" w:hAnsi="Consolas" w:cs="宋体"/>
          <w:b/>
          <w:bCs/>
          <w:color w:val="000000"/>
          <w:kern w:val="0"/>
          <w:sz w:val="24"/>
        </w:rPr>
        <w:t>(</w:t>
      </w:r>
      <w:proofErr w:type="spellStart"/>
      <w:proofErr w:type="gramEnd"/>
      <w:r w:rsidRPr="000A1691">
        <w:rPr>
          <w:rFonts w:ascii="Consolas" w:hAnsi="Consolas" w:cs="宋体"/>
          <w:b/>
          <w:bCs/>
          <w:color w:val="267F99"/>
          <w:kern w:val="0"/>
          <w:sz w:val="24"/>
        </w:rPr>
        <w:t>int</w:t>
      </w:r>
      <w:proofErr w:type="spellEnd"/>
      <w:r w:rsidRPr="000A1691">
        <w:rPr>
          <w:rFonts w:ascii="Consolas" w:hAnsi="Consolas" w:cs="宋体"/>
          <w:b/>
          <w:bCs/>
          <w:color w:val="000000"/>
          <w:kern w:val="0"/>
          <w:sz w:val="24"/>
        </w:rPr>
        <w:t xml:space="preserve"> </w:t>
      </w:r>
      <w:r w:rsidRPr="000A1691">
        <w:rPr>
          <w:rFonts w:ascii="Consolas" w:hAnsi="Consolas" w:cs="宋体"/>
          <w:b/>
          <w:bCs/>
          <w:color w:val="001080"/>
          <w:kern w:val="0"/>
          <w:sz w:val="24"/>
        </w:rPr>
        <w:t>month</w:t>
      </w:r>
      <w:r w:rsidRPr="000A1691">
        <w:rPr>
          <w:rFonts w:ascii="Consolas" w:hAnsi="Consolas" w:cs="宋体"/>
          <w:b/>
          <w:bCs/>
          <w:color w:val="000000"/>
          <w:kern w:val="0"/>
          <w:sz w:val="24"/>
        </w:rPr>
        <w:t xml:space="preserve">){           </w:t>
      </w:r>
      <w:r w:rsidRPr="000A1691">
        <w:rPr>
          <w:rFonts w:ascii="Consolas" w:hAnsi="Consolas" w:cs="宋体"/>
          <w:b/>
          <w:bCs/>
          <w:color w:val="008000"/>
          <w:kern w:val="0"/>
          <w:sz w:val="24"/>
        </w:rPr>
        <w:t xml:space="preserve">//set month         </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gramStart"/>
      <w:r w:rsidRPr="000A1691">
        <w:rPr>
          <w:rFonts w:ascii="Consolas" w:hAnsi="Consolas" w:cs="宋体"/>
          <w:b/>
          <w:bCs/>
          <w:color w:val="AF00DB"/>
          <w:kern w:val="0"/>
          <w:sz w:val="24"/>
        </w:rPr>
        <w:t>if</w:t>
      </w:r>
      <w:r w:rsidRPr="000A1691">
        <w:rPr>
          <w:rFonts w:ascii="Consolas" w:hAnsi="Consolas" w:cs="宋体"/>
          <w:b/>
          <w:bCs/>
          <w:color w:val="000000"/>
          <w:kern w:val="0"/>
          <w:sz w:val="24"/>
        </w:rPr>
        <w:t>(</w:t>
      </w:r>
      <w:proofErr w:type="gramEnd"/>
      <w:r w:rsidRPr="000A1691">
        <w:rPr>
          <w:rFonts w:ascii="Consolas" w:hAnsi="Consolas" w:cs="宋体"/>
          <w:b/>
          <w:bCs/>
          <w:color w:val="000000"/>
          <w:kern w:val="0"/>
          <w:sz w:val="24"/>
        </w:rPr>
        <w:t xml:space="preserve">month &lt; </w:t>
      </w:r>
      <w:r w:rsidRPr="000A1691">
        <w:rPr>
          <w:rFonts w:ascii="Consolas" w:hAnsi="Consolas" w:cs="宋体"/>
          <w:b/>
          <w:bCs/>
          <w:color w:val="09885A"/>
          <w:kern w:val="0"/>
          <w:sz w:val="24"/>
        </w:rPr>
        <w:t>0</w:t>
      </w:r>
      <w:r w:rsidRPr="000A1691">
        <w:rPr>
          <w:rFonts w:ascii="Consolas" w:hAnsi="Consolas" w:cs="宋体"/>
          <w:b/>
          <w:bCs/>
          <w:color w:val="000000"/>
          <w:kern w:val="0"/>
          <w:sz w:val="24"/>
        </w:rPr>
        <w:t xml:space="preserve">)            </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spellStart"/>
      <w:proofErr w:type="gramStart"/>
      <w:r w:rsidRPr="000A1691">
        <w:rPr>
          <w:rFonts w:ascii="Consolas" w:hAnsi="Consolas" w:cs="宋体"/>
          <w:b/>
          <w:bCs/>
          <w:color w:val="0000FF"/>
          <w:kern w:val="0"/>
          <w:sz w:val="24"/>
        </w:rPr>
        <w:t>this</w:t>
      </w:r>
      <w:r w:rsidRPr="000A1691">
        <w:rPr>
          <w:rFonts w:ascii="Consolas" w:hAnsi="Consolas" w:cs="宋体"/>
          <w:b/>
          <w:bCs/>
          <w:color w:val="000000"/>
          <w:kern w:val="0"/>
          <w:sz w:val="24"/>
        </w:rPr>
        <w:t>.</w:t>
      </w:r>
      <w:r w:rsidRPr="000A1691">
        <w:rPr>
          <w:rFonts w:ascii="Consolas" w:hAnsi="Consolas" w:cs="宋体"/>
          <w:b/>
          <w:bCs/>
          <w:color w:val="001080"/>
          <w:kern w:val="0"/>
          <w:sz w:val="24"/>
        </w:rPr>
        <w:t>month</w:t>
      </w:r>
      <w:proofErr w:type="spellEnd"/>
      <w:proofErr w:type="gramEnd"/>
      <w:r w:rsidRPr="000A1691">
        <w:rPr>
          <w:rFonts w:ascii="Consolas" w:hAnsi="Consolas" w:cs="宋体"/>
          <w:b/>
          <w:bCs/>
          <w:color w:val="000000"/>
          <w:kern w:val="0"/>
          <w:sz w:val="24"/>
        </w:rPr>
        <w:t xml:space="preserve"> = month + </w:t>
      </w:r>
      <w:r w:rsidRPr="000A1691">
        <w:rPr>
          <w:rFonts w:ascii="Consolas" w:hAnsi="Consolas" w:cs="宋体"/>
          <w:b/>
          <w:bCs/>
          <w:color w:val="09885A"/>
          <w:kern w:val="0"/>
          <w:sz w:val="24"/>
        </w:rPr>
        <w:t>12</w:t>
      </w:r>
      <w:r w:rsidRPr="000A1691">
        <w:rPr>
          <w:rFonts w:ascii="Consolas" w:hAnsi="Consolas" w:cs="宋体"/>
          <w:b/>
          <w:bCs/>
          <w:color w:val="000000"/>
          <w:kern w:val="0"/>
          <w:sz w:val="24"/>
        </w:rPr>
        <w:t>;</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else</w:t>
      </w:r>
      <w:r w:rsidRPr="000A1691">
        <w:rPr>
          <w:rFonts w:ascii="Consolas" w:hAnsi="Consolas" w:cs="宋体"/>
          <w:b/>
          <w:bCs/>
          <w:color w:val="000000"/>
          <w:kern w:val="0"/>
          <w:sz w:val="24"/>
        </w:rPr>
        <w:t xml:space="preserve"> </w:t>
      </w:r>
      <w:proofErr w:type="gramStart"/>
      <w:r w:rsidRPr="000A1691">
        <w:rPr>
          <w:rFonts w:ascii="Consolas" w:hAnsi="Consolas" w:cs="宋体"/>
          <w:b/>
          <w:bCs/>
          <w:color w:val="AF00DB"/>
          <w:kern w:val="0"/>
          <w:sz w:val="24"/>
        </w:rPr>
        <w:t>if</w:t>
      </w:r>
      <w:r w:rsidRPr="000A1691">
        <w:rPr>
          <w:rFonts w:ascii="Consolas" w:hAnsi="Consolas" w:cs="宋体"/>
          <w:b/>
          <w:bCs/>
          <w:color w:val="000000"/>
          <w:kern w:val="0"/>
          <w:sz w:val="24"/>
        </w:rPr>
        <w:t>(</w:t>
      </w:r>
      <w:proofErr w:type="gramEnd"/>
      <w:r w:rsidRPr="000A1691">
        <w:rPr>
          <w:rFonts w:ascii="Consolas" w:hAnsi="Consolas" w:cs="宋体"/>
          <w:b/>
          <w:bCs/>
          <w:color w:val="000000"/>
          <w:kern w:val="0"/>
          <w:sz w:val="24"/>
        </w:rPr>
        <w:t xml:space="preserve">month &gt; </w:t>
      </w:r>
      <w:r w:rsidRPr="000A1691">
        <w:rPr>
          <w:rFonts w:ascii="Consolas" w:hAnsi="Consolas" w:cs="宋体"/>
          <w:b/>
          <w:bCs/>
          <w:color w:val="09885A"/>
          <w:kern w:val="0"/>
          <w:sz w:val="24"/>
        </w:rPr>
        <w:t>12</w:t>
      </w:r>
      <w:r w:rsidRPr="000A1691">
        <w:rPr>
          <w:rFonts w:ascii="Consolas" w:hAnsi="Consolas" w:cs="宋体"/>
          <w:b/>
          <w:bCs/>
          <w:color w:val="000000"/>
          <w:kern w:val="0"/>
          <w:sz w:val="24"/>
        </w:rPr>
        <w:t xml:space="preserve">)     </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spellStart"/>
      <w:proofErr w:type="gramStart"/>
      <w:r w:rsidRPr="000A1691">
        <w:rPr>
          <w:rFonts w:ascii="Consolas" w:hAnsi="Consolas" w:cs="宋体"/>
          <w:b/>
          <w:bCs/>
          <w:color w:val="0000FF"/>
          <w:kern w:val="0"/>
          <w:sz w:val="24"/>
        </w:rPr>
        <w:t>this</w:t>
      </w:r>
      <w:r w:rsidRPr="000A1691">
        <w:rPr>
          <w:rFonts w:ascii="Consolas" w:hAnsi="Consolas" w:cs="宋体"/>
          <w:b/>
          <w:bCs/>
          <w:color w:val="000000"/>
          <w:kern w:val="0"/>
          <w:sz w:val="24"/>
        </w:rPr>
        <w:t>.</w:t>
      </w:r>
      <w:r w:rsidRPr="000A1691">
        <w:rPr>
          <w:rFonts w:ascii="Consolas" w:hAnsi="Consolas" w:cs="宋体"/>
          <w:b/>
          <w:bCs/>
          <w:color w:val="001080"/>
          <w:kern w:val="0"/>
          <w:sz w:val="24"/>
        </w:rPr>
        <w:t>month</w:t>
      </w:r>
      <w:proofErr w:type="spellEnd"/>
      <w:proofErr w:type="gramEnd"/>
      <w:r w:rsidRPr="000A1691">
        <w:rPr>
          <w:rFonts w:ascii="Consolas" w:hAnsi="Consolas" w:cs="宋体"/>
          <w:b/>
          <w:bCs/>
          <w:color w:val="000000"/>
          <w:kern w:val="0"/>
          <w:sz w:val="24"/>
        </w:rPr>
        <w:t xml:space="preserve"> = month -</w:t>
      </w:r>
      <w:r w:rsidRPr="000A1691">
        <w:rPr>
          <w:rFonts w:ascii="Consolas" w:hAnsi="Consolas" w:cs="宋体"/>
          <w:b/>
          <w:bCs/>
          <w:color w:val="09885A"/>
          <w:kern w:val="0"/>
          <w:sz w:val="24"/>
        </w:rPr>
        <w:t>12</w:t>
      </w:r>
      <w:r w:rsidRPr="000A1691">
        <w:rPr>
          <w:rFonts w:ascii="Consolas" w:hAnsi="Consolas" w:cs="宋体"/>
          <w:b/>
          <w:bCs/>
          <w:color w:val="000000"/>
          <w:kern w:val="0"/>
          <w:sz w:val="24"/>
        </w:rPr>
        <w:t xml:space="preserve">;  </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else</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spellStart"/>
      <w:proofErr w:type="gramStart"/>
      <w:r w:rsidRPr="000A1691">
        <w:rPr>
          <w:rFonts w:ascii="Consolas" w:hAnsi="Consolas" w:cs="宋体"/>
          <w:b/>
          <w:bCs/>
          <w:color w:val="0000FF"/>
          <w:kern w:val="0"/>
          <w:sz w:val="24"/>
        </w:rPr>
        <w:t>this</w:t>
      </w:r>
      <w:r w:rsidRPr="000A1691">
        <w:rPr>
          <w:rFonts w:ascii="Consolas" w:hAnsi="Consolas" w:cs="宋体"/>
          <w:b/>
          <w:bCs/>
          <w:color w:val="000000"/>
          <w:kern w:val="0"/>
          <w:sz w:val="24"/>
        </w:rPr>
        <w:t>.</w:t>
      </w:r>
      <w:r w:rsidRPr="000A1691">
        <w:rPr>
          <w:rFonts w:ascii="Consolas" w:hAnsi="Consolas" w:cs="宋体"/>
          <w:b/>
          <w:bCs/>
          <w:color w:val="001080"/>
          <w:kern w:val="0"/>
          <w:sz w:val="24"/>
        </w:rPr>
        <w:t>month</w:t>
      </w:r>
      <w:proofErr w:type="spellEnd"/>
      <w:proofErr w:type="gramEnd"/>
      <w:r w:rsidRPr="000A1691">
        <w:rPr>
          <w:rFonts w:ascii="Consolas" w:hAnsi="Consolas" w:cs="宋体"/>
          <w:b/>
          <w:bCs/>
          <w:color w:val="000000"/>
          <w:kern w:val="0"/>
          <w:sz w:val="24"/>
        </w:rPr>
        <w:t xml:space="preserve"> = month;                                    </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                                                               </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0000FF"/>
          <w:kern w:val="0"/>
          <w:sz w:val="24"/>
        </w:rPr>
        <w:t>public</w:t>
      </w:r>
      <w:r w:rsidRPr="000A1691">
        <w:rPr>
          <w:rFonts w:ascii="Consolas" w:hAnsi="Consolas" w:cs="宋体"/>
          <w:b/>
          <w:bCs/>
          <w:color w:val="000000"/>
          <w:kern w:val="0"/>
          <w:sz w:val="24"/>
        </w:rPr>
        <w:t xml:space="preserve"> </w:t>
      </w:r>
      <w:proofErr w:type="spellStart"/>
      <w:r w:rsidRPr="000A1691">
        <w:rPr>
          <w:rFonts w:ascii="Consolas" w:hAnsi="Consolas" w:cs="宋体"/>
          <w:b/>
          <w:bCs/>
          <w:color w:val="267F99"/>
          <w:kern w:val="0"/>
          <w:sz w:val="24"/>
        </w:rPr>
        <w:t>int</w:t>
      </w:r>
      <w:proofErr w:type="spellEnd"/>
      <w:r w:rsidRPr="000A1691">
        <w:rPr>
          <w:rFonts w:ascii="Consolas" w:hAnsi="Consolas" w:cs="宋体"/>
          <w:b/>
          <w:bCs/>
          <w:color w:val="000000"/>
          <w:kern w:val="0"/>
          <w:sz w:val="24"/>
        </w:rPr>
        <w:t xml:space="preserve"> </w:t>
      </w:r>
      <w:proofErr w:type="spellStart"/>
      <w:proofErr w:type="gramStart"/>
      <w:r w:rsidRPr="000A1691">
        <w:rPr>
          <w:rFonts w:ascii="Consolas" w:hAnsi="Consolas" w:cs="宋体"/>
          <w:b/>
          <w:bCs/>
          <w:color w:val="795E26"/>
          <w:kern w:val="0"/>
          <w:sz w:val="24"/>
        </w:rPr>
        <w:t>getMonth</w:t>
      </w:r>
      <w:proofErr w:type="spellEnd"/>
      <w:r w:rsidRPr="000A1691">
        <w:rPr>
          <w:rFonts w:ascii="Consolas" w:hAnsi="Consolas" w:cs="宋体"/>
          <w:b/>
          <w:bCs/>
          <w:color w:val="000000"/>
          <w:kern w:val="0"/>
          <w:sz w:val="24"/>
        </w:rPr>
        <w:t>(</w:t>
      </w:r>
      <w:proofErr w:type="gramEnd"/>
      <w:r w:rsidRPr="000A1691">
        <w:rPr>
          <w:rFonts w:ascii="Consolas" w:hAnsi="Consolas" w:cs="宋体"/>
          <w:b/>
          <w:bCs/>
          <w:color w:val="000000"/>
          <w:kern w:val="0"/>
          <w:sz w:val="24"/>
        </w:rPr>
        <w:t xml:space="preserve">){                    </w:t>
      </w:r>
      <w:r w:rsidRPr="000A1691">
        <w:rPr>
          <w:rFonts w:ascii="Consolas" w:hAnsi="Consolas" w:cs="宋体"/>
          <w:b/>
          <w:bCs/>
          <w:color w:val="008000"/>
          <w:kern w:val="0"/>
          <w:sz w:val="24"/>
        </w:rPr>
        <w:t xml:space="preserve">//return month                      </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return</w:t>
      </w:r>
      <w:r w:rsidRPr="000A1691">
        <w:rPr>
          <w:rFonts w:ascii="Consolas" w:hAnsi="Consolas" w:cs="宋体"/>
          <w:b/>
          <w:bCs/>
          <w:color w:val="000000"/>
          <w:kern w:val="0"/>
          <w:sz w:val="24"/>
        </w:rPr>
        <w:t xml:space="preserve"> month;</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                                                               </w:t>
      </w:r>
    </w:p>
    <w:p w:rsidR="000A1691" w:rsidRPr="000A1691" w:rsidRDefault="000A1691" w:rsidP="00F578C6">
      <w:pPr>
        <w:widowControl/>
        <w:shd w:val="clear" w:color="auto" w:fill="FFFFFF"/>
        <w:jc w:val="left"/>
        <w:rPr>
          <w:rFonts w:ascii="Consolas" w:hAnsi="Consolas" w:cs="宋体"/>
          <w:b/>
          <w:bCs/>
          <w:color w:val="000000"/>
          <w:kern w:val="0"/>
          <w:sz w:val="24"/>
        </w:rPr>
      </w:pP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0000FF"/>
          <w:kern w:val="0"/>
          <w:sz w:val="24"/>
        </w:rPr>
        <w:t>public</w:t>
      </w:r>
      <w:r w:rsidRPr="000A1691">
        <w:rPr>
          <w:rFonts w:ascii="Consolas" w:hAnsi="Consolas" w:cs="宋体"/>
          <w:b/>
          <w:bCs/>
          <w:color w:val="000000"/>
          <w:kern w:val="0"/>
          <w:sz w:val="24"/>
        </w:rPr>
        <w:t xml:space="preserve"> </w:t>
      </w:r>
      <w:proofErr w:type="gramStart"/>
      <w:r w:rsidRPr="000A1691">
        <w:rPr>
          <w:rFonts w:ascii="Consolas" w:hAnsi="Consolas" w:cs="宋体"/>
          <w:b/>
          <w:bCs/>
          <w:color w:val="267F99"/>
          <w:kern w:val="0"/>
          <w:sz w:val="24"/>
        </w:rPr>
        <w:t>String</w:t>
      </w:r>
      <w:r w:rsidRPr="000A1691">
        <w:rPr>
          <w:rFonts w:ascii="Consolas" w:hAnsi="Consolas" w:cs="宋体"/>
          <w:b/>
          <w:bCs/>
          <w:color w:val="000000"/>
          <w:kern w:val="0"/>
          <w:sz w:val="24"/>
        </w:rPr>
        <w:t>[</w:t>
      </w:r>
      <w:proofErr w:type="gramEnd"/>
      <w:r w:rsidRPr="000A1691">
        <w:rPr>
          <w:rFonts w:ascii="Consolas" w:hAnsi="Consolas" w:cs="宋体"/>
          <w:b/>
          <w:bCs/>
          <w:color w:val="000000"/>
          <w:kern w:val="0"/>
          <w:sz w:val="24"/>
        </w:rPr>
        <w:t xml:space="preserve">] </w:t>
      </w:r>
      <w:proofErr w:type="spellStart"/>
      <w:r w:rsidRPr="000A1691">
        <w:rPr>
          <w:rFonts w:ascii="Consolas" w:hAnsi="Consolas" w:cs="宋体"/>
          <w:b/>
          <w:bCs/>
          <w:color w:val="795E26"/>
          <w:kern w:val="0"/>
          <w:sz w:val="24"/>
        </w:rPr>
        <w:t>getCalendar</w:t>
      </w:r>
      <w:proofErr w:type="spellEnd"/>
      <w:r w:rsidRPr="000A1691">
        <w:rPr>
          <w:rFonts w:ascii="Consolas" w:hAnsi="Consolas" w:cs="宋体"/>
          <w:b/>
          <w:bCs/>
          <w:color w:val="000000"/>
          <w:kern w:val="0"/>
          <w:sz w:val="24"/>
        </w:rPr>
        <w:t xml:space="preserve">(){              </w:t>
      </w:r>
      <w:r w:rsidRPr="000A1691">
        <w:rPr>
          <w:rFonts w:ascii="Consolas" w:hAnsi="Consolas" w:cs="宋体"/>
          <w:b/>
          <w:bCs/>
          <w:color w:val="008000"/>
          <w:kern w:val="0"/>
          <w:sz w:val="24"/>
        </w:rPr>
        <w:t xml:space="preserve">//draw calendar                    </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267F99"/>
          <w:kern w:val="0"/>
          <w:sz w:val="24"/>
        </w:rPr>
        <w:t>String</w:t>
      </w:r>
      <w:r w:rsidRPr="000A1691">
        <w:rPr>
          <w:rFonts w:ascii="Consolas" w:hAnsi="Consolas" w:cs="宋体"/>
          <w:b/>
          <w:bCs/>
          <w:color w:val="000000"/>
          <w:kern w:val="0"/>
          <w:sz w:val="24"/>
        </w:rPr>
        <w:t xml:space="preserve"> </w:t>
      </w:r>
      <w:proofErr w:type="gramStart"/>
      <w:r w:rsidRPr="000A1691">
        <w:rPr>
          <w:rFonts w:ascii="Consolas" w:hAnsi="Consolas" w:cs="宋体"/>
          <w:b/>
          <w:bCs/>
          <w:color w:val="001080"/>
          <w:kern w:val="0"/>
          <w:sz w:val="24"/>
        </w:rPr>
        <w:t>a</w:t>
      </w:r>
      <w:r w:rsidRPr="000A1691">
        <w:rPr>
          <w:rFonts w:ascii="Consolas" w:hAnsi="Consolas" w:cs="宋体"/>
          <w:b/>
          <w:bCs/>
          <w:color w:val="000000"/>
          <w:kern w:val="0"/>
          <w:sz w:val="24"/>
        </w:rPr>
        <w:t>[</w:t>
      </w:r>
      <w:proofErr w:type="gramEnd"/>
      <w:r w:rsidRPr="000A1691">
        <w:rPr>
          <w:rFonts w:ascii="Consolas" w:hAnsi="Consolas" w:cs="宋体"/>
          <w:b/>
          <w:bCs/>
          <w:color w:val="000000"/>
          <w:kern w:val="0"/>
          <w:sz w:val="24"/>
        </w:rPr>
        <w:t xml:space="preserve">] = </w:t>
      </w:r>
      <w:r w:rsidRPr="000A1691">
        <w:rPr>
          <w:rFonts w:ascii="Consolas" w:hAnsi="Consolas" w:cs="宋体"/>
          <w:b/>
          <w:bCs/>
          <w:color w:val="AF00DB"/>
          <w:kern w:val="0"/>
          <w:sz w:val="24"/>
        </w:rPr>
        <w:t>new</w:t>
      </w:r>
      <w:r w:rsidRPr="000A1691">
        <w:rPr>
          <w:rFonts w:ascii="Consolas" w:hAnsi="Consolas" w:cs="宋体"/>
          <w:b/>
          <w:bCs/>
          <w:color w:val="000000"/>
          <w:kern w:val="0"/>
          <w:sz w:val="24"/>
        </w:rPr>
        <w:t xml:space="preserve"> </w:t>
      </w:r>
      <w:r w:rsidRPr="000A1691">
        <w:rPr>
          <w:rFonts w:ascii="Consolas" w:hAnsi="Consolas" w:cs="宋体"/>
          <w:b/>
          <w:bCs/>
          <w:color w:val="267F99"/>
          <w:kern w:val="0"/>
          <w:sz w:val="24"/>
        </w:rPr>
        <w:t>String</w:t>
      </w:r>
      <w:r w:rsidRPr="000A1691">
        <w:rPr>
          <w:rFonts w:ascii="Consolas" w:hAnsi="Consolas" w:cs="宋体"/>
          <w:b/>
          <w:bCs/>
          <w:color w:val="000000"/>
          <w:kern w:val="0"/>
          <w:sz w:val="24"/>
        </w:rPr>
        <w:t>[</w:t>
      </w:r>
      <w:r w:rsidRPr="000A1691">
        <w:rPr>
          <w:rFonts w:ascii="Consolas" w:hAnsi="Consolas" w:cs="宋体"/>
          <w:b/>
          <w:bCs/>
          <w:color w:val="09885A"/>
          <w:kern w:val="0"/>
          <w:sz w:val="24"/>
        </w:rPr>
        <w:t>42</w:t>
      </w:r>
      <w:r w:rsidRPr="000A1691">
        <w:rPr>
          <w:rFonts w:ascii="Consolas" w:hAnsi="Consolas" w:cs="宋体"/>
          <w:b/>
          <w:bCs/>
          <w:color w:val="000000"/>
          <w:kern w:val="0"/>
          <w:sz w:val="24"/>
        </w:rPr>
        <w:t>];</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267F99"/>
          <w:kern w:val="0"/>
          <w:sz w:val="24"/>
        </w:rPr>
        <w:t>Calendar</w:t>
      </w:r>
      <w:r w:rsidRPr="000A1691">
        <w:rPr>
          <w:rFonts w:ascii="Consolas" w:hAnsi="Consolas" w:cs="宋体"/>
          <w:b/>
          <w:bCs/>
          <w:color w:val="000000"/>
          <w:kern w:val="0"/>
          <w:sz w:val="24"/>
        </w:rPr>
        <w:t xml:space="preserve"> </w:t>
      </w:r>
      <w:r w:rsidRPr="000A1691">
        <w:rPr>
          <w:rFonts w:ascii="Consolas" w:hAnsi="Consolas" w:cs="宋体"/>
          <w:b/>
          <w:bCs/>
          <w:color w:val="001080"/>
          <w:kern w:val="0"/>
          <w:sz w:val="24"/>
        </w:rPr>
        <w:t>C</w:t>
      </w:r>
      <w:r w:rsidRPr="000A1691">
        <w:rPr>
          <w:rFonts w:ascii="Consolas" w:hAnsi="Consolas" w:cs="宋体"/>
          <w:b/>
          <w:bCs/>
          <w:color w:val="000000"/>
          <w:kern w:val="0"/>
          <w:sz w:val="24"/>
        </w:rPr>
        <w:t xml:space="preserve"> = </w:t>
      </w:r>
      <w:proofErr w:type="spellStart"/>
      <w:r w:rsidRPr="000A1691">
        <w:rPr>
          <w:rFonts w:ascii="Consolas" w:hAnsi="Consolas" w:cs="宋体"/>
          <w:b/>
          <w:bCs/>
          <w:color w:val="001080"/>
          <w:kern w:val="0"/>
          <w:sz w:val="24"/>
        </w:rPr>
        <w:t>Calendar</w:t>
      </w:r>
      <w:r w:rsidRPr="000A1691">
        <w:rPr>
          <w:rFonts w:ascii="Consolas" w:hAnsi="Consolas" w:cs="宋体"/>
          <w:b/>
          <w:bCs/>
          <w:color w:val="000000"/>
          <w:kern w:val="0"/>
          <w:sz w:val="24"/>
        </w:rPr>
        <w:t>.</w:t>
      </w:r>
      <w:r w:rsidRPr="000A1691">
        <w:rPr>
          <w:rFonts w:ascii="Consolas" w:hAnsi="Consolas" w:cs="宋体"/>
          <w:b/>
          <w:bCs/>
          <w:color w:val="795E26"/>
          <w:kern w:val="0"/>
          <w:sz w:val="24"/>
        </w:rPr>
        <w:t>getInstance</w:t>
      </w:r>
      <w:proofErr w:type="spellEnd"/>
      <w:r w:rsidRPr="000A1691">
        <w:rPr>
          <w:rFonts w:ascii="Consolas" w:hAnsi="Consolas" w:cs="宋体"/>
          <w:b/>
          <w:bCs/>
          <w:color w:val="000000"/>
          <w:kern w:val="0"/>
          <w:sz w:val="24"/>
        </w:rPr>
        <w:t>();</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spellStart"/>
      <w:proofErr w:type="gramStart"/>
      <w:r w:rsidRPr="000A1691">
        <w:rPr>
          <w:rFonts w:ascii="Consolas" w:hAnsi="Consolas" w:cs="宋体"/>
          <w:b/>
          <w:bCs/>
          <w:color w:val="001080"/>
          <w:kern w:val="0"/>
          <w:sz w:val="24"/>
        </w:rPr>
        <w:t>C</w:t>
      </w:r>
      <w:r w:rsidRPr="000A1691">
        <w:rPr>
          <w:rFonts w:ascii="Consolas" w:hAnsi="Consolas" w:cs="宋体"/>
          <w:b/>
          <w:bCs/>
          <w:color w:val="000000"/>
          <w:kern w:val="0"/>
          <w:sz w:val="24"/>
        </w:rPr>
        <w:t>.</w:t>
      </w:r>
      <w:r w:rsidRPr="000A1691">
        <w:rPr>
          <w:rFonts w:ascii="Consolas" w:hAnsi="Consolas" w:cs="宋体"/>
          <w:b/>
          <w:bCs/>
          <w:color w:val="795E26"/>
          <w:kern w:val="0"/>
          <w:sz w:val="24"/>
        </w:rPr>
        <w:t>set</w:t>
      </w:r>
      <w:proofErr w:type="spellEnd"/>
      <w:r w:rsidRPr="000A1691">
        <w:rPr>
          <w:rFonts w:ascii="Consolas" w:hAnsi="Consolas" w:cs="宋体"/>
          <w:b/>
          <w:bCs/>
          <w:color w:val="000000"/>
          <w:kern w:val="0"/>
          <w:sz w:val="24"/>
        </w:rPr>
        <w:t>(</w:t>
      </w:r>
      <w:proofErr w:type="gramEnd"/>
      <w:r w:rsidRPr="000A1691">
        <w:rPr>
          <w:rFonts w:ascii="Consolas" w:hAnsi="Consolas" w:cs="宋体"/>
          <w:b/>
          <w:bCs/>
          <w:color w:val="000000"/>
          <w:kern w:val="0"/>
          <w:sz w:val="24"/>
        </w:rPr>
        <w:t xml:space="preserve">year, month - </w:t>
      </w:r>
      <w:r w:rsidRPr="000A1691">
        <w:rPr>
          <w:rFonts w:ascii="Consolas" w:hAnsi="Consolas" w:cs="宋体"/>
          <w:b/>
          <w:bCs/>
          <w:color w:val="09885A"/>
          <w:kern w:val="0"/>
          <w:sz w:val="24"/>
        </w:rPr>
        <w:t>1</w:t>
      </w:r>
      <w:r w:rsidRPr="000A1691">
        <w:rPr>
          <w:rFonts w:ascii="Consolas" w:hAnsi="Consolas" w:cs="宋体"/>
          <w:b/>
          <w:bCs/>
          <w:color w:val="000000"/>
          <w:kern w:val="0"/>
          <w:sz w:val="24"/>
        </w:rPr>
        <w:t xml:space="preserve">, </w:t>
      </w:r>
      <w:r w:rsidRPr="000A1691">
        <w:rPr>
          <w:rFonts w:ascii="Consolas" w:hAnsi="Consolas" w:cs="宋体"/>
          <w:b/>
          <w:bCs/>
          <w:color w:val="09885A"/>
          <w:kern w:val="0"/>
          <w:sz w:val="24"/>
        </w:rPr>
        <w:t>1</w:t>
      </w:r>
      <w:r w:rsidRPr="000A1691">
        <w:rPr>
          <w:rFonts w:ascii="Consolas" w:hAnsi="Consolas" w:cs="宋体"/>
          <w:b/>
          <w:bCs/>
          <w:color w:val="000000"/>
          <w:kern w:val="0"/>
          <w:sz w:val="24"/>
        </w:rPr>
        <w:t xml:space="preserve">);                </w:t>
      </w:r>
      <w:r w:rsidRPr="000A1691">
        <w:rPr>
          <w:rFonts w:ascii="Consolas" w:hAnsi="Consolas" w:cs="宋体"/>
          <w:b/>
          <w:bCs/>
          <w:color w:val="008000"/>
          <w:kern w:val="0"/>
          <w:sz w:val="24"/>
        </w:rPr>
        <w:t>//the month is 0 based</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spellStart"/>
      <w:r w:rsidRPr="000A1691">
        <w:rPr>
          <w:rFonts w:ascii="Consolas" w:hAnsi="Consolas" w:cs="宋体"/>
          <w:b/>
          <w:bCs/>
          <w:color w:val="267F99"/>
          <w:kern w:val="0"/>
          <w:sz w:val="24"/>
        </w:rPr>
        <w:t>int</w:t>
      </w:r>
      <w:proofErr w:type="spellEnd"/>
      <w:r w:rsidRPr="000A1691">
        <w:rPr>
          <w:rFonts w:ascii="Consolas" w:hAnsi="Consolas" w:cs="宋体"/>
          <w:b/>
          <w:bCs/>
          <w:color w:val="000000"/>
          <w:kern w:val="0"/>
          <w:sz w:val="24"/>
        </w:rPr>
        <w:t xml:space="preserve"> </w:t>
      </w:r>
      <w:r w:rsidRPr="000A1691">
        <w:rPr>
          <w:rFonts w:ascii="Consolas" w:hAnsi="Consolas" w:cs="宋体"/>
          <w:b/>
          <w:bCs/>
          <w:color w:val="001080"/>
          <w:kern w:val="0"/>
          <w:sz w:val="24"/>
        </w:rPr>
        <w:t>D</w:t>
      </w:r>
      <w:r w:rsidRPr="000A1691">
        <w:rPr>
          <w:rFonts w:ascii="Consolas" w:hAnsi="Consolas" w:cs="宋体"/>
          <w:b/>
          <w:bCs/>
          <w:color w:val="000000"/>
          <w:kern w:val="0"/>
          <w:sz w:val="24"/>
        </w:rPr>
        <w:t xml:space="preserve"> = </w:t>
      </w:r>
      <w:proofErr w:type="spellStart"/>
      <w:r w:rsidRPr="000A1691">
        <w:rPr>
          <w:rFonts w:ascii="Consolas" w:hAnsi="Consolas" w:cs="宋体"/>
          <w:b/>
          <w:bCs/>
          <w:color w:val="001080"/>
          <w:kern w:val="0"/>
          <w:sz w:val="24"/>
        </w:rPr>
        <w:t>C</w:t>
      </w:r>
      <w:r w:rsidRPr="000A1691">
        <w:rPr>
          <w:rFonts w:ascii="Consolas" w:hAnsi="Consolas" w:cs="宋体"/>
          <w:b/>
          <w:bCs/>
          <w:color w:val="000000"/>
          <w:kern w:val="0"/>
          <w:sz w:val="24"/>
        </w:rPr>
        <w:t>.</w:t>
      </w:r>
      <w:r w:rsidRPr="000A1691">
        <w:rPr>
          <w:rFonts w:ascii="Consolas" w:hAnsi="Consolas" w:cs="宋体"/>
          <w:b/>
          <w:bCs/>
          <w:color w:val="795E26"/>
          <w:kern w:val="0"/>
          <w:sz w:val="24"/>
        </w:rPr>
        <w:t>get</w:t>
      </w:r>
      <w:proofErr w:type="spellEnd"/>
      <w:r w:rsidRPr="000A1691">
        <w:rPr>
          <w:rFonts w:ascii="Consolas" w:hAnsi="Consolas" w:cs="宋体"/>
          <w:b/>
          <w:bCs/>
          <w:color w:val="000000"/>
          <w:kern w:val="0"/>
          <w:sz w:val="24"/>
        </w:rPr>
        <w:t>(</w:t>
      </w:r>
      <w:proofErr w:type="spellStart"/>
      <w:r w:rsidRPr="000A1691">
        <w:rPr>
          <w:rFonts w:ascii="Consolas" w:hAnsi="Consolas" w:cs="宋体"/>
          <w:b/>
          <w:bCs/>
          <w:color w:val="001080"/>
          <w:kern w:val="0"/>
          <w:sz w:val="24"/>
        </w:rPr>
        <w:t>Calendar</w:t>
      </w:r>
      <w:r w:rsidRPr="000A1691">
        <w:rPr>
          <w:rFonts w:ascii="Consolas" w:hAnsi="Consolas" w:cs="宋体"/>
          <w:b/>
          <w:bCs/>
          <w:color w:val="000000"/>
          <w:kern w:val="0"/>
          <w:sz w:val="24"/>
        </w:rPr>
        <w:t>.</w:t>
      </w:r>
      <w:r w:rsidRPr="000A1691">
        <w:rPr>
          <w:rFonts w:ascii="Consolas" w:hAnsi="Consolas" w:cs="宋体"/>
          <w:b/>
          <w:bCs/>
          <w:color w:val="001080"/>
          <w:kern w:val="0"/>
          <w:sz w:val="24"/>
        </w:rPr>
        <w:t>DAY_OF_WEEK</w:t>
      </w:r>
      <w:proofErr w:type="spellEnd"/>
      <w:r w:rsidRPr="000A1691">
        <w:rPr>
          <w:rFonts w:ascii="Consolas" w:hAnsi="Consolas" w:cs="宋体"/>
          <w:b/>
          <w:bCs/>
          <w:color w:val="000000"/>
          <w:kern w:val="0"/>
          <w:sz w:val="24"/>
        </w:rPr>
        <w:t>)-</w:t>
      </w:r>
      <w:r w:rsidRPr="000A1691">
        <w:rPr>
          <w:rFonts w:ascii="Consolas" w:hAnsi="Consolas" w:cs="宋体"/>
          <w:b/>
          <w:bCs/>
          <w:color w:val="09885A"/>
          <w:kern w:val="0"/>
          <w:sz w:val="24"/>
        </w:rPr>
        <w:t>1</w:t>
      </w:r>
      <w:r w:rsidRPr="000A1691">
        <w:rPr>
          <w:rFonts w:ascii="Consolas" w:hAnsi="Consolas" w:cs="宋体"/>
          <w:b/>
          <w:bCs/>
          <w:color w:val="000000"/>
          <w:kern w:val="0"/>
          <w:sz w:val="24"/>
        </w:rPr>
        <w:t>;</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spellStart"/>
      <w:r w:rsidRPr="000A1691">
        <w:rPr>
          <w:rFonts w:ascii="Consolas" w:hAnsi="Consolas" w:cs="宋体"/>
          <w:b/>
          <w:bCs/>
          <w:color w:val="267F99"/>
          <w:kern w:val="0"/>
          <w:sz w:val="24"/>
        </w:rPr>
        <w:t>int</w:t>
      </w:r>
      <w:proofErr w:type="spellEnd"/>
      <w:r w:rsidRPr="000A1691">
        <w:rPr>
          <w:rFonts w:ascii="Consolas" w:hAnsi="Consolas" w:cs="宋体"/>
          <w:b/>
          <w:bCs/>
          <w:color w:val="000000"/>
          <w:kern w:val="0"/>
          <w:sz w:val="24"/>
        </w:rPr>
        <w:t xml:space="preserve"> </w:t>
      </w:r>
      <w:r w:rsidRPr="000A1691">
        <w:rPr>
          <w:rFonts w:ascii="Consolas" w:hAnsi="Consolas" w:cs="宋体"/>
          <w:b/>
          <w:bCs/>
          <w:color w:val="001080"/>
          <w:kern w:val="0"/>
          <w:sz w:val="24"/>
        </w:rPr>
        <w:t>day</w:t>
      </w:r>
      <w:r w:rsidRPr="000A1691">
        <w:rPr>
          <w:rFonts w:ascii="Consolas" w:hAnsi="Consolas" w:cs="宋体"/>
          <w:b/>
          <w:bCs/>
          <w:color w:val="000000"/>
          <w:kern w:val="0"/>
          <w:sz w:val="24"/>
        </w:rPr>
        <w:t xml:space="preserve"> = </w:t>
      </w:r>
      <w:r w:rsidRPr="000A1691">
        <w:rPr>
          <w:rFonts w:ascii="Consolas" w:hAnsi="Consolas" w:cs="宋体"/>
          <w:b/>
          <w:bCs/>
          <w:color w:val="09885A"/>
          <w:kern w:val="0"/>
          <w:sz w:val="24"/>
        </w:rPr>
        <w:t>0</w:t>
      </w:r>
      <w:r w:rsidRPr="000A1691">
        <w:rPr>
          <w:rFonts w:ascii="Consolas" w:hAnsi="Consolas" w:cs="宋体"/>
          <w:b/>
          <w:bCs/>
          <w:color w:val="000000"/>
          <w:kern w:val="0"/>
          <w:sz w:val="24"/>
        </w:rPr>
        <w:t>;</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gramStart"/>
      <w:r w:rsidRPr="000A1691">
        <w:rPr>
          <w:rFonts w:ascii="Consolas" w:hAnsi="Consolas" w:cs="宋体"/>
          <w:b/>
          <w:bCs/>
          <w:color w:val="AF00DB"/>
          <w:kern w:val="0"/>
          <w:sz w:val="24"/>
        </w:rPr>
        <w:t>if</w:t>
      </w:r>
      <w:r w:rsidRPr="000A1691">
        <w:rPr>
          <w:rFonts w:ascii="Consolas" w:hAnsi="Consolas" w:cs="宋体"/>
          <w:b/>
          <w:bCs/>
          <w:color w:val="000000"/>
          <w:kern w:val="0"/>
          <w:sz w:val="24"/>
        </w:rPr>
        <w:t>(</w:t>
      </w:r>
      <w:proofErr w:type="gramEnd"/>
      <w:r w:rsidRPr="000A1691">
        <w:rPr>
          <w:rFonts w:ascii="Consolas" w:hAnsi="Consolas" w:cs="宋体"/>
          <w:b/>
          <w:bCs/>
          <w:color w:val="000000"/>
          <w:kern w:val="0"/>
          <w:sz w:val="24"/>
        </w:rPr>
        <w:t xml:space="preserve">month == </w:t>
      </w:r>
      <w:r w:rsidRPr="000A1691">
        <w:rPr>
          <w:rFonts w:ascii="Consolas" w:hAnsi="Consolas" w:cs="宋体"/>
          <w:b/>
          <w:bCs/>
          <w:color w:val="09885A"/>
          <w:kern w:val="0"/>
          <w:sz w:val="24"/>
        </w:rPr>
        <w:t>1</w:t>
      </w:r>
      <w:r w:rsidRPr="000A1691">
        <w:rPr>
          <w:rFonts w:ascii="Consolas" w:hAnsi="Consolas" w:cs="宋体"/>
          <w:b/>
          <w:bCs/>
          <w:color w:val="000000"/>
          <w:kern w:val="0"/>
          <w:sz w:val="24"/>
        </w:rPr>
        <w:t xml:space="preserve">||month == </w:t>
      </w:r>
      <w:r w:rsidRPr="000A1691">
        <w:rPr>
          <w:rFonts w:ascii="Consolas" w:hAnsi="Consolas" w:cs="宋体"/>
          <w:b/>
          <w:bCs/>
          <w:color w:val="09885A"/>
          <w:kern w:val="0"/>
          <w:sz w:val="24"/>
        </w:rPr>
        <w:t>3</w:t>
      </w:r>
      <w:r w:rsidRPr="000A1691">
        <w:rPr>
          <w:rFonts w:ascii="Consolas" w:hAnsi="Consolas" w:cs="宋体"/>
          <w:b/>
          <w:bCs/>
          <w:color w:val="000000"/>
          <w:kern w:val="0"/>
          <w:sz w:val="24"/>
        </w:rPr>
        <w:t xml:space="preserve">||month == </w:t>
      </w:r>
      <w:r w:rsidRPr="000A1691">
        <w:rPr>
          <w:rFonts w:ascii="Consolas" w:hAnsi="Consolas" w:cs="宋体"/>
          <w:b/>
          <w:bCs/>
          <w:color w:val="09885A"/>
          <w:kern w:val="0"/>
          <w:sz w:val="24"/>
        </w:rPr>
        <w:t>5</w:t>
      </w:r>
      <w:r w:rsidRPr="000A1691">
        <w:rPr>
          <w:rFonts w:ascii="Consolas" w:hAnsi="Consolas" w:cs="宋体"/>
          <w:b/>
          <w:bCs/>
          <w:color w:val="000000"/>
          <w:kern w:val="0"/>
          <w:sz w:val="24"/>
        </w:rPr>
        <w:t xml:space="preserve">||month == </w:t>
      </w:r>
      <w:r w:rsidRPr="000A1691">
        <w:rPr>
          <w:rFonts w:ascii="Consolas" w:hAnsi="Consolas" w:cs="宋体"/>
          <w:b/>
          <w:bCs/>
          <w:color w:val="09885A"/>
          <w:kern w:val="0"/>
          <w:sz w:val="24"/>
        </w:rPr>
        <w:t>7</w:t>
      </w:r>
      <w:r w:rsidRPr="000A1691">
        <w:rPr>
          <w:rFonts w:ascii="Consolas" w:hAnsi="Consolas" w:cs="宋体"/>
          <w:b/>
          <w:bCs/>
          <w:color w:val="000000"/>
          <w:kern w:val="0"/>
          <w:sz w:val="24"/>
        </w:rPr>
        <w:t xml:space="preserve">||month == </w:t>
      </w:r>
      <w:r w:rsidRPr="000A1691">
        <w:rPr>
          <w:rFonts w:ascii="Consolas" w:hAnsi="Consolas" w:cs="宋体"/>
          <w:b/>
          <w:bCs/>
          <w:color w:val="09885A"/>
          <w:kern w:val="0"/>
          <w:sz w:val="24"/>
        </w:rPr>
        <w:t>8</w:t>
      </w:r>
      <w:r w:rsidRPr="000A1691">
        <w:rPr>
          <w:rFonts w:ascii="Consolas" w:hAnsi="Consolas" w:cs="宋体"/>
          <w:b/>
          <w:bCs/>
          <w:color w:val="000000"/>
          <w:kern w:val="0"/>
          <w:sz w:val="24"/>
        </w:rPr>
        <w:t xml:space="preserve">||month == </w:t>
      </w:r>
      <w:r w:rsidRPr="000A1691">
        <w:rPr>
          <w:rFonts w:ascii="Consolas" w:hAnsi="Consolas" w:cs="宋体"/>
          <w:b/>
          <w:bCs/>
          <w:color w:val="09885A"/>
          <w:kern w:val="0"/>
          <w:sz w:val="24"/>
        </w:rPr>
        <w:t>10</w:t>
      </w:r>
      <w:r w:rsidRPr="000A1691">
        <w:rPr>
          <w:rFonts w:ascii="Consolas" w:hAnsi="Consolas" w:cs="宋体"/>
          <w:b/>
          <w:bCs/>
          <w:color w:val="000000"/>
          <w:kern w:val="0"/>
          <w:sz w:val="24"/>
        </w:rPr>
        <w:t xml:space="preserve">||month == </w:t>
      </w:r>
      <w:r w:rsidRPr="000A1691">
        <w:rPr>
          <w:rFonts w:ascii="Consolas" w:hAnsi="Consolas" w:cs="宋体"/>
          <w:b/>
          <w:bCs/>
          <w:color w:val="09885A"/>
          <w:kern w:val="0"/>
          <w:sz w:val="24"/>
        </w:rPr>
        <w:t>12</w:t>
      </w:r>
      <w:r w:rsidRPr="000A1691">
        <w:rPr>
          <w:rFonts w:ascii="Consolas" w:hAnsi="Consolas" w:cs="宋体"/>
          <w:b/>
          <w:bCs/>
          <w:color w:val="000000"/>
          <w:kern w:val="0"/>
          <w:sz w:val="24"/>
        </w:rPr>
        <w:t>)</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day = </w:t>
      </w:r>
      <w:r w:rsidRPr="000A1691">
        <w:rPr>
          <w:rFonts w:ascii="Consolas" w:hAnsi="Consolas" w:cs="宋体"/>
          <w:b/>
          <w:bCs/>
          <w:color w:val="09885A"/>
          <w:kern w:val="0"/>
          <w:sz w:val="24"/>
        </w:rPr>
        <w:t>31</w:t>
      </w:r>
      <w:r w:rsidRPr="000A1691">
        <w:rPr>
          <w:rFonts w:ascii="Consolas" w:hAnsi="Consolas" w:cs="宋体"/>
          <w:b/>
          <w:bCs/>
          <w:color w:val="000000"/>
          <w:kern w:val="0"/>
          <w:sz w:val="24"/>
        </w:rPr>
        <w:t xml:space="preserve">; </w:t>
      </w:r>
      <w:r w:rsidRPr="000A1691">
        <w:rPr>
          <w:rFonts w:ascii="Consolas" w:hAnsi="Consolas" w:cs="宋体"/>
          <w:b/>
          <w:bCs/>
          <w:color w:val="008000"/>
          <w:kern w:val="0"/>
          <w:sz w:val="24"/>
        </w:rPr>
        <w:t>//1 3 5 7 8 10 12 they have 31 days a month</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else</w:t>
      </w:r>
      <w:r w:rsidRPr="000A1691">
        <w:rPr>
          <w:rFonts w:ascii="Consolas" w:hAnsi="Consolas" w:cs="宋体"/>
          <w:b/>
          <w:bCs/>
          <w:color w:val="000000"/>
          <w:kern w:val="0"/>
          <w:sz w:val="24"/>
        </w:rPr>
        <w:t xml:space="preserve"> </w:t>
      </w:r>
      <w:proofErr w:type="gramStart"/>
      <w:r w:rsidRPr="000A1691">
        <w:rPr>
          <w:rFonts w:ascii="Consolas" w:hAnsi="Consolas" w:cs="宋体"/>
          <w:b/>
          <w:bCs/>
          <w:color w:val="AF00DB"/>
          <w:kern w:val="0"/>
          <w:sz w:val="24"/>
        </w:rPr>
        <w:t>if</w:t>
      </w:r>
      <w:r w:rsidRPr="000A1691">
        <w:rPr>
          <w:rFonts w:ascii="Consolas" w:hAnsi="Consolas" w:cs="宋体"/>
          <w:b/>
          <w:bCs/>
          <w:color w:val="000000"/>
          <w:kern w:val="0"/>
          <w:sz w:val="24"/>
        </w:rPr>
        <w:t>(</w:t>
      </w:r>
      <w:proofErr w:type="gramEnd"/>
      <w:r w:rsidRPr="000A1691">
        <w:rPr>
          <w:rFonts w:ascii="Consolas" w:hAnsi="Consolas" w:cs="宋体"/>
          <w:b/>
          <w:bCs/>
          <w:color w:val="000000"/>
          <w:kern w:val="0"/>
          <w:sz w:val="24"/>
        </w:rPr>
        <w:t xml:space="preserve">month == </w:t>
      </w:r>
      <w:r w:rsidRPr="000A1691">
        <w:rPr>
          <w:rFonts w:ascii="Consolas" w:hAnsi="Consolas" w:cs="宋体"/>
          <w:b/>
          <w:bCs/>
          <w:color w:val="09885A"/>
          <w:kern w:val="0"/>
          <w:sz w:val="24"/>
        </w:rPr>
        <w:t>4</w:t>
      </w:r>
      <w:r w:rsidRPr="000A1691">
        <w:rPr>
          <w:rFonts w:ascii="Consolas" w:hAnsi="Consolas" w:cs="宋体"/>
          <w:b/>
          <w:bCs/>
          <w:color w:val="000000"/>
          <w:kern w:val="0"/>
          <w:sz w:val="24"/>
        </w:rPr>
        <w:t xml:space="preserve">||month == </w:t>
      </w:r>
      <w:r w:rsidRPr="000A1691">
        <w:rPr>
          <w:rFonts w:ascii="Consolas" w:hAnsi="Consolas" w:cs="宋体"/>
          <w:b/>
          <w:bCs/>
          <w:color w:val="09885A"/>
          <w:kern w:val="0"/>
          <w:sz w:val="24"/>
        </w:rPr>
        <w:t>6</w:t>
      </w:r>
      <w:r w:rsidRPr="000A1691">
        <w:rPr>
          <w:rFonts w:ascii="Consolas" w:hAnsi="Consolas" w:cs="宋体"/>
          <w:b/>
          <w:bCs/>
          <w:color w:val="000000"/>
          <w:kern w:val="0"/>
          <w:sz w:val="24"/>
        </w:rPr>
        <w:t xml:space="preserve">||month == </w:t>
      </w:r>
      <w:r w:rsidRPr="000A1691">
        <w:rPr>
          <w:rFonts w:ascii="Consolas" w:hAnsi="Consolas" w:cs="宋体"/>
          <w:b/>
          <w:bCs/>
          <w:color w:val="09885A"/>
          <w:kern w:val="0"/>
          <w:sz w:val="24"/>
        </w:rPr>
        <w:t>9</w:t>
      </w:r>
      <w:r w:rsidRPr="000A1691">
        <w:rPr>
          <w:rFonts w:ascii="Consolas" w:hAnsi="Consolas" w:cs="宋体"/>
          <w:b/>
          <w:bCs/>
          <w:color w:val="000000"/>
          <w:kern w:val="0"/>
          <w:sz w:val="24"/>
        </w:rPr>
        <w:t xml:space="preserve">||month == </w:t>
      </w:r>
      <w:r w:rsidRPr="000A1691">
        <w:rPr>
          <w:rFonts w:ascii="Consolas" w:hAnsi="Consolas" w:cs="宋体"/>
          <w:b/>
          <w:bCs/>
          <w:color w:val="09885A"/>
          <w:kern w:val="0"/>
          <w:sz w:val="24"/>
        </w:rPr>
        <w:t>11</w:t>
      </w:r>
      <w:r w:rsidRPr="000A1691">
        <w:rPr>
          <w:rFonts w:ascii="Consolas" w:hAnsi="Consolas" w:cs="宋体"/>
          <w:b/>
          <w:bCs/>
          <w:color w:val="000000"/>
          <w:kern w:val="0"/>
          <w:sz w:val="24"/>
        </w:rPr>
        <w:t>)</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day = </w:t>
      </w:r>
      <w:r w:rsidRPr="000A1691">
        <w:rPr>
          <w:rFonts w:ascii="Consolas" w:hAnsi="Consolas" w:cs="宋体"/>
          <w:b/>
          <w:bCs/>
          <w:color w:val="09885A"/>
          <w:kern w:val="0"/>
          <w:sz w:val="24"/>
        </w:rPr>
        <w:t>30</w:t>
      </w:r>
      <w:r w:rsidRPr="000A1691">
        <w:rPr>
          <w:rFonts w:ascii="Consolas" w:hAnsi="Consolas" w:cs="宋体"/>
          <w:b/>
          <w:bCs/>
          <w:color w:val="000000"/>
          <w:kern w:val="0"/>
          <w:sz w:val="24"/>
        </w:rPr>
        <w:t xml:space="preserve">; </w:t>
      </w:r>
      <w:r w:rsidRPr="000A1691">
        <w:rPr>
          <w:rFonts w:ascii="Consolas" w:hAnsi="Consolas" w:cs="宋体"/>
          <w:b/>
          <w:bCs/>
          <w:color w:val="008000"/>
          <w:kern w:val="0"/>
          <w:sz w:val="24"/>
        </w:rPr>
        <w:t>//4 6 9 11 they have 30 days a month</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else</w:t>
      </w:r>
      <w:r w:rsidRPr="000A1691">
        <w:rPr>
          <w:rFonts w:ascii="Consolas" w:hAnsi="Consolas" w:cs="宋体"/>
          <w:b/>
          <w:bCs/>
          <w:color w:val="000000"/>
          <w:kern w:val="0"/>
          <w:sz w:val="24"/>
        </w:rPr>
        <w:t xml:space="preserve"> </w:t>
      </w:r>
      <w:proofErr w:type="gramStart"/>
      <w:r w:rsidRPr="000A1691">
        <w:rPr>
          <w:rFonts w:ascii="Consolas" w:hAnsi="Consolas" w:cs="宋体"/>
          <w:b/>
          <w:bCs/>
          <w:color w:val="AF00DB"/>
          <w:kern w:val="0"/>
          <w:sz w:val="24"/>
        </w:rPr>
        <w:t>if</w:t>
      </w:r>
      <w:r w:rsidRPr="000A1691">
        <w:rPr>
          <w:rFonts w:ascii="Consolas" w:hAnsi="Consolas" w:cs="宋体"/>
          <w:b/>
          <w:bCs/>
          <w:color w:val="000000"/>
          <w:kern w:val="0"/>
          <w:sz w:val="24"/>
        </w:rPr>
        <w:t>(</w:t>
      </w:r>
      <w:proofErr w:type="gramEnd"/>
      <w:r w:rsidRPr="000A1691">
        <w:rPr>
          <w:rFonts w:ascii="Consolas" w:hAnsi="Consolas" w:cs="宋体"/>
          <w:b/>
          <w:bCs/>
          <w:color w:val="000000"/>
          <w:kern w:val="0"/>
          <w:sz w:val="24"/>
        </w:rPr>
        <w:t xml:space="preserve">month == </w:t>
      </w:r>
      <w:r w:rsidRPr="000A1691">
        <w:rPr>
          <w:rFonts w:ascii="Consolas" w:hAnsi="Consolas" w:cs="宋体"/>
          <w:b/>
          <w:bCs/>
          <w:color w:val="09885A"/>
          <w:kern w:val="0"/>
          <w:sz w:val="24"/>
        </w:rPr>
        <w:t>2</w:t>
      </w:r>
      <w:r w:rsidRPr="000A1691">
        <w:rPr>
          <w:rFonts w:ascii="Consolas" w:hAnsi="Consolas" w:cs="宋体"/>
          <w:b/>
          <w:bCs/>
          <w:color w:val="000000"/>
          <w:kern w:val="0"/>
          <w:sz w:val="24"/>
        </w:rPr>
        <w:t>){</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gramStart"/>
      <w:r w:rsidRPr="000A1691">
        <w:rPr>
          <w:rFonts w:ascii="Consolas" w:hAnsi="Consolas" w:cs="宋体"/>
          <w:b/>
          <w:bCs/>
          <w:color w:val="AF00DB"/>
          <w:kern w:val="0"/>
          <w:sz w:val="24"/>
        </w:rPr>
        <w:t>if</w:t>
      </w:r>
      <w:r w:rsidRPr="000A1691">
        <w:rPr>
          <w:rFonts w:ascii="Consolas" w:hAnsi="Consolas" w:cs="宋体"/>
          <w:b/>
          <w:bCs/>
          <w:color w:val="000000"/>
          <w:kern w:val="0"/>
          <w:sz w:val="24"/>
        </w:rPr>
        <w:t>(</w:t>
      </w:r>
      <w:proofErr w:type="gramEnd"/>
      <w:r w:rsidRPr="000A1691">
        <w:rPr>
          <w:rFonts w:ascii="Consolas" w:hAnsi="Consolas" w:cs="宋体"/>
          <w:b/>
          <w:bCs/>
          <w:color w:val="000000"/>
          <w:kern w:val="0"/>
          <w:sz w:val="24"/>
        </w:rPr>
        <w:t xml:space="preserve">((year % </w:t>
      </w:r>
      <w:r w:rsidRPr="000A1691">
        <w:rPr>
          <w:rFonts w:ascii="Consolas" w:hAnsi="Consolas" w:cs="宋体"/>
          <w:b/>
          <w:bCs/>
          <w:color w:val="09885A"/>
          <w:kern w:val="0"/>
          <w:sz w:val="24"/>
        </w:rPr>
        <w:t>4</w:t>
      </w:r>
      <w:r w:rsidRPr="000A1691">
        <w:rPr>
          <w:rFonts w:ascii="Consolas" w:hAnsi="Consolas" w:cs="宋体"/>
          <w:b/>
          <w:bCs/>
          <w:color w:val="000000"/>
          <w:kern w:val="0"/>
          <w:sz w:val="24"/>
        </w:rPr>
        <w:t xml:space="preserve"> == </w:t>
      </w:r>
      <w:r w:rsidRPr="000A1691">
        <w:rPr>
          <w:rFonts w:ascii="Consolas" w:hAnsi="Consolas" w:cs="宋体"/>
          <w:b/>
          <w:bCs/>
          <w:color w:val="09885A"/>
          <w:kern w:val="0"/>
          <w:sz w:val="24"/>
        </w:rPr>
        <w:t>0</w:t>
      </w:r>
      <w:r w:rsidRPr="000A1691">
        <w:rPr>
          <w:rFonts w:ascii="Consolas" w:hAnsi="Consolas" w:cs="宋体"/>
          <w:b/>
          <w:bCs/>
          <w:color w:val="000000"/>
          <w:kern w:val="0"/>
          <w:sz w:val="24"/>
        </w:rPr>
        <w:t xml:space="preserve">)&amp;&amp;(year % </w:t>
      </w:r>
      <w:r w:rsidRPr="000A1691">
        <w:rPr>
          <w:rFonts w:ascii="Consolas" w:hAnsi="Consolas" w:cs="宋体"/>
          <w:b/>
          <w:bCs/>
          <w:color w:val="09885A"/>
          <w:kern w:val="0"/>
          <w:sz w:val="24"/>
        </w:rPr>
        <w:t>100</w:t>
      </w:r>
      <w:r w:rsidRPr="000A1691">
        <w:rPr>
          <w:rFonts w:ascii="Consolas" w:hAnsi="Consolas" w:cs="宋体"/>
          <w:b/>
          <w:bCs/>
          <w:color w:val="000000"/>
          <w:kern w:val="0"/>
          <w:sz w:val="24"/>
        </w:rPr>
        <w:t xml:space="preserve">!= </w:t>
      </w:r>
      <w:r w:rsidRPr="000A1691">
        <w:rPr>
          <w:rFonts w:ascii="Consolas" w:hAnsi="Consolas" w:cs="宋体"/>
          <w:b/>
          <w:bCs/>
          <w:color w:val="09885A"/>
          <w:kern w:val="0"/>
          <w:sz w:val="24"/>
        </w:rPr>
        <w:t>0</w:t>
      </w:r>
      <w:r w:rsidRPr="000A1691">
        <w:rPr>
          <w:rFonts w:ascii="Consolas" w:hAnsi="Consolas" w:cs="宋体"/>
          <w:b/>
          <w:bCs/>
          <w:color w:val="000000"/>
          <w:kern w:val="0"/>
          <w:sz w:val="24"/>
        </w:rPr>
        <w:t xml:space="preserve">))||(year % </w:t>
      </w:r>
      <w:r w:rsidRPr="000A1691">
        <w:rPr>
          <w:rFonts w:ascii="Consolas" w:hAnsi="Consolas" w:cs="宋体"/>
          <w:b/>
          <w:bCs/>
          <w:color w:val="09885A"/>
          <w:kern w:val="0"/>
          <w:sz w:val="24"/>
        </w:rPr>
        <w:t>400</w:t>
      </w:r>
      <w:r w:rsidRPr="000A1691">
        <w:rPr>
          <w:rFonts w:ascii="Consolas" w:hAnsi="Consolas" w:cs="宋体"/>
          <w:b/>
          <w:bCs/>
          <w:color w:val="000000"/>
          <w:kern w:val="0"/>
          <w:sz w:val="24"/>
        </w:rPr>
        <w:t xml:space="preserve"> == </w:t>
      </w:r>
      <w:r w:rsidRPr="000A1691">
        <w:rPr>
          <w:rFonts w:ascii="Consolas" w:hAnsi="Consolas" w:cs="宋体"/>
          <w:b/>
          <w:bCs/>
          <w:color w:val="09885A"/>
          <w:kern w:val="0"/>
          <w:sz w:val="24"/>
        </w:rPr>
        <w:t>0</w:t>
      </w:r>
      <w:r w:rsidRPr="000A1691">
        <w:rPr>
          <w:rFonts w:ascii="Consolas" w:hAnsi="Consolas" w:cs="宋体"/>
          <w:b/>
          <w:bCs/>
          <w:color w:val="000000"/>
          <w:kern w:val="0"/>
          <w:sz w:val="24"/>
        </w:rPr>
        <w:t>))</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lastRenderedPageBreak/>
        <w:t xml:space="preserve">                day = </w:t>
      </w:r>
      <w:r w:rsidRPr="000A1691">
        <w:rPr>
          <w:rFonts w:ascii="Consolas" w:hAnsi="Consolas" w:cs="宋体"/>
          <w:b/>
          <w:bCs/>
          <w:color w:val="09885A"/>
          <w:kern w:val="0"/>
          <w:sz w:val="24"/>
        </w:rPr>
        <w:t>29</w:t>
      </w:r>
      <w:r w:rsidRPr="000A1691">
        <w:rPr>
          <w:rFonts w:ascii="Consolas" w:hAnsi="Consolas" w:cs="宋体"/>
          <w:b/>
          <w:bCs/>
          <w:color w:val="000000"/>
          <w:kern w:val="0"/>
          <w:sz w:val="24"/>
        </w:rPr>
        <w:t xml:space="preserve">; </w:t>
      </w:r>
      <w:r w:rsidRPr="000A1691">
        <w:rPr>
          <w:rFonts w:ascii="Consolas" w:hAnsi="Consolas" w:cs="宋体"/>
          <w:b/>
          <w:bCs/>
          <w:color w:val="008000"/>
          <w:kern w:val="0"/>
          <w:sz w:val="24"/>
        </w:rPr>
        <w:t xml:space="preserve">//sometimes </w:t>
      </w:r>
      <w:proofErr w:type="gramStart"/>
      <w:r w:rsidRPr="000A1691">
        <w:rPr>
          <w:rFonts w:ascii="Consolas" w:hAnsi="Consolas" w:cs="宋体"/>
          <w:b/>
          <w:bCs/>
          <w:color w:val="008000"/>
          <w:kern w:val="0"/>
          <w:sz w:val="24"/>
        </w:rPr>
        <w:t>29  otherwise</w:t>
      </w:r>
      <w:proofErr w:type="gramEnd"/>
      <w:r w:rsidRPr="000A1691">
        <w:rPr>
          <w:rFonts w:ascii="Consolas" w:hAnsi="Consolas" w:cs="宋体"/>
          <w:b/>
          <w:bCs/>
          <w:color w:val="008000"/>
          <w:kern w:val="0"/>
          <w:sz w:val="24"/>
        </w:rPr>
        <w:t xml:space="preserve"> 28</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else</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day = </w:t>
      </w:r>
      <w:r w:rsidRPr="000A1691">
        <w:rPr>
          <w:rFonts w:ascii="Consolas" w:hAnsi="Consolas" w:cs="宋体"/>
          <w:b/>
          <w:bCs/>
          <w:color w:val="09885A"/>
          <w:kern w:val="0"/>
          <w:sz w:val="24"/>
        </w:rPr>
        <w:t>28</w:t>
      </w:r>
      <w:r w:rsidRPr="000A1691">
        <w:rPr>
          <w:rFonts w:ascii="Consolas" w:hAnsi="Consolas" w:cs="宋体"/>
          <w:b/>
          <w:bCs/>
          <w:color w:val="000000"/>
          <w:kern w:val="0"/>
          <w:sz w:val="24"/>
        </w:rPr>
        <w:t xml:space="preserve">;  </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gramStart"/>
      <w:r w:rsidRPr="000A1691">
        <w:rPr>
          <w:rFonts w:ascii="Consolas" w:hAnsi="Consolas" w:cs="宋体"/>
          <w:b/>
          <w:bCs/>
          <w:color w:val="AF00DB"/>
          <w:kern w:val="0"/>
          <w:sz w:val="24"/>
        </w:rPr>
        <w:t>for</w:t>
      </w:r>
      <w:r w:rsidRPr="000A1691">
        <w:rPr>
          <w:rFonts w:ascii="Consolas" w:hAnsi="Consolas" w:cs="宋体"/>
          <w:b/>
          <w:bCs/>
          <w:color w:val="000000"/>
          <w:kern w:val="0"/>
          <w:sz w:val="24"/>
        </w:rPr>
        <w:t>(</w:t>
      </w:r>
      <w:proofErr w:type="spellStart"/>
      <w:proofErr w:type="gramEnd"/>
      <w:r w:rsidRPr="000A1691">
        <w:rPr>
          <w:rFonts w:ascii="Consolas" w:hAnsi="Consolas" w:cs="宋体"/>
          <w:b/>
          <w:bCs/>
          <w:color w:val="267F99"/>
          <w:kern w:val="0"/>
          <w:sz w:val="24"/>
        </w:rPr>
        <w:t>int</w:t>
      </w:r>
      <w:proofErr w:type="spellEnd"/>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i</w:t>
      </w:r>
      <w:proofErr w:type="spellEnd"/>
      <w:r w:rsidRPr="000A1691">
        <w:rPr>
          <w:rFonts w:ascii="Consolas" w:hAnsi="Consolas" w:cs="宋体"/>
          <w:b/>
          <w:bCs/>
          <w:color w:val="000000"/>
          <w:kern w:val="0"/>
          <w:sz w:val="24"/>
        </w:rPr>
        <w:t xml:space="preserve"> = D, n = </w:t>
      </w:r>
      <w:r w:rsidRPr="000A1691">
        <w:rPr>
          <w:rFonts w:ascii="Consolas" w:hAnsi="Consolas" w:cs="宋体"/>
          <w:b/>
          <w:bCs/>
          <w:color w:val="09885A"/>
          <w:kern w:val="0"/>
          <w:sz w:val="24"/>
        </w:rPr>
        <w:t>1</w:t>
      </w:r>
      <w:r w:rsidRPr="000A1691">
        <w:rPr>
          <w:rFonts w:ascii="Consolas" w:hAnsi="Consolas" w:cs="宋体"/>
          <w:b/>
          <w:bCs/>
          <w:color w:val="000000"/>
          <w:kern w:val="0"/>
          <w:sz w:val="24"/>
        </w:rPr>
        <w:t xml:space="preserve">; </w:t>
      </w:r>
      <w:proofErr w:type="spellStart"/>
      <w:r w:rsidRPr="000A1691">
        <w:rPr>
          <w:rFonts w:ascii="Consolas" w:hAnsi="Consolas" w:cs="宋体"/>
          <w:b/>
          <w:bCs/>
          <w:color w:val="000000"/>
          <w:kern w:val="0"/>
          <w:sz w:val="24"/>
        </w:rPr>
        <w:t>i</w:t>
      </w:r>
      <w:proofErr w:type="spellEnd"/>
      <w:r w:rsidRPr="000A1691">
        <w:rPr>
          <w:rFonts w:ascii="Consolas" w:hAnsi="Consolas" w:cs="宋体"/>
          <w:b/>
          <w:bCs/>
          <w:color w:val="000000"/>
          <w:kern w:val="0"/>
          <w:sz w:val="24"/>
        </w:rPr>
        <w:t xml:space="preserve"> &lt; D + day; </w:t>
      </w:r>
      <w:proofErr w:type="spellStart"/>
      <w:r w:rsidRPr="000A1691">
        <w:rPr>
          <w:rFonts w:ascii="Consolas" w:hAnsi="Consolas" w:cs="宋体"/>
          <w:b/>
          <w:bCs/>
          <w:color w:val="000000"/>
          <w:kern w:val="0"/>
          <w:sz w:val="24"/>
        </w:rPr>
        <w:t>i</w:t>
      </w:r>
      <w:proofErr w:type="spellEnd"/>
      <w:r w:rsidRPr="000A1691">
        <w:rPr>
          <w:rFonts w:ascii="Consolas" w:hAnsi="Consolas" w:cs="宋体"/>
          <w:b/>
          <w:bCs/>
          <w:color w:val="000000"/>
          <w:kern w:val="0"/>
          <w:sz w:val="24"/>
        </w:rPr>
        <w:t>++){</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a[</w:t>
      </w:r>
      <w:proofErr w:type="spellStart"/>
      <w:r w:rsidRPr="000A1691">
        <w:rPr>
          <w:rFonts w:ascii="Consolas" w:hAnsi="Consolas" w:cs="宋体"/>
          <w:b/>
          <w:bCs/>
          <w:color w:val="000000"/>
          <w:kern w:val="0"/>
          <w:sz w:val="24"/>
        </w:rPr>
        <w:t>i</w:t>
      </w:r>
      <w:proofErr w:type="spellEnd"/>
      <w:r w:rsidRPr="000A1691">
        <w:rPr>
          <w:rFonts w:ascii="Consolas" w:hAnsi="Consolas" w:cs="宋体"/>
          <w:b/>
          <w:bCs/>
          <w:color w:val="000000"/>
          <w:kern w:val="0"/>
          <w:sz w:val="24"/>
        </w:rPr>
        <w:t xml:space="preserve">] = </w:t>
      </w:r>
      <w:proofErr w:type="spellStart"/>
      <w:r w:rsidRPr="000A1691">
        <w:rPr>
          <w:rFonts w:ascii="Consolas" w:hAnsi="Consolas" w:cs="宋体"/>
          <w:b/>
          <w:bCs/>
          <w:color w:val="001080"/>
          <w:kern w:val="0"/>
          <w:sz w:val="24"/>
        </w:rPr>
        <w:t>String</w:t>
      </w:r>
      <w:r w:rsidRPr="000A1691">
        <w:rPr>
          <w:rFonts w:ascii="Consolas" w:hAnsi="Consolas" w:cs="宋体"/>
          <w:b/>
          <w:bCs/>
          <w:color w:val="000000"/>
          <w:kern w:val="0"/>
          <w:sz w:val="24"/>
        </w:rPr>
        <w:t>.</w:t>
      </w:r>
      <w:r w:rsidRPr="000A1691">
        <w:rPr>
          <w:rFonts w:ascii="Consolas" w:hAnsi="Consolas" w:cs="宋体"/>
          <w:b/>
          <w:bCs/>
          <w:color w:val="795E26"/>
          <w:kern w:val="0"/>
          <w:sz w:val="24"/>
        </w:rPr>
        <w:t>valueOf</w:t>
      </w:r>
      <w:proofErr w:type="spellEnd"/>
      <w:r w:rsidRPr="000A1691">
        <w:rPr>
          <w:rFonts w:ascii="Consolas" w:hAnsi="Consolas" w:cs="宋体"/>
          <w:b/>
          <w:bCs/>
          <w:color w:val="000000"/>
          <w:kern w:val="0"/>
          <w:sz w:val="24"/>
        </w:rPr>
        <w:t>(n);</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n++;</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return</w:t>
      </w:r>
      <w:r w:rsidRPr="000A1691">
        <w:rPr>
          <w:rFonts w:ascii="Consolas" w:hAnsi="Consolas" w:cs="宋体"/>
          <w:b/>
          <w:bCs/>
          <w:color w:val="000000"/>
          <w:kern w:val="0"/>
          <w:sz w:val="24"/>
        </w:rPr>
        <w:t xml:space="preserve"> a;</w:t>
      </w:r>
    </w:p>
    <w:p w:rsidR="000A1691" w:rsidRPr="000A1691" w:rsidRDefault="000A1691" w:rsidP="00F578C6">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
    <w:p w:rsidR="000A1691" w:rsidRPr="00B53AE1" w:rsidRDefault="007D768B" w:rsidP="00B53AE1">
      <w:pPr>
        <w:pStyle w:val="af0"/>
        <w:jc w:val="left"/>
        <w:rPr>
          <w:rFonts w:ascii="黑体" w:eastAsia="黑体" w:hAnsi="黑体"/>
          <w:b w:val="0"/>
          <w:color w:val="0000FF"/>
          <w:sz w:val="28"/>
          <w:szCs w:val="28"/>
        </w:rPr>
      </w:pPr>
      <w:bookmarkStart w:id="32" w:name="_Toc11766706"/>
      <w:r>
        <w:rPr>
          <w:rFonts w:ascii="黑体" w:eastAsia="黑体" w:hAnsi="黑体" w:hint="eastAsia"/>
          <w:b w:val="0"/>
          <w:sz w:val="28"/>
          <w:szCs w:val="28"/>
        </w:rPr>
        <w:t>5.7</w:t>
      </w:r>
      <w:r>
        <w:rPr>
          <w:rFonts w:ascii="黑体" w:eastAsia="黑体" w:hAnsi="黑体"/>
          <w:b w:val="0"/>
          <w:sz w:val="28"/>
          <w:szCs w:val="28"/>
        </w:rPr>
        <w:t xml:space="preserve"> </w:t>
      </w:r>
      <w:proofErr w:type="spellStart"/>
      <w:r w:rsidRPr="009550E5">
        <w:rPr>
          <w:rFonts w:ascii="黑体" w:eastAsia="黑体" w:hAnsi="黑体"/>
          <w:b w:val="0"/>
          <w:sz w:val="28"/>
          <w:szCs w:val="28"/>
        </w:rPr>
        <w:t>Nice</w:t>
      </w:r>
      <w:r>
        <w:rPr>
          <w:rFonts w:ascii="黑体" w:eastAsia="黑体" w:hAnsi="黑体" w:hint="eastAsia"/>
          <w:b w:val="0"/>
          <w:sz w:val="28"/>
          <w:szCs w:val="28"/>
        </w:rPr>
        <w:t>Alarm</w:t>
      </w:r>
      <w:proofErr w:type="spellEnd"/>
      <w:r>
        <w:rPr>
          <w:rFonts w:ascii="黑体" w:eastAsia="黑体" w:hAnsi="黑体" w:hint="eastAsia"/>
          <w:b w:val="0"/>
          <w:sz w:val="28"/>
          <w:szCs w:val="28"/>
        </w:rPr>
        <w:t>类</w:t>
      </w:r>
      <w:bookmarkEnd w:id="32"/>
    </w:p>
    <w:p w:rsidR="000A1691" w:rsidRDefault="00CC24B6">
      <w:pPr>
        <w:spacing w:line="360" w:lineRule="auto"/>
        <w:ind w:firstLineChars="200" w:firstLine="420"/>
        <w:rPr>
          <w:rFonts w:ascii="宋体" w:hAnsi="宋体"/>
          <w:sz w:val="24"/>
        </w:rPr>
      </w:pPr>
      <w:r>
        <w:rPr>
          <w:noProof/>
        </w:rPr>
        <w:drawing>
          <wp:anchor distT="0" distB="0" distL="114300" distR="114300" simplePos="0" relativeHeight="251653120" behindDoc="1" locked="0" layoutInCell="1" allowOverlap="1" wp14:anchorId="49350457" wp14:editId="11F4677B">
            <wp:simplePos x="0" y="0"/>
            <wp:positionH relativeFrom="margin">
              <wp:align>center</wp:align>
            </wp:positionH>
            <wp:positionV relativeFrom="paragraph">
              <wp:posOffset>6985</wp:posOffset>
            </wp:positionV>
            <wp:extent cx="3039110" cy="2080260"/>
            <wp:effectExtent l="0" t="0" r="8890" b="0"/>
            <wp:wrapNone/>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39110" cy="2080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1691" w:rsidRDefault="000A1691">
      <w:pPr>
        <w:spacing w:line="360" w:lineRule="auto"/>
        <w:ind w:firstLineChars="200" w:firstLine="480"/>
        <w:rPr>
          <w:rFonts w:ascii="宋体" w:hAnsi="宋体"/>
          <w:sz w:val="24"/>
        </w:rPr>
      </w:pPr>
    </w:p>
    <w:p w:rsidR="000A1691" w:rsidRDefault="000A1691">
      <w:pPr>
        <w:spacing w:line="360" w:lineRule="auto"/>
        <w:ind w:firstLineChars="200" w:firstLine="480"/>
        <w:rPr>
          <w:rFonts w:ascii="宋体" w:hAnsi="宋体"/>
          <w:sz w:val="24"/>
        </w:rPr>
      </w:pPr>
    </w:p>
    <w:p w:rsidR="000A1691" w:rsidRDefault="000A1691">
      <w:pPr>
        <w:spacing w:line="360" w:lineRule="auto"/>
        <w:ind w:firstLineChars="200" w:firstLine="480"/>
        <w:rPr>
          <w:rFonts w:ascii="宋体" w:hAnsi="宋体"/>
          <w:sz w:val="24"/>
        </w:rPr>
      </w:pPr>
    </w:p>
    <w:p w:rsidR="000A1691" w:rsidRDefault="000A1691">
      <w:pPr>
        <w:spacing w:line="360" w:lineRule="auto"/>
        <w:ind w:firstLineChars="200" w:firstLine="480"/>
        <w:rPr>
          <w:rFonts w:ascii="宋体" w:hAnsi="宋体"/>
          <w:sz w:val="24"/>
        </w:rPr>
      </w:pPr>
    </w:p>
    <w:p w:rsidR="000E303B" w:rsidRDefault="000E303B">
      <w:pPr>
        <w:spacing w:line="360" w:lineRule="auto"/>
        <w:ind w:firstLineChars="200" w:firstLine="480"/>
        <w:rPr>
          <w:rFonts w:ascii="宋体" w:hAnsi="宋体"/>
          <w:sz w:val="24"/>
        </w:rPr>
      </w:pPr>
    </w:p>
    <w:p w:rsidR="000E303B" w:rsidRDefault="000E303B" w:rsidP="00CC24B6">
      <w:pPr>
        <w:spacing w:line="360" w:lineRule="auto"/>
        <w:rPr>
          <w:rFonts w:ascii="宋体" w:hAnsi="宋体"/>
          <w:sz w:val="24"/>
        </w:rPr>
      </w:pPr>
    </w:p>
    <w:p w:rsidR="009550E5" w:rsidRPr="008411E0" w:rsidRDefault="008411E0" w:rsidP="00B53AE1">
      <w:pPr>
        <w:spacing w:line="360" w:lineRule="auto"/>
        <w:ind w:firstLineChars="200" w:firstLine="420"/>
        <w:jc w:val="center"/>
        <w:rPr>
          <w:rFonts w:ascii="宋体" w:hAnsi="宋体"/>
          <w:color w:val="000000"/>
        </w:rPr>
      </w:pPr>
      <w:r w:rsidRPr="008411E0">
        <w:rPr>
          <w:rFonts w:ascii="宋体" w:hAnsi="宋体" w:hint="eastAsia"/>
          <w:color w:val="000000"/>
        </w:rPr>
        <w:t>图5.</w:t>
      </w:r>
      <w:r>
        <w:rPr>
          <w:rFonts w:ascii="宋体" w:hAnsi="宋体" w:hint="eastAsia"/>
          <w:color w:val="000000"/>
        </w:rPr>
        <w:t>7</w:t>
      </w:r>
      <w:r w:rsidRPr="008411E0">
        <w:rPr>
          <w:rFonts w:ascii="宋体" w:hAnsi="宋体"/>
          <w:color w:val="000000"/>
        </w:rPr>
        <w:t xml:space="preserve"> </w:t>
      </w:r>
      <w:proofErr w:type="spellStart"/>
      <w:r w:rsidRPr="008411E0">
        <w:rPr>
          <w:rFonts w:ascii="宋体" w:hAnsi="宋体" w:hint="eastAsia"/>
          <w:color w:val="000000"/>
        </w:rPr>
        <w:t>Nice</w:t>
      </w:r>
      <w:r>
        <w:rPr>
          <w:rFonts w:ascii="宋体" w:hAnsi="宋体" w:hint="eastAsia"/>
          <w:color w:val="000000"/>
        </w:rPr>
        <w:t>Alarm</w:t>
      </w:r>
      <w:proofErr w:type="spellEnd"/>
      <w:r w:rsidRPr="008411E0">
        <w:rPr>
          <w:rFonts w:ascii="宋体" w:hAnsi="宋体"/>
          <w:color w:val="000000"/>
        </w:rPr>
        <w:t xml:space="preserve"> </w:t>
      </w:r>
      <w:r w:rsidRPr="008411E0">
        <w:rPr>
          <w:rFonts w:ascii="宋体" w:hAnsi="宋体" w:hint="eastAsia"/>
          <w:color w:val="000000"/>
        </w:rPr>
        <w:t>UML图</w:t>
      </w:r>
    </w:p>
    <w:p w:rsidR="000E303B" w:rsidRDefault="009550E5" w:rsidP="000A65A9">
      <w:pPr>
        <w:spacing w:line="360" w:lineRule="auto"/>
        <w:ind w:firstLine="420"/>
        <w:rPr>
          <w:rFonts w:ascii="宋体" w:hAnsi="宋体"/>
          <w:sz w:val="24"/>
        </w:rPr>
      </w:pPr>
      <w:proofErr w:type="spellStart"/>
      <w:r>
        <w:rPr>
          <w:rFonts w:ascii="宋体" w:hAnsi="宋体" w:hint="eastAsia"/>
          <w:sz w:val="24"/>
        </w:rPr>
        <w:t>NiceAlarm</w:t>
      </w:r>
      <w:proofErr w:type="spellEnd"/>
      <w:r>
        <w:rPr>
          <w:rFonts w:ascii="宋体" w:hAnsi="宋体" w:hint="eastAsia"/>
          <w:sz w:val="24"/>
        </w:rPr>
        <w:t>类，当set按钮被按下时，转到</w:t>
      </w:r>
      <w:proofErr w:type="spellStart"/>
      <w:r>
        <w:rPr>
          <w:rFonts w:ascii="宋体" w:hAnsi="宋体" w:hint="eastAsia"/>
          <w:sz w:val="24"/>
        </w:rPr>
        <w:t>NiceTImer</w:t>
      </w:r>
      <w:proofErr w:type="spellEnd"/>
      <w:r>
        <w:rPr>
          <w:rFonts w:ascii="宋体" w:hAnsi="宋体" w:hint="eastAsia"/>
          <w:sz w:val="24"/>
        </w:rPr>
        <w:t>类去执行。</w:t>
      </w:r>
    </w:p>
    <w:p w:rsidR="009322D9" w:rsidRDefault="009322D9" w:rsidP="000A65A9">
      <w:pPr>
        <w:spacing w:line="360" w:lineRule="auto"/>
        <w:ind w:firstLine="420"/>
        <w:rPr>
          <w:rFonts w:ascii="宋体" w:hAnsi="宋体"/>
          <w:sz w:val="24"/>
        </w:rPr>
      </w:pPr>
    </w:p>
    <w:p w:rsidR="000A1691" w:rsidRPr="000A1691" w:rsidRDefault="000A1691" w:rsidP="000E19EA">
      <w:pPr>
        <w:widowControl/>
        <w:shd w:val="clear" w:color="auto" w:fill="FFFFFF"/>
        <w:ind w:firstLine="420"/>
        <w:jc w:val="left"/>
        <w:rPr>
          <w:rFonts w:ascii="Consolas" w:hAnsi="Consolas" w:cs="宋体"/>
          <w:b/>
          <w:bCs/>
          <w:color w:val="000000"/>
          <w:kern w:val="0"/>
          <w:sz w:val="24"/>
        </w:rPr>
      </w:pPr>
      <w:r w:rsidRPr="000A1691">
        <w:rPr>
          <w:rFonts w:ascii="Consolas" w:hAnsi="Consolas" w:cs="宋体"/>
          <w:b/>
          <w:bCs/>
          <w:color w:val="0000FF"/>
          <w:kern w:val="0"/>
          <w:sz w:val="24"/>
        </w:rPr>
        <w:t>public</w:t>
      </w:r>
      <w:r w:rsidRPr="000A1691">
        <w:rPr>
          <w:rFonts w:ascii="Consolas" w:hAnsi="Consolas" w:cs="宋体"/>
          <w:b/>
          <w:bCs/>
          <w:color w:val="000000"/>
          <w:kern w:val="0"/>
          <w:sz w:val="24"/>
        </w:rPr>
        <w:t xml:space="preserve"> </w:t>
      </w:r>
      <w:r w:rsidRPr="000A1691">
        <w:rPr>
          <w:rFonts w:ascii="Consolas" w:hAnsi="Consolas" w:cs="宋体"/>
          <w:b/>
          <w:bCs/>
          <w:color w:val="267F99"/>
          <w:kern w:val="0"/>
          <w:sz w:val="24"/>
        </w:rPr>
        <w:t>void</w:t>
      </w:r>
      <w:r w:rsidRPr="000A1691">
        <w:rPr>
          <w:rFonts w:ascii="Consolas" w:hAnsi="Consolas" w:cs="宋体"/>
          <w:b/>
          <w:bCs/>
          <w:color w:val="000000"/>
          <w:kern w:val="0"/>
          <w:sz w:val="24"/>
        </w:rPr>
        <w:t xml:space="preserve"> </w:t>
      </w:r>
      <w:proofErr w:type="spellStart"/>
      <w:proofErr w:type="gramStart"/>
      <w:r w:rsidRPr="000A1691">
        <w:rPr>
          <w:rFonts w:ascii="Consolas" w:hAnsi="Consolas" w:cs="宋体"/>
          <w:b/>
          <w:bCs/>
          <w:color w:val="795E26"/>
          <w:kern w:val="0"/>
          <w:sz w:val="24"/>
        </w:rPr>
        <w:t>actionPerformed</w:t>
      </w:r>
      <w:proofErr w:type="spellEnd"/>
      <w:r w:rsidRPr="000A1691">
        <w:rPr>
          <w:rFonts w:ascii="Consolas" w:hAnsi="Consolas" w:cs="宋体"/>
          <w:b/>
          <w:bCs/>
          <w:color w:val="000000"/>
          <w:kern w:val="0"/>
          <w:sz w:val="24"/>
        </w:rPr>
        <w:t>(</w:t>
      </w:r>
      <w:proofErr w:type="spellStart"/>
      <w:proofErr w:type="gramEnd"/>
      <w:r w:rsidRPr="000A1691">
        <w:rPr>
          <w:rFonts w:ascii="Consolas" w:hAnsi="Consolas" w:cs="宋体"/>
          <w:b/>
          <w:bCs/>
          <w:color w:val="267F99"/>
          <w:kern w:val="0"/>
          <w:sz w:val="24"/>
        </w:rPr>
        <w:t>ActionEvent</w:t>
      </w:r>
      <w:proofErr w:type="spellEnd"/>
      <w:r w:rsidRPr="000A1691">
        <w:rPr>
          <w:rFonts w:ascii="Consolas" w:hAnsi="Consolas" w:cs="宋体"/>
          <w:b/>
          <w:bCs/>
          <w:color w:val="000000"/>
          <w:kern w:val="0"/>
          <w:sz w:val="24"/>
        </w:rPr>
        <w:t xml:space="preserve"> </w:t>
      </w:r>
      <w:r w:rsidRPr="000A1691">
        <w:rPr>
          <w:rFonts w:ascii="Consolas" w:hAnsi="Consolas" w:cs="宋体"/>
          <w:b/>
          <w:bCs/>
          <w:color w:val="001080"/>
          <w:kern w:val="0"/>
          <w:sz w:val="24"/>
        </w:rPr>
        <w:t>e</w:t>
      </w:r>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if</w:t>
      </w:r>
      <w:r w:rsidRPr="000A1691">
        <w:rPr>
          <w:rFonts w:ascii="Consolas" w:hAnsi="Consolas" w:cs="宋体"/>
          <w:b/>
          <w:bCs/>
          <w:color w:val="000000"/>
          <w:kern w:val="0"/>
          <w:sz w:val="24"/>
        </w:rPr>
        <w:t>(</w:t>
      </w:r>
      <w:proofErr w:type="spellStart"/>
      <w:proofErr w:type="gramStart"/>
      <w:r w:rsidRPr="000A1691">
        <w:rPr>
          <w:rFonts w:ascii="Consolas" w:hAnsi="Consolas" w:cs="宋体"/>
          <w:b/>
          <w:bCs/>
          <w:color w:val="001080"/>
          <w:kern w:val="0"/>
          <w:sz w:val="24"/>
        </w:rPr>
        <w:t>e</w:t>
      </w:r>
      <w:r w:rsidRPr="000A1691">
        <w:rPr>
          <w:rFonts w:ascii="Consolas" w:hAnsi="Consolas" w:cs="宋体"/>
          <w:b/>
          <w:bCs/>
          <w:color w:val="000000"/>
          <w:kern w:val="0"/>
          <w:sz w:val="24"/>
        </w:rPr>
        <w:t>.</w:t>
      </w:r>
      <w:r w:rsidRPr="000A1691">
        <w:rPr>
          <w:rFonts w:ascii="Consolas" w:hAnsi="Consolas" w:cs="宋体"/>
          <w:b/>
          <w:bCs/>
          <w:color w:val="795E26"/>
          <w:kern w:val="0"/>
          <w:sz w:val="24"/>
        </w:rPr>
        <w:t>getSource</w:t>
      </w:r>
      <w:proofErr w:type="spellEnd"/>
      <w:proofErr w:type="gramEnd"/>
      <w:r w:rsidRPr="000A1691">
        <w:rPr>
          <w:rFonts w:ascii="Consolas" w:hAnsi="Consolas" w:cs="宋体"/>
          <w:b/>
          <w:bCs/>
          <w:color w:val="000000"/>
          <w:kern w:val="0"/>
          <w:sz w:val="24"/>
        </w:rPr>
        <w:t xml:space="preserve">() == </w:t>
      </w:r>
      <w:proofErr w:type="spellStart"/>
      <w:r w:rsidRPr="000A1691">
        <w:rPr>
          <w:rFonts w:ascii="Consolas" w:hAnsi="Consolas" w:cs="宋体"/>
          <w:b/>
          <w:bCs/>
          <w:color w:val="000000"/>
          <w:kern w:val="0"/>
          <w:sz w:val="24"/>
        </w:rPr>
        <w:t>Textfield_H</w:t>
      </w:r>
      <w:proofErr w:type="spellEnd"/>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spellStart"/>
      <w:proofErr w:type="gramStart"/>
      <w:r w:rsidRPr="000A1691">
        <w:rPr>
          <w:rFonts w:ascii="Consolas" w:hAnsi="Consolas" w:cs="宋体"/>
          <w:b/>
          <w:bCs/>
          <w:color w:val="001080"/>
          <w:kern w:val="0"/>
          <w:sz w:val="24"/>
        </w:rPr>
        <w:t>NL</w:t>
      </w:r>
      <w:r w:rsidRPr="000A1691">
        <w:rPr>
          <w:rFonts w:ascii="Consolas" w:hAnsi="Consolas" w:cs="宋体"/>
          <w:b/>
          <w:bCs/>
          <w:color w:val="000000"/>
          <w:kern w:val="0"/>
          <w:sz w:val="24"/>
        </w:rPr>
        <w:t>.</w:t>
      </w:r>
      <w:r w:rsidRPr="000A1691">
        <w:rPr>
          <w:rFonts w:ascii="Consolas" w:hAnsi="Consolas" w:cs="宋体"/>
          <w:b/>
          <w:bCs/>
          <w:color w:val="001080"/>
          <w:kern w:val="0"/>
          <w:sz w:val="24"/>
        </w:rPr>
        <w:t>Label</w:t>
      </w:r>
      <w:proofErr w:type="gramEnd"/>
      <w:r w:rsidRPr="000A1691">
        <w:rPr>
          <w:rFonts w:ascii="Consolas" w:hAnsi="Consolas" w:cs="宋体"/>
          <w:b/>
          <w:bCs/>
          <w:color w:val="001080"/>
          <w:kern w:val="0"/>
          <w:sz w:val="24"/>
        </w:rPr>
        <w:t>_Alarm</w:t>
      </w:r>
      <w:r w:rsidRPr="000A1691">
        <w:rPr>
          <w:rFonts w:ascii="Consolas" w:hAnsi="Consolas" w:cs="宋体"/>
          <w:b/>
          <w:bCs/>
          <w:color w:val="000000"/>
          <w:kern w:val="0"/>
          <w:sz w:val="24"/>
        </w:rPr>
        <w:t>.</w:t>
      </w:r>
      <w:r w:rsidRPr="000A1691">
        <w:rPr>
          <w:rFonts w:ascii="Consolas" w:hAnsi="Consolas" w:cs="宋体"/>
          <w:b/>
          <w:bCs/>
          <w:color w:val="795E26"/>
          <w:kern w:val="0"/>
          <w:sz w:val="24"/>
        </w:rPr>
        <w:t>setText</w:t>
      </w:r>
      <w:proofErr w:type="spellEnd"/>
      <w:r w:rsidRPr="000A1691">
        <w:rPr>
          <w:rFonts w:ascii="Consolas" w:hAnsi="Consolas" w:cs="宋体"/>
          <w:b/>
          <w:bCs/>
          <w:color w:val="000000"/>
          <w:kern w:val="0"/>
          <w:sz w:val="24"/>
        </w:rPr>
        <w:t>(</w:t>
      </w:r>
      <w:r w:rsidRPr="000A1691">
        <w:rPr>
          <w:rFonts w:ascii="Consolas" w:hAnsi="Consolas" w:cs="宋体"/>
          <w:b/>
          <w:bCs/>
          <w:color w:val="A31515"/>
          <w:kern w:val="0"/>
          <w:sz w:val="24"/>
        </w:rPr>
        <w:t>"Alarm: "</w:t>
      </w:r>
      <w:r w:rsidRPr="000A1691">
        <w:rPr>
          <w:rFonts w:ascii="Consolas" w:hAnsi="Consolas" w:cs="宋体"/>
          <w:b/>
          <w:bCs/>
          <w:color w:val="000000"/>
          <w:kern w:val="0"/>
          <w:sz w:val="24"/>
        </w:rPr>
        <w:t xml:space="preserve">+ </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Textfield_</w:t>
      </w:r>
      <w:proofErr w:type="gramStart"/>
      <w:r w:rsidRPr="000A1691">
        <w:rPr>
          <w:rFonts w:ascii="Consolas" w:hAnsi="Consolas" w:cs="宋体"/>
          <w:b/>
          <w:bCs/>
          <w:color w:val="001080"/>
          <w:kern w:val="0"/>
          <w:sz w:val="24"/>
        </w:rPr>
        <w:t>H</w:t>
      </w:r>
      <w:r w:rsidRPr="000A1691">
        <w:rPr>
          <w:rFonts w:ascii="Consolas" w:hAnsi="Consolas" w:cs="宋体"/>
          <w:b/>
          <w:bCs/>
          <w:color w:val="000000"/>
          <w:kern w:val="0"/>
          <w:sz w:val="24"/>
        </w:rPr>
        <w:t>.</w:t>
      </w:r>
      <w:r w:rsidRPr="000A1691">
        <w:rPr>
          <w:rFonts w:ascii="Consolas" w:hAnsi="Consolas" w:cs="宋体"/>
          <w:b/>
          <w:bCs/>
          <w:color w:val="795E26"/>
          <w:kern w:val="0"/>
          <w:sz w:val="24"/>
        </w:rPr>
        <w:t>getText</w:t>
      </w:r>
      <w:proofErr w:type="spellEnd"/>
      <w:proofErr w:type="gramEnd"/>
      <w:r w:rsidRPr="000A1691">
        <w:rPr>
          <w:rFonts w:ascii="Consolas" w:hAnsi="Consolas" w:cs="宋体"/>
          <w:b/>
          <w:bCs/>
          <w:color w:val="000000"/>
          <w:kern w:val="0"/>
          <w:sz w:val="24"/>
        </w:rPr>
        <w:t>() +</w:t>
      </w:r>
      <w:r w:rsidRPr="000A1691">
        <w:rPr>
          <w:rFonts w:ascii="Consolas" w:hAnsi="Consolas" w:cs="宋体"/>
          <w:b/>
          <w:bCs/>
          <w:color w:val="A31515"/>
          <w:kern w:val="0"/>
          <w:sz w:val="24"/>
        </w:rPr>
        <w:t>":"</w:t>
      </w:r>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Textfield_M</w:t>
      </w:r>
      <w:r w:rsidRPr="000A1691">
        <w:rPr>
          <w:rFonts w:ascii="Consolas" w:hAnsi="Consolas" w:cs="宋体"/>
          <w:b/>
          <w:bCs/>
          <w:color w:val="000000"/>
          <w:kern w:val="0"/>
          <w:sz w:val="24"/>
        </w:rPr>
        <w:t>.</w:t>
      </w:r>
      <w:r w:rsidRPr="000A1691">
        <w:rPr>
          <w:rFonts w:ascii="Consolas" w:hAnsi="Consolas" w:cs="宋体"/>
          <w:b/>
          <w:bCs/>
          <w:color w:val="795E26"/>
          <w:kern w:val="0"/>
          <w:sz w:val="24"/>
        </w:rPr>
        <w:t>getText</w:t>
      </w:r>
      <w:proofErr w:type="spellEnd"/>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if</w:t>
      </w:r>
      <w:r w:rsidRPr="000A1691">
        <w:rPr>
          <w:rFonts w:ascii="Consolas" w:hAnsi="Consolas" w:cs="宋体"/>
          <w:b/>
          <w:bCs/>
          <w:color w:val="000000"/>
          <w:kern w:val="0"/>
          <w:sz w:val="24"/>
        </w:rPr>
        <w:t>(</w:t>
      </w:r>
      <w:proofErr w:type="spellStart"/>
      <w:proofErr w:type="gramStart"/>
      <w:r w:rsidRPr="000A1691">
        <w:rPr>
          <w:rFonts w:ascii="Consolas" w:hAnsi="Consolas" w:cs="宋体"/>
          <w:b/>
          <w:bCs/>
          <w:color w:val="001080"/>
          <w:kern w:val="0"/>
          <w:sz w:val="24"/>
        </w:rPr>
        <w:t>e</w:t>
      </w:r>
      <w:r w:rsidRPr="000A1691">
        <w:rPr>
          <w:rFonts w:ascii="Consolas" w:hAnsi="Consolas" w:cs="宋体"/>
          <w:b/>
          <w:bCs/>
          <w:color w:val="000000"/>
          <w:kern w:val="0"/>
          <w:sz w:val="24"/>
        </w:rPr>
        <w:t>.</w:t>
      </w:r>
      <w:r w:rsidRPr="000A1691">
        <w:rPr>
          <w:rFonts w:ascii="Consolas" w:hAnsi="Consolas" w:cs="宋体"/>
          <w:b/>
          <w:bCs/>
          <w:color w:val="795E26"/>
          <w:kern w:val="0"/>
          <w:sz w:val="24"/>
        </w:rPr>
        <w:t>getSource</w:t>
      </w:r>
      <w:proofErr w:type="spellEnd"/>
      <w:proofErr w:type="gramEnd"/>
      <w:r w:rsidRPr="000A1691">
        <w:rPr>
          <w:rFonts w:ascii="Consolas" w:hAnsi="Consolas" w:cs="宋体"/>
          <w:b/>
          <w:bCs/>
          <w:color w:val="000000"/>
          <w:kern w:val="0"/>
          <w:sz w:val="24"/>
        </w:rPr>
        <w:t xml:space="preserve">() == </w:t>
      </w:r>
      <w:proofErr w:type="spellStart"/>
      <w:r w:rsidRPr="000A1691">
        <w:rPr>
          <w:rFonts w:ascii="Consolas" w:hAnsi="Consolas" w:cs="宋体"/>
          <w:b/>
          <w:bCs/>
          <w:color w:val="000000"/>
          <w:kern w:val="0"/>
          <w:sz w:val="24"/>
        </w:rPr>
        <w:t>Textfield_M</w:t>
      </w:r>
      <w:proofErr w:type="spellEnd"/>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spellStart"/>
      <w:proofErr w:type="gramStart"/>
      <w:r w:rsidRPr="000A1691">
        <w:rPr>
          <w:rFonts w:ascii="Consolas" w:hAnsi="Consolas" w:cs="宋体"/>
          <w:b/>
          <w:bCs/>
          <w:color w:val="001080"/>
          <w:kern w:val="0"/>
          <w:sz w:val="24"/>
        </w:rPr>
        <w:t>NL</w:t>
      </w:r>
      <w:r w:rsidRPr="000A1691">
        <w:rPr>
          <w:rFonts w:ascii="Consolas" w:hAnsi="Consolas" w:cs="宋体"/>
          <w:b/>
          <w:bCs/>
          <w:color w:val="000000"/>
          <w:kern w:val="0"/>
          <w:sz w:val="24"/>
        </w:rPr>
        <w:t>.</w:t>
      </w:r>
      <w:r w:rsidRPr="000A1691">
        <w:rPr>
          <w:rFonts w:ascii="Consolas" w:hAnsi="Consolas" w:cs="宋体"/>
          <w:b/>
          <w:bCs/>
          <w:color w:val="001080"/>
          <w:kern w:val="0"/>
          <w:sz w:val="24"/>
        </w:rPr>
        <w:t>Label</w:t>
      </w:r>
      <w:proofErr w:type="gramEnd"/>
      <w:r w:rsidRPr="000A1691">
        <w:rPr>
          <w:rFonts w:ascii="Consolas" w:hAnsi="Consolas" w:cs="宋体"/>
          <w:b/>
          <w:bCs/>
          <w:color w:val="001080"/>
          <w:kern w:val="0"/>
          <w:sz w:val="24"/>
        </w:rPr>
        <w:t>_Alarm</w:t>
      </w:r>
      <w:r w:rsidRPr="000A1691">
        <w:rPr>
          <w:rFonts w:ascii="Consolas" w:hAnsi="Consolas" w:cs="宋体"/>
          <w:b/>
          <w:bCs/>
          <w:color w:val="000000"/>
          <w:kern w:val="0"/>
          <w:sz w:val="24"/>
        </w:rPr>
        <w:t>.</w:t>
      </w:r>
      <w:r w:rsidRPr="000A1691">
        <w:rPr>
          <w:rFonts w:ascii="Consolas" w:hAnsi="Consolas" w:cs="宋体"/>
          <w:b/>
          <w:bCs/>
          <w:color w:val="795E26"/>
          <w:kern w:val="0"/>
          <w:sz w:val="24"/>
        </w:rPr>
        <w:t>setText</w:t>
      </w:r>
      <w:proofErr w:type="spellEnd"/>
      <w:r w:rsidRPr="000A1691">
        <w:rPr>
          <w:rFonts w:ascii="Consolas" w:hAnsi="Consolas" w:cs="宋体"/>
          <w:b/>
          <w:bCs/>
          <w:color w:val="000000"/>
          <w:kern w:val="0"/>
          <w:sz w:val="24"/>
        </w:rPr>
        <w:t>(</w:t>
      </w:r>
      <w:r w:rsidRPr="000A1691">
        <w:rPr>
          <w:rFonts w:ascii="Consolas" w:hAnsi="Consolas" w:cs="宋体"/>
          <w:b/>
          <w:bCs/>
          <w:color w:val="A31515"/>
          <w:kern w:val="0"/>
          <w:sz w:val="24"/>
        </w:rPr>
        <w:t>"Alarm: "</w:t>
      </w:r>
      <w:r w:rsidRPr="000A1691">
        <w:rPr>
          <w:rFonts w:ascii="Consolas" w:hAnsi="Consolas" w:cs="宋体"/>
          <w:b/>
          <w:bCs/>
          <w:color w:val="000000"/>
          <w:kern w:val="0"/>
          <w:sz w:val="24"/>
        </w:rPr>
        <w:t xml:space="preserve">+ </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Textfield_</w:t>
      </w:r>
      <w:proofErr w:type="gramStart"/>
      <w:r w:rsidRPr="000A1691">
        <w:rPr>
          <w:rFonts w:ascii="Consolas" w:hAnsi="Consolas" w:cs="宋体"/>
          <w:b/>
          <w:bCs/>
          <w:color w:val="001080"/>
          <w:kern w:val="0"/>
          <w:sz w:val="24"/>
        </w:rPr>
        <w:t>H</w:t>
      </w:r>
      <w:r w:rsidRPr="000A1691">
        <w:rPr>
          <w:rFonts w:ascii="Consolas" w:hAnsi="Consolas" w:cs="宋体"/>
          <w:b/>
          <w:bCs/>
          <w:color w:val="000000"/>
          <w:kern w:val="0"/>
          <w:sz w:val="24"/>
        </w:rPr>
        <w:t>.</w:t>
      </w:r>
      <w:r w:rsidRPr="000A1691">
        <w:rPr>
          <w:rFonts w:ascii="Consolas" w:hAnsi="Consolas" w:cs="宋体"/>
          <w:b/>
          <w:bCs/>
          <w:color w:val="795E26"/>
          <w:kern w:val="0"/>
          <w:sz w:val="24"/>
        </w:rPr>
        <w:t>getText</w:t>
      </w:r>
      <w:proofErr w:type="spellEnd"/>
      <w:proofErr w:type="gramEnd"/>
      <w:r w:rsidRPr="000A1691">
        <w:rPr>
          <w:rFonts w:ascii="Consolas" w:hAnsi="Consolas" w:cs="宋体"/>
          <w:b/>
          <w:bCs/>
          <w:color w:val="000000"/>
          <w:kern w:val="0"/>
          <w:sz w:val="24"/>
        </w:rPr>
        <w:t>() +</w:t>
      </w:r>
      <w:r w:rsidRPr="000A1691">
        <w:rPr>
          <w:rFonts w:ascii="Consolas" w:hAnsi="Consolas" w:cs="宋体"/>
          <w:b/>
          <w:bCs/>
          <w:color w:val="A31515"/>
          <w:kern w:val="0"/>
          <w:sz w:val="24"/>
        </w:rPr>
        <w:t>":"</w:t>
      </w:r>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Textfield_M</w:t>
      </w:r>
      <w:r w:rsidRPr="000A1691">
        <w:rPr>
          <w:rFonts w:ascii="Consolas" w:hAnsi="Consolas" w:cs="宋体"/>
          <w:b/>
          <w:bCs/>
          <w:color w:val="000000"/>
          <w:kern w:val="0"/>
          <w:sz w:val="24"/>
        </w:rPr>
        <w:t>.</w:t>
      </w:r>
      <w:r w:rsidRPr="000A1691">
        <w:rPr>
          <w:rFonts w:ascii="Consolas" w:hAnsi="Consolas" w:cs="宋体"/>
          <w:b/>
          <w:bCs/>
          <w:color w:val="795E26"/>
          <w:kern w:val="0"/>
          <w:sz w:val="24"/>
        </w:rPr>
        <w:t>getText</w:t>
      </w:r>
      <w:proofErr w:type="spellEnd"/>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if</w:t>
      </w:r>
      <w:r w:rsidRPr="000A1691">
        <w:rPr>
          <w:rFonts w:ascii="Consolas" w:hAnsi="Consolas" w:cs="宋体"/>
          <w:b/>
          <w:bCs/>
          <w:color w:val="000000"/>
          <w:kern w:val="0"/>
          <w:sz w:val="24"/>
        </w:rPr>
        <w:t>(</w:t>
      </w:r>
      <w:proofErr w:type="spellStart"/>
      <w:proofErr w:type="gramStart"/>
      <w:r w:rsidRPr="000A1691">
        <w:rPr>
          <w:rFonts w:ascii="Consolas" w:hAnsi="Consolas" w:cs="宋体"/>
          <w:b/>
          <w:bCs/>
          <w:color w:val="001080"/>
          <w:kern w:val="0"/>
          <w:sz w:val="24"/>
        </w:rPr>
        <w:t>e</w:t>
      </w:r>
      <w:r w:rsidRPr="000A1691">
        <w:rPr>
          <w:rFonts w:ascii="Consolas" w:hAnsi="Consolas" w:cs="宋体"/>
          <w:b/>
          <w:bCs/>
          <w:color w:val="000000"/>
          <w:kern w:val="0"/>
          <w:sz w:val="24"/>
        </w:rPr>
        <w:t>.</w:t>
      </w:r>
      <w:r w:rsidRPr="000A1691">
        <w:rPr>
          <w:rFonts w:ascii="Consolas" w:hAnsi="Consolas" w:cs="宋体"/>
          <w:b/>
          <w:bCs/>
          <w:color w:val="795E26"/>
          <w:kern w:val="0"/>
          <w:sz w:val="24"/>
        </w:rPr>
        <w:t>getSource</w:t>
      </w:r>
      <w:proofErr w:type="spellEnd"/>
      <w:proofErr w:type="gramEnd"/>
      <w:r w:rsidRPr="000A1691">
        <w:rPr>
          <w:rFonts w:ascii="Consolas" w:hAnsi="Consolas" w:cs="宋体"/>
          <w:b/>
          <w:bCs/>
          <w:color w:val="000000"/>
          <w:kern w:val="0"/>
          <w:sz w:val="24"/>
        </w:rPr>
        <w:t xml:space="preserve">() == </w:t>
      </w:r>
      <w:proofErr w:type="spellStart"/>
      <w:r w:rsidRPr="000A1691">
        <w:rPr>
          <w:rFonts w:ascii="Consolas" w:hAnsi="Consolas" w:cs="宋体"/>
          <w:b/>
          <w:bCs/>
          <w:color w:val="000000"/>
          <w:kern w:val="0"/>
          <w:sz w:val="24"/>
        </w:rPr>
        <w:t>Button_Set</w:t>
      </w:r>
      <w:proofErr w:type="spellEnd"/>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spellStart"/>
      <w:proofErr w:type="gramStart"/>
      <w:r w:rsidRPr="000A1691">
        <w:rPr>
          <w:rFonts w:ascii="Consolas" w:hAnsi="Consolas" w:cs="宋体"/>
          <w:b/>
          <w:bCs/>
          <w:color w:val="0000FF"/>
          <w:kern w:val="0"/>
          <w:sz w:val="24"/>
        </w:rPr>
        <w:t>this</w:t>
      </w:r>
      <w:r w:rsidRPr="000A1691">
        <w:rPr>
          <w:rFonts w:ascii="Consolas" w:hAnsi="Consolas" w:cs="宋体"/>
          <w:b/>
          <w:bCs/>
          <w:color w:val="000000"/>
          <w:kern w:val="0"/>
          <w:sz w:val="24"/>
        </w:rPr>
        <w:t>.</w:t>
      </w:r>
      <w:r w:rsidRPr="000A1691">
        <w:rPr>
          <w:rFonts w:ascii="Consolas" w:hAnsi="Consolas" w:cs="宋体"/>
          <w:b/>
          <w:bCs/>
          <w:color w:val="795E26"/>
          <w:kern w:val="0"/>
          <w:sz w:val="24"/>
        </w:rPr>
        <w:t>dispose</w:t>
      </w:r>
      <w:proofErr w:type="spellEnd"/>
      <w:proofErr w:type="gramEnd"/>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new</w:t>
      </w:r>
      <w:r w:rsidRPr="000A1691">
        <w:rPr>
          <w:rFonts w:ascii="Consolas" w:hAnsi="Consolas" w:cs="宋体"/>
          <w:b/>
          <w:bCs/>
          <w:color w:val="000000"/>
          <w:kern w:val="0"/>
          <w:sz w:val="24"/>
        </w:rPr>
        <w:t xml:space="preserve"> </w:t>
      </w:r>
      <w:proofErr w:type="spellStart"/>
      <w:r w:rsidRPr="000A1691">
        <w:rPr>
          <w:rFonts w:ascii="Consolas" w:hAnsi="Consolas" w:cs="宋体"/>
          <w:b/>
          <w:bCs/>
          <w:color w:val="795E26"/>
          <w:kern w:val="0"/>
          <w:sz w:val="24"/>
        </w:rPr>
        <w:t>NiceTimer</w:t>
      </w:r>
      <w:proofErr w:type="spellEnd"/>
      <w:r w:rsidRPr="000A1691">
        <w:rPr>
          <w:rFonts w:ascii="Consolas" w:hAnsi="Consolas" w:cs="宋体"/>
          <w:b/>
          <w:bCs/>
          <w:color w:val="000000"/>
          <w:kern w:val="0"/>
          <w:sz w:val="24"/>
        </w:rPr>
        <w:t>(</w:t>
      </w:r>
      <w:proofErr w:type="spellStart"/>
      <w:r w:rsidRPr="000A1691">
        <w:rPr>
          <w:rFonts w:ascii="Consolas" w:hAnsi="Consolas" w:cs="宋体"/>
          <w:b/>
          <w:bCs/>
          <w:color w:val="001080"/>
          <w:kern w:val="0"/>
          <w:sz w:val="24"/>
        </w:rPr>
        <w:t>Integer</w:t>
      </w:r>
      <w:r w:rsidRPr="000A1691">
        <w:rPr>
          <w:rFonts w:ascii="Consolas" w:hAnsi="Consolas" w:cs="宋体"/>
          <w:b/>
          <w:bCs/>
          <w:color w:val="000000"/>
          <w:kern w:val="0"/>
          <w:sz w:val="24"/>
        </w:rPr>
        <w:t>.</w:t>
      </w:r>
      <w:r w:rsidRPr="000A1691">
        <w:rPr>
          <w:rFonts w:ascii="Consolas" w:hAnsi="Consolas" w:cs="宋体"/>
          <w:b/>
          <w:bCs/>
          <w:color w:val="795E26"/>
          <w:kern w:val="0"/>
          <w:sz w:val="24"/>
        </w:rPr>
        <w:t>valueOf</w:t>
      </w:r>
      <w:proofErr w:type="spellEnd"/>
      <w:r w:rsidRPr="000A1691">
        <w:rPr>
          <w:rFonts w:ascii="Consolas" w:hAnsi="Consolas" w:cs="宋体"/>
          <w:b/>
          <w:bCs/>
          <w:color w:val="000000"/>
          <w:kern w:val="0"/>
          <w:sz w:val="24"/>
        </w:rPr>
        <w:t>(</w:t>
      </w:r>
      <w:proofErr w:type="spellStart"/>
      <w:r w:rsidRPr="000A1691">
        <w:rPr>
          <w:rFonts w:ascii="Consolas" w:hAnsi="Consolas" w:cs="宋体"/>
          <w:b/>
          <w:bCs/>
          <w:color w:val="001080"/>
          <w:kern w:val="0"/>
          <w:sz w:val="24"/>
        </w:rPr>
        <w:t>Textfield_</w:t>
      </w:r>
      <w:proofErr w:type="gramStart"/>
      <w:r w:rsidRPr="000A1691">
        <w:rPr>
          <w:rFonts w:ascii="Consolas" w:hAnsi="Consolas" w:cs="宋体"/>
          <w:b/>
          <w:bCs/>
          <w:color w:val="001080"/>
          <w:kern w:val="0"/>
          <w:sz w:val="24"/>
        </w:rPr>
        <w:t>H</w:t>
      </w:r>
      <w:r w:rsidRPr="000A1691">
        <w:rPr>
          <w:rFonts w:ascii="Consolas" w:hAnsi="Consolas" w:cs="宋体"/>
          <w:b/>
          <w:bCs/>
          <w:color w:val="000000"/>
          <w:kern w:val="0"/>
          <w:sz w:val="24"/>
        </w:rPr>
        <w:t>.</w:t>
      </w:r>
      <w:r w:rsidRPr="000A1691">
        <w:rPr>
          <w:rFonts w:ascii="Consolas" w:hAnsi="Consolas" w:cs="宋体"/>
          <w:b/>
          <w:bCs/>
          <w:color w:val="795E26"/>
          <w:kern w:val="0"/>
          <w:sz w:val="24"/>
        </w:rPr>
        <w:t>getText</w:t>
      </w:r>
      <w:proofErr w:type="spellEnd"/>
      <w:proofErr w:type="gramEnd"/>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lastRenderedPageBreak/>
        <w:t xml:space="preserve">            </w:t>
      </w:r>
      <w:proofErr w:type="spellStart"/>
      <w:r w:rsidRPr="000A1691">
        <w:rPr>
          <w:rFonts w:ascii="Consolas" w:hAnsi="Consolas" w:cs="宋体"/>
          <w:b/>
          <w:bCs/>
          <w:color w:val="001080"/>
          <w:kern w:val="0"/>
          <w:sz w:val="24"/>
        </w:rPr>
        <w:t>Integer</w:t>
      </w:r>
      <w:r w:rsidRPr="000A1691">
        <w:rPr>
          <w:rFonts w:ascii="Consolas" w:hAnsi="Consolas" w:cs="宋体"/>
          <w:b/>
          <w:bCs/>
          <w:color w:val="000000"/>
          <w:kern w:val="0"/>
          <w:sz w:val="24"/>
        </w:rPr>
        <w:t>.</w:t>
      </w:r>
      <w:r w:rsidRPr="000A1691">
        <w:rPr>
          <w:rFonts w:ascii="Consolas" w:hAnsi="Consolas" w:cs="宋体"/>
          <w:b/>
          <w:bCs/>
          <w:color w:val="795E26"/>
          <w:kern w:val="0"/>
          <w:sz w:val="24"/>
        </w:rPr>
        <w:t>valueOf</w:t>
      </w:r>
      <w:proofErr w:type="spellEnd"/>
      <w:r w:rsidRPr="000A1691">
        <w:rPr>
          <w:rFonts w:ascii="Consolas" w:hAnsi="Consolas" w:cs="宋体"/>
          <w:b/>
          <w:bCs/>
          <w:color w:val="000000"/>
          <w:kern w:val="0"/>
          <w:sz w:val="24"/>
        </w:rPr>
        <w:t>(</w:t>
      </w:r>
      <w:proofErr w:type="spellStart"/>
      <w:r w:rsidRPr="000A1691">
        <w:rPr>
          <w:rFonts w:ascii="Consolas" w:hAnsi="Consolas" w:cs="宋体"/>
          <w:b/>
          <w:bCs/>
          <w:color w:val="001080"/>
          <w:kern w:val="0"/>
          <w:sz w:val="24"/>
        </w:rPr>
        <w:t>Textfield_</w:t>
      </w:r>
      <w:proofErr w:type="gramStart"/>
      <w:r w:rsidRPr="000A1691">
        <w:rPr>
          <w:rFonts w:ascii="Consolas" w:hAnsi="Consolas" w:cs="宋体"/>
          <w:b/>
          <w:bCs/>
          <w:color w:val="001080"/>
          <w:kern w:val="0"/>
          <w:sz w:val="24"/>
        </w:rPr>
        <w:t>M</w:t>
      </w:r>
      <w:r w:rsidRPr="000A1691">
        <w:rPr>
          <w:rFonts w:ascii="Consolas" w:hAnsi="Consolas" w:cs="宋体"/>
          <w:b/>
          <w:bCs/>
          <w:color w:val="000000"/>
          <w:kern w:val="0"/>
          <w:sz w:val="24"/>
        </w:rPr>
        <w:t>.</w:t>
      </w:r>
      <w:r w:rsidRPr="000A1691">
        <w:rPr>
          <w:rFonts w:ascii="Consolas" w:hAnsi="Consolas" w:cs="宋体"/>
          <w:b/>
          <w:bCs/>
          <w:color w:val="795E26"/>
          <w:kern w:val="0"/>
          <w:sz w:val="24"/>
        </w:rPr>
        <w:t>getText</w:t>
      </w:r>
      <w:proofErr w:type="spellEnd"/>
      <w:proofErr w:type="gramEnd"/>
      <w:r w:rsidRPr="000A1691">
        <w:rPr>
          <w:rFonts w:ascii="Consolas" w:hAnsi="Consolas" w:cs="宋体"/>
          <w:b/>
          <w:bCs/>
          <w:color w:val="000000"/>
          <w:kern w:val="0"/>
          <w:sz w:val="24"/>
        </w:rPr>
        <w:t>()), NL).</w:t>
      </w:r>
      <w:r w:rsidRPr="000A1691">
        <w:rPr>
          <w:rFonts w:ascii="Consolas" w:hAnsi="Consolas" w:cs="宋体"/>
          <w:b/>
          <w:bCs/>
          <w:color w:val="795E26"/>
          <w:kern w:val="0"/>
          <w:sz w:val="24"/>
        </w:rPr>
        <w:t>run</w:t>
      </w:r>
      <w:r w:rsidRPr="000A1691">
        <w:rPr>
          <w:rFonts w:ascii="Consolas" w:hAnsi="Consolas" w:cs="宋体"/>
          <w:b/>
          <w:bCs/>
          <w:color w:val="000000"/>
          <w:kern w:val="0"/>
          <w:sz w:val="24"/>
        </w:rPr>
        <w:t xml:space="preserve">();  </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
    <w:p w:rsidR="009550E5" w:rsidRPr="000A65A9"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
    <w:p w:rsidR="000E303B" w:rsidRPr="00B53AE1" w:rsidRDefault="007D768B" w:rsidP="00B53AE1">
      <w:pPr>
        <w:pStyle w:val="af0"/>
        <w:jc w:val="left"/>
        <w:rPr>
          <w:rFonts w:ascii="黑体" w:eastAsia="黑体" w:hAnsi="黑体"/>
          <w:b w:val="0"/>
          <w:color w:val="0000FF"/>
          <w:sz w:val="28"/>
          <w:szCs w:val="28"/>
        </w:rPr>
      </w:pPr>
      <w:bookmarkStart w:id="33" w:name="_Toc11766707"/>
      <w:r>
        <w:rPr>
          <w:rFonts w:ascii="黑体" w:eastAsia="黑体" w:hAnsi="黑体" w:hint="eastAsia"/>
          <w:b w:val="0"/>
          <w:sz w:val="28"/>
          <w:szCs w:val="28"/>
        </w:rPr>
        <w:t>5.8</w:t>
      </w:r>
      <w:r>
        <w:rPr>
          <w:rFonts w:ascii="黑体" w:eastAsia="黑体" w:hAnsi="黑体"/>
          <w:b w:val="0"/>
          <w:sz w:val="28"/>
          <w:szCs w:val="28"/>
        </w:rPr>
        <w:t xml:space="preserve"> </w:t>
      </w:r>
      <w:proofErr w:type="spellStart"/>
      <w:r w:rsidRPr="009550E5">
        <w:rPr>
          <w:rFonts w:ascii="黑体" w:eastAsia="黑体" w:hAnsi="黑体"/>
          <w:b w:val="0"/>
          <w:sz w:val="28"/>
          <w:szCs w:val="28"/>
        </w:rPr>
        <w:t>Nice</w:t>
      </w:r>
      <w:r>
        <w:rPr>
          <w:rFonts w:ascii="黑体" w:eastAsia="黑体" w:hAnsi="黑体" w:hint="eastAsia"/>
          <w:b w:val="0"/>
          <w:sz w:val="28"/>
          <w:szCs w:val="28"/>
        </w:rPr>
        <w:t>Timer</w:t>
      </w:r>
      <w:proofErr w:type="spellEnd"/>
      <w:r>
        <w:rPr>
          <w:rFonts w:ascii="黑体" w:eastAsia="黑体" w:hAnsi="黑体" w:hint="eastAsia"/>
          <w:b w:val="0"/>
          <w:sz w:val="28"/>
          <w:szCs w:val="28"/>
        </w:rPr>
        <w:t>类</w:t>
      </w:r>
      <w:bookmarkEnd w:id="33"/>
    </w:p>
    <w:p w:rsidR="000E303B" w:rsidRDefault="000E303B">
      <w:pPr>
        <w:spacing w:line="360" w:lineRule="auto"/>
        <w:ind w:firstLineChars="200" w:firstLine="480"/>
        <w:rPr>
          <w:rFonts w:ascii="宋体" w:hAnsi="宋体"/>
          <w:sz w:val="24"/>
        </w:rPr>
      </w:pPr>
    </w:p>
    <w:p w:rsidR="000E303B" w:rsidRDefault="00911E7E">
      <w:pPr>
        <w:spacing w:line="360" w:lineRule="auto"/>
        <w:ind w:firstLineChars="200" w:firstLine="420"/>
        <w:rPr>
          <w:rFonts w:ascii="宋体" w:hAnsi="宋体"/>
          <w:sz w:val="24"/>
        </w:rPr>
      </w:pPr>
      <w:r>
        <w:rPr>
          <w:noProof/>
        </w:rPr>
        <w:drawing>
          <wp:anchor distT="0" distB="0" distL="114300" distR="114300" simplePos="0" relativeHeight="251654144" behindDoc="1" locked="0" layoutInCell="1" allowOverlap="1">
            <wp:simplePos x="0" y="0"/>
            <wp:positionH relativeFrom="column">
              <wp:posOffset>106680</wp:posOffset>
            </wp:positionH>
            <wp:positionV relativeFrom="paragraph">
              <wp:posOffset>-382905</wp:posOffset>
            </wp:positionV>
            <wp:extent cx="5543550" cy="1924685"/>
            <wp:effectExtent l="0" t="0" r="0" b="0"/>
            <wp:wrapNone/>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3550" cy="1924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303B" w:rsidRDefault="000E303B">
      <w:pPr>
        <w:spacing w:line="360" w:lineRule="auto"/>
        <w:ind w:firstLineChars="200" w:firstLine="480"/>
        <w:rPr>
          <w:rFonts w:ascii="宋体" w:hAnsi="宋体"/>
          <w:sz w:val="24"/>
        </w:rPr>
      </w:pPr>
    </w:p>
    <w:p w:rsidR="000E303B" w:rsidRDefault="000E303B">
      <w:pPr>
        <w:spacing w:line="360" w:lineRule="auto"/>
        <w:ind w:firstLineChars="200" w:firstLine="480"/>
        <w:rPr>
          <w:rFonts w:ascii="宋体" w:hAnsi="宋体"/>
          <w:sz w:val="24"/>
        </w:rPr>
      </w:pPr>
    </w:p>
    <w:p w:rsidR="000E303B" w:rsidRDefault="000E303B">
      <w:pPr>
        <w:spacing w:line="360" w:lineRule="auto"/>
        <w:ind w:firstLineChars="200" w:firstLine="480"/>
        <w:rPr>
          <w:rFonts w:ascii="宋体" w:hAnsi="宋体"/>
          <w:sz w:val="24"/>
        </w:rPr>
      </w:pPr>
    </w:p>
    <w:p w:rsidR="000E303B" w:rsidRDefault="000E303B">
      <w:pPr>
        <w:spacing w:line="360" w:lineRule="auto"/>
        <w:ind w:firstLineChars="200" w:firstLine="480"/>
        <w:rPr>
          <w:rFonts w:ascii="宋体" w:hAnsi="宋体"/>
          <w:sz w:val="24"/>
        </w:rPr>
      </w:pPr>
    </w:p>
    <w:p w:rsidR="009550E5" w:rsidRPr="009550E5" w:rsidRDefault="008411E0" w:rsidP="009550E5">
      <w:pPr>
        <w:spacing w:line="360" w:lineRule="auto"/>
        <w:ind w:firstLineChars="200" w:firstLine="420"/>
        <w:jc w:val="center"/>
        <w:rPr>
          <w:rFonts w:ascii="宋体" w:hAnsi="宋体"/>
          <w:color w:val="000000"/>
        </w:rPr>
      </w:pPr>
      <w:r w:rsidRPr="008411E0">
        <w:rPr>
          <w:rFonts w:ascii="宋体" w:hAnsi="宋体" w:hint="eastAsia"/>
          <w:color w:val="000000"/>
        </w:rPr>
        <w:t>图5.</w:t>
      </w:r>
      <w:r>
        <w:rPr>
          <w:rFonts w:ascii="宋体" w:hAnsi="宋体" w:hint="eastAsia"/>
          <w:color w:val="000000"/>
        </w:rPr>
        <w:t>8</w:t>
      </w:r>
      <w:r w:rsidRPr="008411E0">
        <w:rPr>
          <w:rFonts w:ascii="宋体" w:hAnsi="宋体"/>
          <w:color w:val="000000"/>
        </w:rPr>
        <w:t xml:space="preserve"> </w:t>
      </w:r>
      <w:proofErr w:type="spellStart"/>
      <w:r>
        <w:rPr>
          <w:rFonts w:ascii="宋体" w:hAnsi="宋体" w:hint="eastAsia"/>
          <w:color w:val="000000"/>
        </w:rPr>
        <w:t>NiceTimer</w:t>
      </w:r>
      <w:proofErr w:type="spellEnd"/>
      <w:r w:rsidRPr="008411E0">
        <w:rPr>
          <w:rFonts w:ascii="宋体" w:hAnsi="宋体"/>
          <w:color w:val="000000"/>
        </w:rPr>
        <w:t xml:space="preserve"> </w:t>
      </w:r>
      <w:r w:rsidRPr="008411E0">
        <w:rPr>
          <w:rFonts w:ascii="宋体" w:hAnsi="宋体" w:hint="eastAsia"/>
          <w:color w:val="000000"/>
        </w:rPr>
        <w:t>UML图</w:t>
      </w:r>
    </w:p>
    <w:p w:rsidR="009550E5" w:rsidRDefault="009550E5" w:rsidP="000A65A9">
      <w:pPr>
        <w:spacing w:line="360" w:lineRule="auto"/>
        <w:ind w:firstLineChars="200" w:firstLine="480"/>
        <w:rPr>
          <w:rFonts w:ascii="宋体" w:hAnsi="宋体"/>
          <w:sz w:val="24"/>
        </w:rPr>
      </w:pPr>
      <w:proofErr w:type="spellStart"/>
      <w:r>
        <w:rPr>
          <w:rFonts w:ascii="宋体" w:hAnsi="宋体" w:hint="eastAsia"/>
          <w:sz w:val="24"/>
        </w:rPr>
        <w:t>NiceTimer</w:t>
      </w:r>
      <w:proofErr w:type="spellEnd"/>
      <w:r>
        <w:rPr>
          <w:rFonts w:ascii="宋体" w:hAnsi="宋体" w:hint="eastAsia"/>
          <w:sz w:val="24"/>
        </w:rPr>
        <w:t>类，run方法每秒获取一次当前时间，并与目标时间计算后得出差值显示到终端。</w:t>
      </w:r>
    </w:p>
    <w:p w:rsidR="009322D9" w:rsidRPr="000A65A9" w:rsidRDefault="009322D9" w:rsidP="000A65A9">
      <w:pPr>
        <w:spacing w:line="360" w:lineRule="auto"/>
        <w:ind w:firstLineChars="200" w:firstLine="480"/>
        <w:rPr>
          <w:rFonts w:ascii="宋体" w:hAnsi="宋体"/>
          <w:sz w:val="24"/>
        </w:rPr>
      </w:pPr>
    </w:p>
    <w:p w:rsidR="000A1691" w:rsidRPr="000A1691" w:rsidRDefault="000A1691" w:rsidP="000A65A9">
      <w:pPr>
        <w:widowControl/>
        <w:shd w:val="clear" w:color="auto" w:fill="FFFFFF"/>
        <w:spacing w:line="360" w:lineRule="atLeast"/>
        <w:ind w:firstLine="420"/>
        <w:jc w:val="left"/>
        <w:rPr>
          <w:rFonts w:ascii="Consolas" w:hAnsi="Consolas" w:cs="宋体"/>
          <w:b/>
          <w:bCs/>
          <w:color w:val="000000"/>
          <w:kern w:val="0"/>
          <w:sz w:val="24"/>
        </w:rPr>
      </w:pPr>
      <w:r w:rsidRPr="000A1691">
        <w:rPr>
          <w:rFonts w:ascii="Consolas" w:hAnsi="Consolas" w:cs="宋体"/>
          <w:b/>
          <w:bCs/>
          <w:color w:val="0000FF"/>
          <w:kern w:val="0"/>
          <w:sz w:val="24"/>
        </w:rPr>
        <w:t>public</w:t>
      </w:r>
      <w:r w:rsidRPr="000A1691">
        <w:rPr>
          <w:rFonts w:ascii="Consolas" w:hAnsi="Consolas" w:cs="宋体"/>
          <w:b/>
          <w:bCs/>
          <w:color w:val="000000"/>
          <w:kern w:val="0"/>
          <w:sz w:val="24"/>
        </w:rPr>
        <w:t xml:space="preserve"> </w:t>
      </w:r>
      <w:r w:rsidRPr="000A1691">
        <w:rPr>
          <w:rFonts w:ascii="Consolas" w:hAnsi="Consolas" w:cs="宋体"/>
          <w:b/>
          <w:bCs/>
          <w:color w:val="267F99"/>
          <w:kern w:val="0"/>
          <w:sz w:val="24"/>
        </w:rPr>
        <w:t>void</w:t>
      </w:r>
      <w:r w:rsidRPr="000A1691">
        <w:rPr>
          <w:rFonts w:ascii="Consolas" w:hAnsi="Consolas" w:cs="宋体"/>
          <w:b/>
          <w:bCs/>
          <w:color w:val="000000"/>
          <w:kern w:val="0"/>
          <w:sz w:val="24"/>
        </w:rPr>
        <w:t xml:space="preserve"> </w:t>
      </w:r>
      <w:proofErr w:type="gramStart"/>
      <w:r w:rsidRPr="000A1691">
        <w:rPr>
          <w:rFonts w:ascii="Consolas" w:hAnsi="Consolas" w:cs="宋体"/>
          <w:b/>
          <w:bCs/>
          <w:color w:val="795E26"/>
          <w:kern w:val="0"/>
          <w:sz w:val="24"/>
        </w:rPr>
        <w:t>run</w:t>
      </w:r>
      <w:r w:rsidRPr="000A1691">
        <w:rPr>
          <w:rFonts w:ascii="Consolas" w:hAnsi="Consolas" w:cs="宋体"/>
          <w:b/>
          <w:bCs/>
          <w:color w:val="000000"/>
          <w:kern w:val="0"/>
          <w:sz w:val="24"/>
        </w:rPr>
        <w:t>(</w:t>
      </w:r>
      <w:proofErr w:type="gramEnd"/>
      <w:r w:rsidRPr="000A1691">
        <w:rPr>
          <w:rFonts w:ascii="Consolas" w:hAnsi="Consolas" w:cs="宋体"/>
          <w:b/>
          <w:bCs/>
          <w:color w:val="000000"/>
          <w:kern w:val="0"/>
          <w:sz w:val="24"/>
        </w:rPr>
        <w:t>) {</w:t>
      </w:r>
    </w:p>
    <w:p w:rsidR="000A1691" w:rsidRPr="000A1691" w:rsidRDefault="000A1691" w:rsidP="000A1691">
      <w:pPr>
        <w:widowControl/>
        <w:shd w:val="clear" w:color="auto" w:fill="FFFFFF"/>
        <w:spacing w:line="360" w:lineRule="atLeast"/>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spellStart"/>
      <w:r w:rsidRPr="000A1691">
        <w:rPr>
          <w:rFonts w:ascii="Consolas" w:hAnsi="Consolas" w:cs="宋体"/>
          <w:b/>
          <w:bCs/>
          <w:color w:val="267F99"/>
          <w:kern w:val="0"/>
          <w:sz w:val="24"/>
        </w:rPr>
        <w:t>int</w:t>
      </w:r>
      <w:proofErr w:type="spellEnd"/>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currentSecond</w:t>
      </w:r>
      <w:proofErr w:type="spellEnd"/>
      <w:r w:rsidRPr="000A1691">
        <w:rPr>
          <w:rFonts w:ascii="Consolas" w:hAnsi="Consolas" w:cs="宋体"/>
          <w:b/>
          <w:bCs/>
          <w:color w:val="000000"/>
          <w:kern w:val="0"/>
          <w:sz w:val="24"/>
        </w:rPr>
        <w:t>;</w:t>
      </w:r>
    </w:p>
    <w:p w:rsidR="000A1691" w:rsidRPr="000A1691" w:rsidRDefault="000A1691" w:rsidP="000A1691">
      <w:pPr>
        <w:widowControl/>
        <w:shd w:val="clear" w:color="auto" w:fill="FFFFFF"/>
        <w:spacing w:line="360" w:lineRule="atLeast"/>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spellStart"/>
      <w:r w:rsidRPr="000A1691">
        <w:rPr>
          <w:rFonts w:ascii="Consolas" w:hAnsi="Consolas" w:cs="宋体"/>
          <w:b/>
          <w:bCs/>
          <w:color w:val="267F99"/>
          <w:kern w:val="0"/>
          <w:sz w:val="24"/>
        </w:rPr>
        <w:t>int</w:t>
      </w:r>
      <w:proofErr w:type="spellEnd"/>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currentMinute</w:t>
      </w:r>
      <w:proofErr w:type="spellEnd"/>
      <w:r w:rsidRPr="000A1691">
        <w:rPr>
          <w:rFonts w:ascii="Consolas" w:hAnsi="Consolas" w:cs="宋体"/>
          <w:b/>
          <w:bCs/>
          <w:color w:val="000000"/>
          <w:kern w:val="0"/>
          <w:sz w:val="24"/>
        </w:rPr>
        <w:t>;</w:t>
      </w:r>
    </w:p>
    <w:p w:rsidR="000A1691" w:rsidRPr="000A1691" w:rsidRDefault="000A1691" w:rsidP="000A1691">
      <w:pPr>
        <w:widowControl/>
        <w:shd w:val="clear" w:color="auto" w:fill="FFFFFF"/>
        <w:spacing w:line="360" w:lineRule="atLeast"/>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spellStart"/>
      <w:r w:rsidRPr="000A1691">
        <w:rPr>
          <w:rFonts w:ascii="Consolas" w:hAnsi="Consolas" w:cs="宋体"/>
          <w:b/>
          <w:bCs/>
          <w:color w:val="267F99"/>
          <w:kern w:val="0"/>
          <w:sz w:val="24"/>
        </w:rPr>
        <w:t>int</w:t>
      </w:r>
      <w:proofErr w:type="spellEnd"/>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currentHour</w:t>
      </w:r>
      <w:proofErr w:type="spellEnd"/>
      <w:r w:rsidRPr="000A1691">
        <w:rPr>
          <w:rFonts w:ascii="Consolas" w:hAnsi="Consolas" w:cs="宋体"/>
          <w:b/>
          <w:bCs/>
          <w:color w:val="000000"/>
          <w:kern w:val="0"/>
          <w:sz w:val="24"/>
        </w:rPr>
        <w:t>;</w:t>
      </w:r>
    </w:p>
    <w:p w:rsidR="000A1691" w:rsidRPr="000A1691" w:rsidRDefault="000A1691" w:rsidP="000A1691">
      <w:pPr>
        <w:widowControl/>
        <w:shd w:val="clear" w:color="auto" w:fill="FFFFFF"/>
        <w:spacing w:line="360" w:lineRule="atLeast"/>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
    <w:p w:rsidR="000A1691" w:rsidRPr="000A1691" w:rsidRDefault="000A1691" w:rsidP="000A1691">
      <w:pPr>
        <w:widowControl/>
        <w:shd w:val="clear" w:color="auto" w:fill="FFFFFF"/>
        <w:spacing w:line="360" w:lineRule="atLeast"/>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gramStart"/>
      <w:r w:rsidRPr="000A1691">
        <w:rPr>
          <w:rFonts w:ascii="Consolas" w:hAnsi="Consolas" w:cs="宋体"/>
          <w:b/>
          <w:bCs/>
          <w:color w:val="AF00DB"/>
          <w:kern w:val="0"/>
          <w:sz w:val="24"/>
        </w:rPr>
        <w:t>do</w:t>
      </w:r>
      <w:r w:rsidRPr="000A1691">
        <w:rPr>
          <w:rFonts w:ascii="Consolas" w:hAnsi="Consolas" w:cs="宋体"/>
          <w:b/>
          <w:bCs/>
          <w:color w:val="000000"/>
          <w:kern w:val="0"/>
          <w:sz w:val="24"/>
        </w:rPr>
        <w:t>{</w:t>
      </w:r>
      <w:proofErr w:type="gramEnd"/>
    </w:p>
    <w:p w:rsidR="009550E5" w:rsidRDefault="000A1691" w:rsidP="000A1691">
      <w:pPr>
        <w:widowControl/>
        <w:shd w:val="clear" w:color="auto" w:fill="FFFFFF"/>
        <w:spacing w:line="360" w:lineRule="atLeast"/>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267F99"/>
          <w:kern w:val="0"/>
          <w:sz w:val="24"/>
        </w:rPr>
        <w:t>long</w:t>
      </w:r>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currentTime</w:t>
      </w:r>
      <w:proofErr w:type="spellEnd"/>
      <w:r w:rsidRPr="000A1691">
        <w:rPr>
          <w:rFonts w:ascii="Consolas" w:hAnsi="Consolas" w:cs="宋体"/>
          <w:b/>
          <w:bCs/>
          <w:color w:val="000000"/>
          <w:kern w:val="0"/>
          <w:sz w:val="24"/>
        </w:rPr>
        <w:t xml:space="preserve"> = </w:t>
      </w:r>
      <w:proofErr w:type="spellStart"/>
      <w:r w:rsidRPr="000A1691">
        <w:rPr>
          <w:rFonts w:ascii="Consolas" w:hAnsi="Consolas" w:cs="宋体"/>
          <w:b/>
          <w:bCs/>
          <w:color w:val="001080"/>
          <w:kern w:val="0"/>
          <w:sz w:val="24"/>
        </w:rPr>
        <w:t>System</w:t>
      </w:r>
      <w:r w:rsidRPr="000A1691">
        <w:rPr>
          <w:rFonts w:ascii="Consolas" w:hAnsi="Consolas" w:cs="宋体"/>
          <w:b/>
          <w:bCs/>
          <w:color w:val="000000"/>
          <w:kern w:val="0"/>
          <w:sz w:val="24"/>
        </w:rPr>
        <w:t>.</w:t>
      </w:r>
      <w:r w:rsidRPr="000A1691">
        <w:rPr>
          <w:rFonts w:ascii="Consolas" w:hAnsi="Consolas" w:cs="宋体"/>
          <w:b/>
          <w:bCs/>
          <w:color w:val="795E26"/>
          <w:kern w:val="0"/>
          <w:sz w:val="24"/>
        </w:rPr>
        <w:t>currentTimeMillis</w:t>
      </w:r>
      <w:proofErr w:type="spellEnd"/>
      <w:r w:rsidRPr="000A1691">
        <w:rPr>
          <w:rFonts w:ascii="Consolas" w:hAnsi="Consolas" w:cs="宋体"/>
          <w:b/>
          <w:bCs/>
          <w:color w:val="000000"/>
          <w:kern w:val="0"/>
          <w:sz w:val="24"/>
        </w:rPr>
        <w:t>();</w:t>
      </w:r>
    </w:p>
    <w:p w:rsidR="000A1691" w:rsidRPr="000A1691" w:rsidRDefault="000A1691" w:rsidP="000A1691">
      <w:pPr>
        <w:widowControl/>
        <w:shd w:val="clear" w:color="auto" w:fill="FFFFFF"/>
        <w:spacing w:line="360" w:lineRule="atLeast"/>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008000"/>
          <w:kern w:val="0"/>
          <w:sz w:val="24"/>
        </w:rPr>
        <w:t>/</w:t>
      </w:r>
      <w:r w:rsidR="009550E5">
        <w:rPr>
          <w:rFonts w:ascii="Consolas" w:hAnsi="Consolas" w:cs="宋体" w:hint="eastAsia"/>
          <w:b/>
          <w:bCs/>
          <w:color w:val="008000"/>
          <w:kern w:val="0"/>
          <w:sz w:val="24"/>
        </w:rPr>
        <w:t>*</w:t>
      </w:r>
      <w:r w:rsidRPr="000A1691">
        <w:rPr>
          <w:rFonts w:ascii="Consolas" w:hAnsi="Consolas" w:cs="宋体"/>
          <w:b/>
          <w:bCs/>
          <w:color w:val="008000"/>
          <w:kern w:val="0"/>
          <w:sz w:val="24"/>
        </w:rPr>
        <w:t>get current time</w:t>
      </w:r>
      <w:r w:rsidR="009550E5">
        <w:rPr>
          <w:rFonts w:ascii="Consolas" w:hAnsi="Consolas" w:cs="宋体" w:hint="eastAsia"/>
          <w:b/>
          <w:bCs/>
          <w:color w:val="008000"/>
          <w:kern w:val="0"/>
          <w:sz w:val="24"/>
        </w:rPr>
        <w:t>*/</w:t>
      </w:r>
    </w:p>
    <w:p w:rsidR="000A1691" w:rsidRPr="000A1691" w:rsidRDefault="000A1691" w:rsidP="000A1691">
      <w:pPr>
        <w:widowControl/>
        <w:shd w:val="clear" w:color="auto" w:fill="FFFFFF"/>
        <w:spacing w:line="360" w:lineRule="atLeast"/>
        <w:jc w:val="left"/>
        <w:rPr>
          <w:rFonts w:ascii="Consolas" w:hAnsi="Consolas" w:cs="宋体"/>
          <w:b/>
          <w:bCs/>
          <w:color w:val="000000"/>
          <w:kern w:val="0"/>
          <w:sz w:val="24"/>
        </w:rPr>
      </w:pPr>
    </w:p>
    <w:p w:rsidR="000A1691" w:rsidRPr="000A1691" w:rsidRDefault="000A1691" w:rsidP="000A1691">
      <w:pPr>
        <w:widowControl/>
        <w:shd w:val="clear" w:color="auto" w:fill="FFFFFF"/>
        <w:spacing w:line="360" w:lineRule="atLeast"/>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spellStart"/>
      <w:r w:rsidRPr="000A1691">
        <w:rPr>
          <w:rFonts w:ascii="Consolas" w:hAnsi="Consolas" w:cs="宋体"/>
          <w:b/>
          <w:bCs/>
          <w:color w:val="000000"/>
          <w:kern w:val="0"/>
          <w:sz w:val="24"/>
        </w:rPr>
        <w:t>currentTime</w:t>
      </w:r>
      <w:proofErr w:type="spellEnd"/>
      <w:r w:rsidRPr="000A1691">
        <w:rPr>
          <w:rFonts w:ascii="Consolas" w:hAnsi="Consolas" w:cs="宋体"/>
          <w:b/>
          <w:bCs/>
          <w:color w:val="000000"/>
          <w:kern w:val="0"/>
          <w:sz w:val="24"/>
        </w:rPr>
        <w:t xml:space="preserve"> = </w:t>
      </w:r>
      <w:proofErr w:type="spellStart"/>
      <w:r w:rsidRPr="000A1691">
        <w:rPr>
          <w:rFonts w:ascii="Consolas" w:hAnsi="Consolas" w:cs="宋体"/>
          <w:b/>
          <w:bCs/>
          <w:color w:val="000000"/>
          <w:kern w:val="0"/>
          <w:sz w:val="24"/>
        </w:rPr>
        <w:t>currentTime</w:t>
      </w:r>
      <w:proofErr w:type="spellEnd"/>
      <w:r w:rsidRPr="000A1691">
        <w:rPr>
          <w:rFonts w:ascii="Consolas" w:hAnsi="Consolas" w:cs="宋体"/>
          <w:b/>
          <w:bCs/>
          <w:color w:val="000000"/>
          <w:kern w:val="0"/>
          <w:sz w:val="24"/>
        </w:rPr>
        <w:t xml:space="preserve"> / </w:t>
      </w:r>
      <w:r w:rsidRPr="000A1691">
        <w:rPr>
          <w:rFonts w:ascii="Consolas" w:hAnsi="Consolas" w:cs="宋体"/>
          <w:b/>
          <w:bCs/>
          <w:color w:val="09885A"/>
          <w:kern w:val="0"/>
          <w:sz w:val="24"/>
        </w:rPr>
        <w:t>1000</w:t>
      </w:r>
      <w:r w:rsidRPr="000A1691">
        <w:rPr>
          <w:rFonts w:ascii="Consolas" w:hAnsi="Consolas" w:cs="宋体"/>
          <w:b/>
          <w:bCs/>
          <w:color w:val="000000"/>
          <w:kern w:val="0"/>
          <w:sz w:val="24"/>
        </w:rPr>
        <w:t>;</w:t>
      </w:r>
    </w:p>
    <w:p w:rsidR="000A1691" w:rsidRPr="000A1691" w:rsidRDefault="000A1691" w:rsidP="000A1691">
      <w:pPr>
        <w:widowControl/>
        <w:shd w:val="clear" w:color="auto" w:fill="FFFFFF"/>
        <w:spacing w:line="360" w:lineRule="atLeast"/>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spellStart"/>
      <w:r w:rsidRPr="000A1691">
        <w:rPr>
          <w:rFonts w:ascii="Consolas" w:hAnsi="Consolas" w:cs="宋体"/>
          <w:b/>
          <w:bCs/>
          <w:color w:val="000000"/>
          <w:kern w:val="0"/>
          <w:sz w:val="24"/>
        </w:rPr>
        <w:t>currentSecond</w:t>
      </w:r>
      <w:proofErr w:type="spellEnd"/>
      <w:r w:rsidRPr="000A1691">
        <w:rPr>
          <w:rFonts w:ascii="Consolas" w:hAnsi="Consolas" w:cs="宋体"/>
          <w:b/>
          <w:bCs/>
          <w:color w:val="000000"/>
          <w:kern w:val="0"/>
          <w:sz w:val="24"/>
        </w:rPr>
        <w:t xml:space="preserve"> = (</w:t>
      </w:r>
      <w:proofErr w:type="spellStart"/>
      <w:r w:rsidRPr="000A1691">
        <w:rPr>
          <w:rFonts w:ascii="Consolas" w:hAnsi="Consolas" w:cs="宋体"/>
          <w:b/>
          <w:bCs/>
          <w:color w:val="267F99"/>
          <w:kern w:val="0"/>
          <w:sz w:val="24"/>
        </w:rPr>
        <w:t>int</w:t>
      </w:r>
      <w:proofErr w:type="spellEnd"/>
      <w:r w:rsidRPr="000A1691">
        <w:rPr>
          <w:rFonts w:ascii="Consolas" w:hAnsi="Consolas" w:cs="宋体"/>
          <w:b/>
          <w:bCs/>
          <w:color w:val="000000"/>
          <w:kern w:val="0"/>
          <w:sz w:val="24"/>
        </w:rPr>
        <w:t>) (</w:t>
      </w:r>
      <w:proofErr w:type="spellStart"/>
      <w:r w:rsidRPr="000A1691">
        <w:rPr>
          <w:rFonts w:ascii="Consolas" w:hAnsi="Consolas" w:cs="宋体"/>
          <w:b/>
          <w:bCs/>
          <w:color w:val="000000"/>
          <w:kern w:val="0"/>
          <w:sz w:val="24"/>
        </w:rPr>
        <w:t>currentTime</w:t>
      </w:r>
      <w:proofErr w:type="spellEnd"/>
      <w:r w:rsidRPr="000A1691">
        <w:rPr>
          <w:rFonts w:ascii="Consolas" w:hAnsi="Consolas" w:cs="宋体"/>
          <w:b/>
          <w:bCs/>
          <w:color w:val="000000"/>
          <w:kern w:val="0"/>
          <w:sz w:val="24"/>
        </w:rPr>
        <w:t xml:space="preserve"> % </w:t>
      </w:r>
      <w:r w:rsidRPr="000A1691">
        <w:rPr>
          <w:rFonts w:ascii="Consolas" w:hAnsi="Consolas" w:cs="宋体"/>
          <w:b/>
          <w:bCs/>
          <w:color w:val="09885A"/>
          <w:kern w:val="0"/>
          <w:sz w:val="24"/>
        </w:rPr>
        <w:t>60</w:t>
      </w:r>
      <w:r w:rsidRPr="000A1691">
        <w:rPr>
          <w:rFonts w:ascii="Consolas" w:hAnsi="Consolas" w:cs="宋体"/>
          <w:b/>
          <w:bCs/>
          <w:color w:val="000000"/>
          <w:kern w:val="0"/>
          <w:sz w:val="24"/>
        </w:rPr>
        <w:t xml:space="preserve">); </w:t>
      </w:r>
      <w:r w:rsidRPr="000A1691">
        <w:rPr>
          <w:rFonts w:ascii="Consolas" w:hAnsi="Consolas" w:cs="宋体"/>
          <w:b/>
          <w:bCs/>
          <w:color w:val="008000"/>
          <w:kern w:val="0"/>
          <w:sz w:val="24"/>
        </w:rPr>
        <w:t>//get second</w:t>
      </w:r>
    </w:p>
    <w:p w:rsidR="000A1691" w:rsidRPr="000A1691" w:rsidRDefault="000A1691" w:rsidP="000A1691">
      <w:pPr>
        <w:widowControl/>
        <w:shd w:val="clear" w:color="auto" w:fill="FFFFFF"/>
        <w:spacing w:line="360" w:lineRule="atLeast"/>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spellStart"/>
      <w:r w:rsidRPr="000A1691">
        <w:rPr>
          <w:rFonts w:ascii="Consolas" w:hAnsi="Consolas" w:cs="宋体"/>
          <w:b/>
          <w:bCs/>
          <w:color w:val="000000"/>
          <w:kern w:val="0"/>
          <w:sz w:val="24"/>
        </w:rPr>
        <w:t>currentTime</w:t>
      </w:r>
      <w:proofErr w:type="spellEnd"/>
      <w:r w:rsidRPr="000A1691">
        <w:rPr>
          <w:rFonts w:ascii="Consolas" w:hAnsi="Consolas" w:cs="宋体"/>
          <w:b/>
          <w:bCs/>
          <w:color w:val="000000"/>
          <w:kern w:val="0"/>
          <w:sz w:val="24"/>
        </w:rPr>
        <w:t xml:space="preserve"> = </w:t>
      </w:r>
      <w:proofErr w:type="spellStart"/>
      <w:r w:rsidRPr="000A1691">
        <w:rPr>
          <w:rFonts w:ascii="Consolas" w:hAnsi="Consolas" w:cs="宋体"/>
          <w:b/>
          <w:bCs/>
          <w:color w:val="000000"/>
          <w:kern w:val="0"/>
          <w:sz w:val="24"/>
        </w:rPr>
        <w:t>currentTime</w:t>
      </w:r>
      <w:proofErr w:type="spellEnd"/>
      <w:r w:rsidRPr="000A1691">
        <w:rPr>
          <w:rFonts w:ascii="Consolas" w:hAnsi="Consolas" w:cs="宋体"/>
          <w:b/>
          <w:bCs/>
          <w:color w:val="000000"/>
          <w:kern w:val="0"/>
          <w:sz w:val="24"/>
        </w:rPr>
        <w:t xml:space="preserve"> / </w:t>
      </w:r>
      <w:r w:rsidRPr="000A1691">
        <w:rPr>
          <w:rFonts w:ascii="Consolas" w:hAnsi="Consolas" w:cs="宋体"/>
          <w:b/>
          <w:bCs/>
          <w:color w:val="09885A"/>
          <w:kern w:val="0"/>
          <w:sz w:val="24"/>
        </w:rPr>
        <w:t>60</w:t>
      </w:r>
      <w:r w:rsidRPr="000A1691">
        <w:rPr>
          <w:rFonts w:ascii="Consolas" w:hAnsi="Consolas" w:cs="宋体"/>
          <w:b/>
          <w:bCs/>
          <w:color w:val="000000"/>
          <w:kern w:val="0"/>
          <w:sz w:val="24"/>
        </w:rPr>
        <w:t>;</w:t>
      </w:r>
    </w:p>
    <w:p w:rsidR="000A1691" w:rsidRPr="000A1691" w:rsidRDefault="000A1691" w:rsidP="000A1691">
      <w:pPr>
        <w:widowControl/>
        <w:shd w:val="clear" w:color="auto" w:fill="FFFFFF"/>
        <w:spacing w:line="360" w:lineRule="atLeast"/>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spellStart"/>
      <w:r w:rsidRPr="000A1691">
        <w:rPr>
          <w:rFonts w:ascii="Consolas" w:hAnsi="Consolas" w:cs="宋体"/>
          <w:b/>
          <w:bCs/>
          <w:color w:val="000000"/>
          <w:kern w:val="0"/>
          <w:sz w:val="24"/>
        </w:rPr>
        <w:t>currentMinute</w:t>
      </w:r>
      <w:proofErr w:type="spellEnd"/>
      <w:r w:rsidRPr="000A1691">
        <w:rPr>
          <w:rFonts w:ascii="Consolas" w:hAnsi="Consolas" w:cs="宋体"/>
          <w:b/>
          <w:bCs/>
          <w:color w:val="000000"/>
          <w:kern w:val="0"/>
          <w:sz w:val="24"/>
        </w:rPr>
        <w:t xml:space="preserve"> = (</w:t>
      </w:r>
      <w:proofErr w:type="spellStart"/>
      <w:r w:rsidRPr="000A1691">
        <w:rPr>
          <w:rFonts w:ascii="Consolas" w:hAnsi="Consolas" w:cs="宋体"/>
          <w:b/>
          <w:bCs/>
          <w:color w:val="267F99"/>
          <w:kern w:val="0"/>
          <w:sz w:val="24"/>
        </w:rPr>
        <w:t>int</w:t>
      </w:r>
      <w:proofErr w:type="spellEnd"/>
      <w:r w:rsidRPr="000A1691">
        <w:rPr>
          <w:rFonts w:ascii="Consolas" w:hAnsi="Consolas" w:cs="宋体"/>
          <w:b/>
          <w:bCs/>
          <w:color w:val="000000"/>
          <w:kern w:val="0"/>
          <w:sz w:val="24"/>
        </w:rPr>
        <w:t>) (</w:t>
      </w:r>
      <w:proofErr w:type="spellStart"/>
      <w:r w:rsidRPr="000A1691">
        <w:rPr>
          <w:rFonts w:ascii="Consolas" w:hAnsi="Consolas" w:cs="宋体"/>
          <w:b/>
          <w:bCs/>
          <w:color w:val="000000"/>
          <w:kern w:val="0"/>
          <w:sz w:val="24"/>
        </w:rPr>
        <w:t>currentTime</w:t>
      </w:r>
      <w:proofErr w:type="spellEnd"/>
      <w:r w:rsidRPr="000A1691">
        <w:rPr>
          <w:rFonts w:ascii="Consolas" w:hAnsi="Consolas" w:cs="宋体"/>
          <w:b/>
          <w:bCs/>
          <w:color w:val="000000"/>
          <w:kern w:val="0"/>
          <w:sz w:val="24"/>
        </w:rPr>
        <w:t xml:space="preserve"> % </w:t>
      </w:r>
      <w:r w:rsidRPr="000A1691">
        <w:rPr>
          <w:rFonts w:ascii="Consolas" w:hAnsi="Consolas" w:cs="宋体"/>
          <w:b/>
          <w:bCs/>
          <w:color w:val="09885A"/>
          <w:kern w:val="0"/>
          <w:sz w:val="24"/>
        </w:rPr>
        <w:t>60</w:t>
      </w:r>
      <w:proofErr w:type="gramStart"/>
      <w:r w:rsidRPr="000A1691">
        <w:rPr>
          <w:rFonts w:ascii="Consolas" w:hAnsi="Consolas" w:cs="宋体"/>
          <w:b/>
          <w:bCs/>
          <w:color w:val="000000"/>
          <w:kern w:val="0"/>
          <w:sz w:val="24"/>
        </w:rPr>
        <w:t xml:space="preserve">);  </w:t>
      </w:r>
      <w:r w:rsidRPr="000A1691">
        <w:rPr>
          <w:rFonts w:ascii="Consolas" w:hAnsi="Consolas" w:cs="宋体"/>
          <w:b/>
          <w:bCs/>
          <w:color w:val="008000"/>
          <w:kern w:val="0"/>
          <w:sz w:val="24"/>
        </w:rPr>
        <w:t>/</w:t>
      </w:r>
      <w:proofErr w:type="gramEnd"/>
      <w:r w:rsidRPr="000A1691">
        <w:rPr>
          <w:rFonts w:ascii="Consolas" w:hAnsi="Consolas" w:cs="宋体"/>
          <w:b/>
          <w:bCs/>
          <w:color w:val="008000"/>
          <w:kern w:val="0"/>
          <w:sz w:val="24"/>
        </w:rPr>
        <w:t>/get minute</w:t>
      </w:r>
    </w:p>
    <w:p w:rsidR="000A1691" w:rsidRPr="000A1691" w:rsidRDefault="000A1691" w:rsidP="000A1691">
      <w:pPr>
        <w:widowControl/>
        <w:shd w:val="clear" w:color="auto" w:fill="FFFFFF"/>
        <w:spacing w:line="360" w:lineRule="atLeast"/>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spellStart"/>
      <w:r w:rsidRPr="000A1691">
        <w:rPr>
          <w:rFonts w:ascii="Consolas" w:hAnsi="Consolas" w:cs="宋体"/>
          <w:b/>
          <w:bCs/>
          <w:color w:val="000000"/>
          <w:kern w:val="0"/>
          <w:sz w:val="24"/>
        </w:rPr>
        <w:t>currentTime</w:t>
      </w:r>
      <w:proofErr w:type="spellEnd"/>
      <w:r w:rsidRPr="000A1691">
        <w:rPr>
          <w:rFonts w:ascii="Consolas" w:hAnsi="Consolas" w:cs="宋体"/>
          <w:b/>
          <w:bCs/>
          <w:color w:val="000000"/>
          <w:kern w:val="0"/>
          <w:sz w:val="24"/>
        </w:rPr>
        <w:t xml:space="preserve"> = </w:t>
      </w:r>
      <w:proofErr w:type="spellStart"/>
      <w:r w:rsidRPr="000A1691">
        <w:rPr>
          <w:rFonts w:ascii="Consolas" w:hAnsi="Consolas" w:cs="宋体"/>
          <w:b/>
          <w:bCs/>
          <w:color w:val="000000"/>
          <w:kern w:val="0"/>
          <w:sz w:val="24"/>
        </w:rPr>
        <w:t>currentTime</w:t>
      </w:r>
      <w:proofErr w:type="spellEnd"/>
      <w:r w:rsidRPr="000A1691">
        <w:rPr>
          <w:rFonts w:ascii="Consolas" w:hAnsi="Consolas" w:cs="宋体"/>
          <w:b/>
          <w:bCs/>
          <w:color w:val="000000"/>
          <w:kern w:val="0"/>
          <w:sz w:val="24"/>
        </w:rPr>
        <w:t xml:space="preserve"> / </w:t>
      </w:r>
      <w:r w:rsidRPr="000A1691">
        <w:rPr>
          <w:rFonts w:ascii="Consolas" w:hAnsi="Consolas" w:cs="宋体"/>
          <w:b/>
          <w:bCs/>
          <w:color w:val="09885A"/>
          <w:kern w:val="0"/>
          <w:sz w:val="24"/>
        </w:rPr>
        <w:t>60</w:t>
      </w:r>
      <w:r w:rsidRPr="000A1691">
        <w:rPr>
          <w:rFonts w:ascii="Consolas" w:hAnsi="Consolas" w:cs="宋体"/>
          <w:b/>
          <w:bCs/>
          <w:color w:val="000000"/>
          <w:kern w:val="0"/>
          <w:sz w:val="24"/>
        </w:rPr>
        <w:t xml:space="preserve">;      </w:t>
      </w:r>
    </w:p>
    <w:p w:rsidR="000A1691" w:rsidRPr="000A1691" w:rsidRDefault="000A1691" w:rsidP="000A1691">
      <w:pPr>
        <w:widowControl/>
        <w:shd w:val="clear" w:color="auto" w:fill="FFFFFF"/>
        <w:spacing w:line="360" w:lineRule="atLeast"/>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spellStart"/>
      <w:r w:rsidRPr="000A1691">
        <w:rPr>
          <w:rFonts w:ascii="Consolas" w:hAnsi="Consolas" w:cs="宋体"/>
          <w:b/>
          <w:bCs/>
          <w:color w:val="000000"/>
          <w:kern w:val="0"/>
          <w:sz w:val="24"/>
        </w:rPr>
        <w:t>currentHour</w:t>
      </w:r>
      <w:proofErr w:type="spellEnd"/>
      <w:r w:rsidRPr="000A1691">
        <w:rPr>
          <w:rFonts w:ascii="Consolas" w:hAnsi="Consolas" w:cs="宋体"/>
          <w:b/>
          <w:bCs/>
          <w:color w:val="000000"/>
          <w:kern w:val="0"/>
          <w:sz w:val="24"/>
        </w:rPr>
        <w:t xml:space="preserve"> = (</w:t>
      </w:r>
      <w:proofErr w:type="spellStart"/>
      <w:r w:rsidRPr="000A1691">
        <w:rPr>
          <w:rFonts w:ascii="Consolas" w:hAnsi="Consolas" w:cs="宋体"/>
          <w:b/>
          <w:bCs/>
          <w:color w:val="267F99"/>
          <w:kern w:val="0"/>
          <w:sz w:val="24"/>
        </w:rPr>
        <w:t>int</w:t>
      </w:r>
      <w:proofErr w:type="spellEnd"/>
      <w:r w:rsidRPr="000A1691">
        <w:rPr>
          <w:rFonts w:ascii="Consolas" w:hAnsi="Consolas" w:cs="宋体"/>
          <w:b/>
          <w:bCs/>
          <w:color w:val="000000"/>
          <w:kern w:val="0"/>
          <w:sz w:val="24"/>
        </w:rPr>
        <w:t>) (</w:t>
      </w:r>
      <w:proofErr w:type="spellStart"/>
      <w:r w:rsidRPr="000A1691">
        <w:rPr>
          <w:rFonts w:ascii="Consolas" w:hAnsi="Consolas" w:cs="宋体"/>
          <w:b/>
          <w:bCs/>
          <w:color w:val="000000"/>
          <w:kern w:val="0"/>
          <w:sz w:val="24"/>
        </w:rPr>
        <w:t>currentTime</w:t>
      </w:r>
      <w:proofErr w:type="spellEnd"/>
      <w:r w:rsidRPr="000A1691">
        <w:rPr>
          <w:rFonts w:ascii="Consolas" w:hAnsi="Consolas" w:cs="宋体"/>
          <w:b/>
          <w:bCs/>
          <w:color w:val="000000"/>
          <w:kern w:val="0"/>
          <w:sz w:val="24"/>
        </w:rPr>
        <w:t xml:space="preserve"> % </w:t>
      </w:r>
      <w:r w:rsidRPr="000A1691">
        <w:rPr>
          <w:rFonts w:ascii="Consolas" w:hAnsi="Consolas" w:cs="宋体"/>
          <w:b/>
          <w:bCs/>
          <w:color w:val="09885A"/>
          <w:kern w:val="0"/>
          <w:sz w:val="24"/>
        </w:rPr>
        <w:t>24</w:t>
      </w:r>
      <w:proofErr w:type="gramStart"/>
      <w:r w:rsidR="009550E5">
        <w:rPr>
          <w:rFonts w:ascii="Consolas" w:hAnsi="Consolas" w:cs="宋体"/>
          <w:b/>
          <w:bCs/>
          <w:color w:val="000000"/>
          <w:kern w:val="0"/>
          <w:sz w:val="24"/>
        </w:rPr>
        <w:t xml:space="preserve">); </w:t>
      </w:r>
      <w:r w:rsidRPr="000A1691">
        <w:rPr>
          <w:rFonts w:ascii="Consolas" w:hAnsi="Consolas" w:cs="宋体"/>
          <w:b/>
          <w:bCs/>
          <w:color w:val="000000"/>
          <w:kern w:val="0"/>
          <w:sz w:val="24"/>
        </w:rPr>
        <w:t xml:space="preserve">  </w:t>
      </w:r>
      <w:proofErr w:type="gramEnd"/>
      <w:r w:rsidRPr="000A1691">
        <w:rPr>
          <w:rFonts w:ascii="Consolas" w:hAnsi="Consolas" w:cs="宋体"/>
          <w:b/>
          <w:bCs/>
          <w:color w:val="000000"/>
          <w:kern w:val="0"/>
          <w:sz w:val="24"/>
        </w:rPr>
        <w:t xml:space="preserve"> </w:t>
      </w:r>
      <w:r w:rsidRPr="000A1691">
        <w:rPr>
          <w:rFonts w:ascii="Consolas" w:hAnsi="Consolas" w:cs="宋体"/>
          <w:b/>
          <w:bCs/>
          <w:color w:val="008000"/>
          <w:kern w:val="0"/>
          <w:sz w:val="24"/>
        </w:rPr>
        <w:t>//get hour</w:t>
      </w:r>
      <w:r w:rsidRPr="000A1691">
        <w:rPr>
          <w:rFonts w:ascii="Consolas" w:hAnsi="Consolas" w:cs="宋体"/>
          <w:b/>
          <w:bCs/>
          <w:color w:val="000000"/>
          <w:kern w:val="0"/>
          <w:sz w:val="24"/>
        </w:rPr>
        <w:t xml:space="preserve">      </w:t>
      </w:r>
    </w:p>
    <w:p w:rsidR="000A1691" w:rsidRPr="000A1691" w:rsidRDefault="000A1691" w:rsidP="000A1691">
      <w:pPr>
        <w:widowControl/>
        <w:shd w:val="clear" w:color="auto" w:fill="FFFFFF"/>
        <w:spacing w:line="360" w:lineRule="atLeast"/>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if</w:t>
      </w:r>
      <w:r w:rsidRPr="000A1691">
        <w:rPr>
          <w:rFonts w:ascii="Consolas" w:hAnsi="Consolas" w:cs="宋体"/>
          <w:b/>
          <w:bCs/>
          <w:color w:val="000000"/>
          <w:kern w:val="0"/>
          <w:sz w:val="24"/>
        </w:rPr>
        <w:t xml:space="preserve"> (</w:t>
      </w:r>
      <w:proofErr w:type="spellStart"/>
      <w:r w:rsidRPr="000A1691">
        <w:rPr>
          <w:rFonts w:ascii="Consolas" w:hAnsi="Consolas" w:cs="宋体"/>
          <w:b/>
          <w:bCs/>
          <w:color w:val="000000"/>
          <w:kern w:val="0"/>
          <w:sz w:val="24"/>
        </w:rPr>
        <w:t>currentMinute</w:t>
      </w:r>
      <w:proofErr w:type="spellEnd"/>
      <w:r w:rsidRPr="000A1691">
        <w:rPr>
          <w:rFonts w:ascii="Consolas" w:hAnsi="Consolas" w:cs="宋体"/>
          <w:b/>
          <w:bCs/>
          <w:color w:val="000000"/>
          <w:kern w:val="0"/>
          <w:sz w:val="24"/>
        </w:rPr>
        <w:t xml:space="preserve"> &gt;= </w:t>
      </w:r>
      <w:r w:rsidRPr="000A1691">
        <w:rPr>
          <w:rFonts w:ascii="Consolas" w:hAnsi="Consolas" w:cs="宋体"/>
          <w:b/>
          <w:bCs/>
          <w:color w:val="09885A"/>
          <w:kern w:val="0"/>
          <w:sz w:val="24"/>
        </w:rPr>
        <w:t>0</w:t>
      </w:r>
      <w:r w:rsidRPr="000A1691">
        <w:rPr>
          <w:rFonts w:ascii="Consolas" w:hAnsi="Consolas" w:cs="宋体"/>
          <w:b/>
          <w:bCs/>
          <w:color w:val="000000"/>
          <w:kern w:val="0"/>
          <w:sz w:val="24"/>
        </w:rPr>
        <w:t>)</w:t>
      </w:r>
    </w:p>
    <w:p w:rsidR="000A1691" w:rsidRPr="000A1691" w:rsidRDefault="000A1691" w:rsidP="000A1691">
      <w:pPr>
        <w:widowControl/>
        <w:shd w:val="clear" w:color="auto" w:fill="FFFFFF"/>
        <w:spacing w:line="360" w:lineRule="atLeast"/>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System</w:t>
      </w:r>
      <w:r w:rsidRPr="000A1691">
        <w:rPr>
          <w:rFonts w:ascii="Consolas" w:hAnsi="Consolas" w:cs="宋体"/>
          <w:b/>
          <w:bCs/>
          <w:color w:val="000000"/>
          <w:kern w:val="0"/>
          <w:sz w:val="24"/>
        </w:rPr>
        <w:t>.</w:t>
      </w:r>
      <w:r w:rsidRPr="000A1691">
        <w:rPr>
          <w:rFonts w:ascii="Consolas" w:hAnsi="Consolas" w:cs="宋体"/>
          <w:b/>
          <w:bCs/>
          <w:color w:val="001080"/>
          <w:kern w:val="0"/>
          <w:sz w:val="24"/>
        </w:rPr>
        <w:t>out</w:t>
      </w:r>
      <w:r w:rsidRPr="000A1691">
        <w:rPr>
          <w:rFonts w:ascii="Consolas" w:hAnsi="Consolas" w:cs="宋体"/>
          <w:b/>
          <w:bCs/>
          <w:color w:val="000000"/>
          <w:kern w:val="0"/>
          <w:sz w:val="24"/>
        </w:rPr>
        <w:t>.</w:t>
      </w:r>
      <w:r w:rsidRPr="000A1691">
        <w:rPr>
          <w:rFonts w:ascii="Consolas" w:hAnsi="Consolas" w:cs="宋体"/>
          <w:b/>
          <w:bCs/>
          <w:color w:val="795E26"/>
          <w:kern w:val="0"/>
          <w:sz w:val="24"/>
        </w:rPr>
        <w:t>println</w:t>
      </w:r>
      <w:proofErr w:type="spellEnd"/>
      <w:r w:rsidRPr="000A1691">
        <w:rPr>
          <w:rFonts w:ascii="Consolas" w:hAnsi="Consolas" w:cs="宋体"/>
          <w:b/>
          <w:bCs/>
          <w:color w:val="000000"/>
          <w:kern w:val="0"/>
          <w:sz w:val="24"/>
        </w:rPr>
        <w:t>(</w:t>
      </w:r>
      <w:r w:rsidRPr="000A1691">
        <w:rPr>
          <w:rFonts w:ascii="Consolas" w:hAnsi="Consolas" w:cs="宋体"/>
          <w:b/>
          <w:bCs/>
          <w:color w:val="A31515"/>
          <w:kern w:val="0"/>
          <w:sz w:val="24"/>
        </w:rPr>
        <w:t>"Alarm: "</w:t>
      </w:r>
      <w:r w:rsidRPr="000A1691">
        <w:rPr>
          <w:rFonts w:ascii="Consolas" w:hAnsi="Consolas" w:cs="宋体"/>
          <w:b/>
          <w:bCs/>
          <w:color w:val="000000"/>
          <w:kern w:val="0"/>
          <w:sz w:val="24"/>
        </w:rPr>
        <w:t>+ (</w:t>
      </w:r>
      <w:proofErr w:type="spellStart"/>
      <w:r w:rsidRPr="000A1691">
        <w:rPr>
          <w:rFonts w:ascii="Consolas" w:hAnsi="Consolas" w:cs="宋体"/>
          <w:b/>
          <w:bCs/>
          <w:color w:val="000000"/>
          <w:kern w:val="0"/>
          <w:sz w:val="24"/>
        </w:rPr>
        <w:t>goalHour-currentHour</w:t>
      </w:r>
      <w:proofErr w:type="spellEnd"/>
      <w:r w:rsidRPr="000A1691">
        <w:rPr>
          <w:rFonts w:ascii="Consolas" w:hAnsi="Consolas" w:cs="宋体"/>
          <w:b/>
          <w:bCs/>
          <w:color w:val="000000"/>
          <w:kern w:val="0"/>
          <w:sz w:val="24"/>
        </w:rPr>
        <w:t>) +</w:t>
      </w:r>
      <w:proofErr w:type="gramStart"/>
      <w:r w:rsidRPr="000A1691">
        <w:rPr>
          <w:rFonts w:ascii="Consolas" w:hAnsi="Consolas" w:cs="宋体"/>
          <w:b/>
          <w:bCs/>
          <w:color w:val="A31515"/>
          <w:kern w:val="0"/>
          <w:sz w:val="24"/>
        </w:rPr>
        <w:t>" :</w:t>
      </w:r>
      <w:proofErr w:type="gramEnd"/>
      <w:r w:rsidRPr="000A1691">
        <w:rPr>
          <w:rFonts w:ascii="Consolas" w:hAnsi="Consolas" w:cs="宋体"/>
          <w:b/>
          <w:bCs/>
          <w:color w:val="A31515"/>
          <w:kern w:val="0"/>
          <w:sz w:val="24"/>
        </w:rPr>
        <w:t xml:space="preserve"> "</w:t>
      </w:r>
      <w:r w:rsidRPr="000A1691">
        <w:rPr>
          <w:rFonts w:ascii="Consolas" w:hAnsi="Consolas" w:cs="宋体"/>
          <w:b/>
          <w:bCs/>
          <w:color w:val="000000"/>
          <w:kern w:val="0"/>
          <w:sz w:val="24"/>
        </w:rPr>
        <w:t>+ (goalMinute-currentMinute-</w:t>
      </w:r>
      <w:r w:rsidRPr="000A1691">
        <w:rPr>
          <w:rFonts w:ascii="Consolas" w:hAnsi="Consolas" w:cs="宋体"/>
          <w:b/>
          <w:bCs/>
          <w:color w:val="09885A"/>
          <w:kern w:val="0"/>
          <w:sz w:val="24"/>
        </w:rPr>
        <w:t>1</w:t>
      </w:r>
      <w:r w:rsidRPr="000A1691">
        <w:rPr>
          <w:rFonts w:ascii="Consolas" w:hAnsi="Consolas" w:cs="宋体"/>
          <w:b/>
          <w:bCs/>
          <w:color w:val="000000"/>
          <w:kern w:val="0"/>
          <w:sz w:val="24"/>
        </w:rPr>
        <w:t>) +</w:t>
      </w:r>
      <w:r w:rsidRPr="000A1691">
        <w:rPr>
          <w:rFonts w:ascii="Consolas" w:hAnsi="Consolas" w:cs="宋体"/>
          <w:b/>
          <w:bCs/>
          <w:color w:val="A31515"/>
          <w:kern w:val="0"/>
          <w:sz w:val="24"/>
        </w:rPr>
        <w:t>" : "</w:t>
      </w:r>
      <w:r w:rsidRPr="000A1691">
        <w:rPr>
          <w:rFonts w:ascii="Consolas" w:hAnsi="Consolas" w:cs="宋体"/>
          <w:b/>
          <w:bCs/>
          <w:color w:val="000000"/>
          <w:kern w:val="0"/>
          <w:sz w:val="24"/>
        </w:rPr>
        <w:t>+ (</w:t>
      </w:r>
      <w:r w:rsidRPr="000A1691">
        <w:rPr>
          <w:rFonts w:ascii="Consolas" w:hAnsi="Consolas" w:cs="宋体"/>
          <w:b/>
          <w:bCs/>
          <w:color w:val="09885A"/>
          <w:kern w:val="0"/>
          <w:sz w:val="24"/>
        </w:rPr>
        <w:t>59</w:t>
      </w:r>
      <w:r w:rsidRPr="000A1691">
        <w:rPr>
          <w:rFonts w:ascii="Consolas" w:hAnsi="Consolas" w:cs="宋体"/>
          <w:b/>
          <w:bCs/>
          <w:color w:val="000000"/>
          <w:kern w:val="0"/>
          <w:sz w:val="24"/>
        </w:rPr>
        <w:t>-currentSecond));</w:t>
      </w:r>
    </w:p>
    <w:p w:rsidR="000A1691" w:rsidRPr="000A1691" w:rsidRDefault="000A1691" w:rsidP="000A1691">
      <w:pPr>
        <w:widowControl/>
        <w:shd w:val="clear" w:color="auto" w:fill="FFFFFF"/>
        <w:spacing w:line="360" w:lineRule="atLeast"/>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try</w:t>
      </w:r>
      <w:r w:rsidRPr="000A1691">
        <w:rPr>
          <w:rFonts w:ascii="Consolas" w:hAnsi="Consolas" w:cs="宋体"/>
          <w:b/>
          <w:bCs/>
          <w:color w:val="000000"/>
          <w:kern w:val="0"/>
          <w:sz w:val="24"/>
        </w:rPr>
        <w:t xml:space="preserve"> {</w:t>
      </w:r>
    </w:p>
    <w:p w:rsidR="000A1691" w:rsidRPr="000A1691" w:rsidRDefault="000A1691" w:rsidP="000A1691">
      <w:pPr>
        <w:widowControl/>
        <w:shd w:val="clear" w:color="auto" w:fill="FFFFFF"/>
        <w:spacing w:line="360" w:lineRule="atLeast"/>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Thread</w:t>
      </w:r>
      <w:r w:rsidRPr="000A1691">
        <w:rPr>
          <w:rFonts w:ascii="Consolas" w:hAnsi="Consolas" w:cs="宋体"/>
          <w:b/>
          <w:bCs/>
          <w:color w:val="000000"/>
          <w:kern w:val="0"/>
          <w:sz w:val="24"/>
        </w:rPr>
        <w:t>.</w:t>
      </w:r>
      <w:r w:rsidRPr="000A1691">
        <w:rPr>
          <w:rFonts w:ascii="Consolas" w:hAnsi="Consolas" w:cs="宋体"/>
          <w:b/>
          <w:bCs/>
          <w:color w:val="795E26"/>
          <w:kern w:val="0"/>
          <w:sz w:val="24"/>
        </w:rPr>
        <w:t>sleep</w:t>
      </w:r>
      <w:proofErr w:type="spellEnd"/>
      <w:r w:rsidRPr="000A1691">
        <w:rPr>
          <w:rFonts w:ascii="Consolas" w:hAnsi="Consolas" w:cs="宋体"/>
          <w:b/>
          <w:bCs/>
          <w:color w:val="000000"/>
          <w:kern w:val="0"/>
          <w:sz w:val="24"/>
        </w:rPr>
        <w:t>(</w:t>
      </w:r>
      <w:r w:rsidRPr="000A1691">
        <w:rPr>
          <w:rFonts w:ascii="Consolas" w:hAnsi="Consolas" w:cs="宋体"/>
          <w:b/>
          <w:bCs/>
          <w:color w:val="09885A"/>
          <w:kern w:val="0"/>
          <w:sz w:val="24"/>
        </w:rPr>
        <w:t>1000</w:t>
      </w:r>
      <w:proofErr w:type="gramStart"/>
      <w:r w:rsidRPr="000A1691">
        <w:rPr>
          <w:rFonts w:ascii="Consolas" w:hAnsi="Consolas" w:cs="宋体"/>
          <w:b/>
          <w:bCs/>
          <w:color w:val="000000"/>
          <w:kern w:val="0"/>
          <w:sz w:val="24"/>
        </w:rPr>
        <w:t xml:space="preserve">);   </w:t>
      </w:r>
      <w:proofErr w:type="gramEnd"/>
      <w:r w:rsidRPr="000A1691">
        <w:rPr>
          <w:rFonts w:ascii="Consolas" w:hAnsi="Consolas" w:cs="宋体"/>
          <w:b/>
          <w:bCs/>
          <w:color w:val="008000"/>
          <w:kern w:val="0"/>
          <w:sz w:val="24"/>
        </w:rPr>
        <w:t>//system pause a second</w:t>
      </w:r>
    </w:p>
    <w:p w:rsidR="000A1691" w:rsidRPr="000A1691" w:rsidRDefault="000A1691" w:rsidP="000A1691">
      <w:pPr>
        <w:widowControl/>
        <w:shd w:val="clear" w:color="auto" w:fill="FFFFFF"/>
        <w:spacing w:line="360" w:lineRule="atLeast"/>
        <w:jc w:val="left"/>
        <w:rPr>
          <w:rFonts w:ascii="Consolas" w:hAnsi="Consolas" w:cs="宋体"/>
          <w:b/>
          <w:bCs/>
          <w:color w:val="000000"/>
          <w:kern w:val="0"/>
          <w:sz w:val="24"/>
        </w:rPr>
      </w:pPr>
      <w:r w:rsidRPr="000A1691">
        <w:rPr>
          <w:rFonts w:ascii="Consolas" w:hAnsi="Consolas" w:cs="宋体"/>
          <w:b/>
          <w:bCs/>
          <w:color w:val="000000"/>
          <w:kern w:val="0"/>
          <w:sz w:val="24"/>
        </w:rPr>
        <w:lastRenderedPageBreak/>
        <w:t xml:space="preserve">            }</w:t>
      </w:r>
    </w:p>
    <w:p w:rsidR="000A1691" w:rsidRPr="000A1691" w:rsidRDefault="000A1691" w:rsidP="000A1691">
      <w:pPr>
        <w:widowControl/>
        <w:shd w:val="clear" w:color="auto" w:fill="FFFFFF"/>
        <w:spacing w:line="360" w:lineRule="atLeast"/>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catch</w:t>
      </w:r>
      <w:r w:rsidRPr="000A1691">
        <w:rPr>
          <w:rFonts w:ascii="Consolas" w:hAnsi="Consolas" w:cs="宋体"/>
          <w:b/>
          <w:bCs/>
          <w:color w:val="000000"/>
          <w:kern w:val="0"/>
          <w:sz w:val="24"/>
        </w:rPr>
        <w:t xml:space="preserve"> (</w:t>
      </w:r>
      <w:proofErr w:type="spellStart"/>
      <w:r w:rsidRPr="000A1691">
        <w:rPr>
          <w:rFonts w:ascii="Consolas" w:hAnsi="Consolas" w:cs="宋体"/>
          <w:b/>
          <w:bCs/>
          <w:color w:val="267F99"/>
          <w:kern w:val="0"/>
          <w:sz w:val="24"/>
        </w:rPr>
        <w:t>InterruptedException</w:t>
      </w:r>
      <w:proofErr w:type="spellEnd"/>
      <w:r w:rsidRPr="000A1691">
        <w:rPr>
          <w:rFonts w:ascii="Consolas" w:hAnsi="Consolas" w:cs="宋体"/>
          <w:b/>
          <w:bCs/>
          <w:color w:val="000000"/>
          <w:kern w:val="0"/>
          <w:sz w:val="24"/>
        </w:rPr>
        <w:t xml:space="preserve"> </w:t>
      </w:r>
      <w:proofErr w:type="gramStart"/>
      <w:r w:rsidRPr="000A1691">
        <w:rPr>
          <w:rFonts w:ascii="Consolas" w:hAnsi="Consolas" w:cs="宋体"/>
          <w:b/>
          <w:bCs/>
          <w:color w:val="001080"/>
          <w:kern w:val="0"/>
          <w:sz w:val="24"/>
        </w:rPr>
        <w:t>e</w:t>
      </w:r>
      <w:r w:rsidRPr="000A1691">
        <w:rPr>
          <w:rFonts w:ascii="Consolas" w:hAnsi="Consolas" w:cs="宋体"/>
          <w:b/>
          <w:bCs/>
          <w:color w:val="000000"/>
          <w:kern w:val="0"/>
          <w:sz w:val="24"/>
        </w:rPr>
        <w:t>){</w:t>
      </w:r>
      <w:proofErr w:type="gramEnd"/>
    </w:p>
    <w:p w:rsidR="000A1691" w:rsidRPr="000A1691" w:rsidRDefault="000A1691" w:rsidP="000A1691">
      <w:pPr>
        <w:widowControl/>
        <w:shd w:val="clear" w:color="auto" w:fill="FFFFFF"/>
        <w:spacing w:line="360" w:lineRule="atLeast"/>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spellStart"/>
      <w:proofErr w:type="gramStart"/>
      <w:r w:rsidRPr="000A1691">
        <w:rPr>
          <w:rFonts w:ascii="Consolas" w:hAnsi="Consolas" w:cs="宋体"/>
          <w:b/>
          <w:bCs/>
          <w:color w:val="001080"/>
          <w:kern w:val="0"/>
          <w:sz w:val="24"/>
        </w:rPr>
        <w:t>e</w:t>
      </w:r>
      <w:r w:rsidRPr="000A1691">
        <w:rPr>
          <w:rFonts w:ascii="Consolas" w:hAnsi="Consolas" w:cs="宋体"/>
          <w:b/>
          <w:bCs/>
          <w:color w:val="000000"/>
          <w:kern w:val="0"/>
          <w:sz w:val="24"/>
        </w:rPr>
        <w:t>.</w:t>
      </w:r>
      <w:r w:rsidRPr="000A1691">
        <w:rPr>
          <w:rFonts w:ascii="Consolas" w:hAnsi="Consolas" w:cs="宋体"/>
          <w:b/>
          <w:bCs/>
          <w:color w:val="795E26"/>
          <w:kern w:val="0"/>
          <w:sz w:val="24"/>
        </w:rPr>
        <w:t>toString</w:t>
      </w:r>
      <w:proofErr w:type="spellEnd"/>
      <w:proofErr w:type="gramEnd"/>
      <w:r w:rsidRPr="000A1691">
        <w:rPr>
          <w:rFonts w:ascii="Consolas" w:hAnsi="Consolas" w:cs="宋体"/>
          <w:b/>
          <w:bCs/>
          <w:color w:val="000000"/>
          <w:kern w:val="0"/>
          <w:sz w:val="24"/>
        </w:rPr>
        <w:t>();</w:t>
      </w:r>
    </w:p>
    <w:p w:rsidR="000A1691" w:rsidRPr="000A1691" w:rsidRDefault="000A1691" w:rsidP="000A1691">
      <w:pPr>
        <w:widowControl/>
        <w:shd w:val="clear" w:color="auto" w:fill="FFFFFF"/>
        <w:spacing w:line="360" w:lineRule="atLeast"/>
        <w:jc w:val="left"/>
        <w:rPr>
          <w:rFonts w:ascii="Consolas" w:hAnsi="Consolas" w:cs="宋体"/>
          <w:b/>
          <w:bCs/>
          <w:color w:val="000000"/>
          <w:kern w:val="0"/>
          <w:sz w:val="24"/>
        </w:rPr>
      </w:pPr>
      <w:r w:rsidRPr="000A1691">
        <w:rPr>
          <w:rFonts w:ascii="Consolas" w:hAnsi="Consolas" w:cs="宋体"/>
          <w:b/>
          <w:bCs/>
          <w:color w:val="000000"/>
          <w:kern w:val="0"/>
          <w:sz w:val="24"/>
        </w:rPr>
        <w:t xml:space="preserve">            }  </w:t>
      </w:r>
    </w:p>
    <w:p w:rsidR="000A1691" w:rsidRPr="000A1691" w:rsidRDefault="009550E5" w:rsidP="000A1691">
      <w:pPr>
        <w:widowControl/>
        <w:shd w:val="clear" w:color="auto" w:fill="FFFFFF"/>
        <w:spacing w:line="360" w:lineRule="atLeast"/>
        <w:jc w:val="left"/>
        <w:rPr>
          <w:rFonts w:ascii="Consolas" w:hAnsi="Consolas" w:cs="宋体"/>
          <w:b/>
          <w:bCs/>
          <w:color w:val="000000"/>
          <w:kern w:val="0"/>
          <w:sz w:val="24"/>
        </w:rPr>
      </w:pPr>
      <w:r>
        <w:rPr>
          <w:rFonts w:ascii="Consolas" w:hAnsi="Consolas" w:cs="宋体"/>
          <w:b/>
          <w:bCs/>
          <w:color w:val="000000"/>
          <w:kern w:val="0"/>
          <w:sz w:val="24"/>
        </w:rPr>
        <w:t xml:space="preserve">   </w:t>
      </w:r>
      <w:proofErr w:type="gramStart"/>
      <w:r w:rsidR="000A1691" w:rsidRPr="000A1691">
        <w:rPr>
          <w:rFonts w:ascii="Consolas" w:hAnsi="Consolas" w:cs="宋体"/>
          <w:b/>
          <w:bCs/>
          <w:color w:val="000000"/>
          <w:kern w:val="0"/>
          <w:sz w:val="24"/>
        </w:rPr>
        <w:t>}</w:t>
      </w:r>
      <w:r w:rsidR="000A1691" w:rsidRPr="000A1691">
        <w:rPr>
          <w:rFonts w:ascii="Consolas" w:hAnsi="Consolas" w:cs="宋体"/>
          <w:b/>
          <w:bCs/>
          <w:color w:val="AF00DB"/>
          <w:kern w:val="0"/>
          <w:sz w:val="24"/>
        </w:rPr>
        <w:t>while</w:t>
      </w:r>
      <w:proofErr w:type="gramEnd"/>
      <w:r w:rsidR="000A1691" w:rsidRPr="000A1691">
        <w:rPr>
          <w:rFonts w:ascii="Consolas" w:hAnsi="Consolas" w:cs="宋体"/>
          <w:b/>
          <w:bCs/>
          <w:color w:val="000000"/>
          <w:kern w:val="0"/>
          <w:sz w:val="24"/>
        </w:rPr>
        <w:t>(</w:t>
      </w:r>
      <w:proofErr w:type="spellStart"/>
      <w:r w:rsidR="000A1691" w:rsidRPr="000A1691">
        <w:rPr>
          <w:rFonts w:ascii="Consolas" w:hAnsi="Consolas" w:cs="宋体"/>
          <w:b/>
          <w:bCs/>
          <w:color w:val="000000"/>
          <w:kern w:val="0"/>
          <w:sz w:val="24"/>
        </w:rPr>
        <w:t>goalHour</w:t>
      </w:r>
      <w:proofErr w:type="spellEnd"/>
      <w:r w:rsidR="000A1691" w:rsidRPr="000A1691">
        <w:rPr>
          <w:rFonts w:ascii="Consolas" w:hAnsi="Consolas" w:cs="宋体"/>
          <w:b/>
          <w:bCs/>
          <w:color w:val="000000"/>
          <w:kern w:val="0"/>
          <w:sz w:val="24"/>
        </w:rPr>
        <w:t>*</w:t>
      </w:r>
      <w:r w:rsidR="000A1691" w:rsidRPr="000A1691">
        <w:rPr>
          <w:rFonts w:ascii="Consolas" w:hAnsi="Consolas" w:cs="宋体"/>
          <w:b/>
          <w:bCs/>
          <w:color w:val="09885A"/>
          <w:kern w:val="0"/>
          <w:sz w:val="24"/>
        </w:rPr>
        <w:t>100</w:t>
      </w:r>
      <w:r>
        <w:rPr>
          <w:rFonts w:ascii="Consolas" w:hAnsi="Consolas" w:cs="宋体"/>
          <w:b/>
          <w:bCs/>
          <w:color w:val="000000"/>
          <w:kern w:val="0"/>
          <w:sz w:val="24"/>
        </w:rPr>
        <w:t>+goalMinute &gt;</w:t>
      </w:r>
      <w:proofErr w:type="spellStart"/>
      <w:r w:rsidR="000A1691" w:rsidRPr="000A1691">
        <w:rPr>
          <w:rFonts w:ascii="Consolas" w:hAnsi="Consolas" w:cs="宋体"/>
          <w:b/>
          <w:bCs/>
          <w:color w:val="000000"/>
          <w:kern w:val="0"/>
          <w:sz w:val="24"/>
        </w:rPr>
        <w:t>currentHour</w:t>
      </w:r>
      <w:proofErr w:type="spellEnd"/>
      <w:r w:rsidR="000A1691" w:rsidRPr="000A1691">
        <w:rPr>
          <w:rFonts w:ascii="Consolas" w:hAnsi="Consolas" w:cs="宋体"/>
          <w:b/>
          <w:bCs/>
          <w:color w:val="000000"/>
          <w:kern w:val="0"/>
          <w:sz w:val="24"/>
        </w:rPr>
        <w:t>*</w:t>
      </w:r>
      <w:r w:rsidR="000A1691" w:rsidRPr="000A1691">
        <w:rPr>
          <w:rFonts w:ascii="Consolas" w:hAnsi="Consolas" w:cs="宋体"/>
          <w:b/>
          <w:bCs/>
          <w:color w:val="09885A"/>
          <w:kern w:val="0"/>
          <w:sz w:val="24"/>
        </w:rPr>
        <w:t>100</w:t>
      </w:r>
      <w:r w:rsidR="000A1691" w:rsidRPr="000A1691">
        <w:rPr>
          <w:rFonts w:ascii="Consolas" w:hAnsi="Consolas" w:cs="宋体"/>
          <w:b/>
          <w:bCs/>
          <w:color w:val="000000"/>
          <w:kern w:val="0"/>
          <w:sz w:val="24"/>
        </w:rPr>
        <w:t>+currentMinute);</w:t>
      </w:r>
    </w:p>
    <w:p w:rsidR="000A1691" w:rsidRPr="000A1691" w:rsidRDefault="000A1691" w:rsidP="000A1691">
      <w:pPr>
        <w:widowControl/>
        <w:shd w:val="clear" w:color="auto" w:fill="FFFFFF"/>
        <w:spacing w:line="360" w:lineRule="atLeast"/>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spellStart"/>
      <w:proofErr w:type="gramStart"/>
      <w:r w:rsidRPr="000A1691">
        <w:rPr>
          <w:rFonts w:ascii="Consolas" w:hAnsi="Consolas" w:cs="宋体"/>
          <w:b/>
          <w:bCs/>
          <w:color w:val="001080"/>
          <w:kern w:val="0"/>
          <w:sz w:val="24"/>
        </w:rPr>
        <w:t>NL</w:t>
      </w:r>
      <w:r w:rsidRPr="000A1691">
        <w:rPr>
          <w:rFonts w:ascii="Consolas" w:hAnsi="Consolas" w:cs="宋体"/>
          <w:b/>
          <w:bCs/>
          <w:color w:val="000000"/>
          <w:kern w:val="0"/>
          <w:sz w:val="24"/>
        </w:rPr>
        <w:t>.</w:t>
      </w:r>
      <w:r w:rsidRPr="000A1691">
        <w:rPr>
          <w:rFonts w:ascii="Consolas" w:hAnsi="Consolas" w:cs="宋体"/>
          <w:b/>
          <w:bCs/>
          <w:color w:val="001080"/>
          <w:kern w:val="0"/>
          <w:sz w:val="24"/>
        </w:rPr>
        <w:t>Label</w:t>
      </w:r>
      <w:proofErr w:type="gramEnd"/>
      <w:r w:rsidRPr="000A1691">
        <w:rPr>
          <w:rFonts w:ascii="Consolas" w:hAnsi="Consolas" w:cs="宋体"/>
          <w:b/>
          <w:bCs/>
          <w:color w:val="001080"/>
          <w:kern w:val="0"/>
          <w:sz w:val="24"/>
        </w:rPr>
        <w:t>_Alarm</w:t>
      </w:r>
      <w:r w:rsidRPr="000A1691">
        <w:rPr>
          <w:rFonts w:ascii="Consolas" w:hAnsi="Consolas" w:cs="宋体"/>
          <w:b/>
          <w:bCs/>
          <w:color w:val="000000"/>
          <w:kern w:val="0"/>
          <w:sz w:val="24"/>
        </w:rPr>
        <w:t>.</w:t>
      </w:r>
      <w:r w:rsidRPr="000A1691">
        <w:rPr>
          <w:rFonts w:ascii="Consolas" w:hAnsi="Consolas" w:cs="宋体"/>
          <w:b/>
          <w:bCs/>
          <w:color w:val="795E26"/>
          <w:kern w:val="0"/>
          <w:sz w:val="24"/>
        </w:rPr>
        <w:t>setText</w:t>
      </w:r>
      <w:proofErr w:type="spellEnd"/>
      <w:r w:rsidRPr="000A1691">
        <w:rPr>
          <w:rFonts w:ascii="Consolas" w:hAnsi="Consolas" w:cs="宋体"/>
          <w:b/>
          <w:bCs/>
          <w:color w:val="000000"/>
          <w:kern w:val="0"/>
          <w:sz w:val="24"/>
        </w:rPr>
        <w:t>(</w:t>
      </w:r>
      <w:r w:rsidRPr="000A1691">
        <w:rPr>
          <w:rFonts w:ascii="Consolas" w:hAnsi="Consolas" w:cs="宋体"/>
          <w:b/>
          <w:bCs/>
          <w:color w:val="A31515"/>
          <w:kern w:val="0"/>
          <w:sz w:val="24"/>
        </w:rPr>
        <w:t>"Alarm: Time Out !"</w:t>
      </w:r>
      <w:r w:rsidRPr="000A1691">
        <w:rPr>
          <w:rFonts w:ascii="Consolas" w:hAnsi="Consolas" w:cs="宋体"/>
          <w:b/>
          <w:bCs/>
          <w:color w:val="000000"/>
          <w:kern w:val="0"/>
          <w:sz w:val="24"/>
        </w:rPr>
        <w:t xml:space="preserve">); </w:t>
      </w:r>
      <w:r w:rsidRPr="000A1691">
        <w:rPr>
          <w:rFonts w:ascii="Consolas" w:hAnsi="Consolas" w:cs="宋体"/>
          <w:b/>
          <w:bCs/>
          <w:color w:val="008000"/>
          <w:kern w:val="0"/>
          <w:sz w:val="24"/>
        </w:rPr>
        <w:t>//time out</w:t>
      </w:r>
    </w:p>
    <w:p w:rsidR="000E303B" w:rsidRPr="00B53AE1" w:rsidRDefault="000A1691" w:rsidP="00B53AE1">
      <w:pPr>
        <w:widowControl/>
        <w:shd w:val="clear" w:color="auto" w:fill="FFFFFF"/>
        <w:spacing w:line="360" w:lineRule="atLeast"/>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
    <w:p w:rsidR="000E303B" w:rsidRPr="000A65A9" w:rsidRDefault="007D768B" w:rsidP="000A65A9">
      <w:pPr>
        <w:pStyle w:val="af0"/>
        <w:jc w:val="left"/>
        <w:rPr>
          <w:rFonts w:ascii="黑体" w:eastAsia="黑体" w:hAnsi="黑体"/>
          <w:b w:val="0"/>
          <w:color w:val="0000FF"/>
          <w:sz w:val="28"/>
          <w:szCs w:val="28"/>
        </w:rPr>
      </w:pPr>
      <w:bookmarkStart w:id="34" w:name="_Toc11766708"/>
      <w:r>
        <w:rPr>
          <w:rFonts w:ascii="黑体" w:eastAsia="黑体" w:hAnsi="黑体" w:hint="eastAsia"/>
          <w:b w:val="0"/>
          <w:sz w:val="28"/>
          <w:szCs w:val="28"/>
        </w:rPr>
        <w:t>5.9</w:t>
      </w:r>
      <w:r>
        <w:rPr>
          <w:rFonts w:ascii="黑体" w:eastAsia="黑体" w:hAnsi="黑体"/>
          <w:b w:val="0"/>
          <w:sz w:val="28"/>
          <w:szCs w:val="28"/>
        </w:rPr>
        <w:t xml:space="preserve"> </w:t>
      </w:r>
      <w:proofErr w:type="spellStart"/>
      <w:r w:rsidRPr="009550E5">
        <w:rPr>
          <w:rFonts w:ascii="黑体" w:eastAsia="黑体" w:hAnsi="黑体"/>
          <w:b w:val="0"/>
          <w:sz w:val="28"/>
          <w:szCs w:val="28"/>
        </w:rPr>
        <w:t>Nice</w:t>
      </w:r>
      <w:r>
        <w:rPr>
          <w:rFonts w:ascii="黑体" w:eastAsia="黑体" w:hAnsi="黑体" w:hint="eastAsia"/>
          <w:b w:val="0"/>
          <w:sz w:val="28"/>
          <w:szCs w:val="28"/>
        </w:rPr>
        <w:t>Labels</w:t>
      </w:r>
      <w:proofErr w:type="spellEnd"/>
      <w:r>
        <w:rPr>
          <w:rFonts w:ascii="黑体" w:eastAsia="黑体" w:hAnsi="黑体" w:hint="eastAsia"/>
          <w:b w:val="0"/>
          <w:sz w:val="28"/>
          <w:szCs w:val="28"/>
        </w:rPr>
        <w:t>类</w:t>
      </w:r>
      <w:bookmarkEnd w:id="34"/>
    </w:p>
    <w:p w:rsidR="009322D9" w:rsidRDefault="009322D9">
      <w:pPr>
        <w:spacing w:line="360" w:lineRule="auto"/>
        <w:ind w:firstLineChars="200" w:firstLine="480"/>
        <w:rPr>
          <w:rFonts w:ascii="宋体" w:hAnsi="宋体"/>
          <w:sz w:val="24"/>
        </w:rPr>
      </w:pPr>
    </w:p>
    <w:p w:rsidR="000A65A9" w:rsidRDefault="000A65A9">
      <w:pPr>
        <w:spacing w:line="360" w:lineRule="auto"/>
        <w:ind w:firstLineChars="200" w:firstLine="420"/>
        <w:rPr>
          <w:rFonts w:ascii="宋体" w:hAnsi="宋体"/>
          <w:sz w:val="24"/>
        </w:rPr>
      </w:pPr>
      <w:r>
        <w:rPr>
          <w:noProof/>
        </w:rPr>
        <w:drawing>
          <wp:anchor distT="0" distB="0" distL="114300" distR="114300" simplePos="0" relativeHeight="251655168" behindDoc="1" locked="0" layoutInCell="1" allowOverlap="1" wp14:anchorId="43594158" wp14:editId="522C999F">
            <wp:simplePos x="0" y="0"/>
            <wp:positionH relativeFrom="column">
              <wp:posOffset>1296162</wp:posOffset>
            </wp:positionH>
            <wp:positionV relativeFrom="paragraph">
              <wp:posOffset>8255</wp:posOffset>
            </wp:positionV>
            <wp:extent cx="3020060" cy="2367915"/>
            <wp:effectExtent l="0" t="0" r="0" b="0"/>
            <wp:wrapNone/>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0060" cy="2367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5A9" w:rsidRPr="007D768B" w:rsidRDefault="000A65A9">
      <w:pPr>
        <w:spacing w:line="360" w:lineRule="auto"/>
        <w:ind w:firstLineChars="200" w:firstLine="480"/>
        <w:rPr>
          <w:rFonts w:ascii="宋体" w:hAnsi="宋体"/>
          <w:sz w:val="24"/>
        </w:rPr>
      </w:pPr>
    </w:p>
    <w:p w:rsidR="000E303B" w:rsidRDefault="000E303B">
      <w:pPr>
        <w:spacing w:line="360" w:lineRule="auto"/>
        <w:ind w:firstLineChars="200" w:firstLine="480"/>
        <w:rPr>
          <w:rFonts w:ascii="宋体" w:hAnsi="宋体"/>
          <w:sz w:val="24"/>
        </w:rPr>
      </w:pPr>
    </w:p>
    <w:p w:rsidR="000E303B" w:rsidRDefault="000E303B">
      <w:pPr>
        <w:spacing w:line="360" w:lineRule="auto"/>
        <w:ind w:firstLineChars="200" w:firstLine="480"/>
        <w:rPr>
          <w:rFonts w:ascii="宋体" w:hAnsi="宋体"/>
          <w:sz w:val="24"/>
        </w:rPr>
      </w:pPr>
    </w:p>
    <w:p w:rsidR="000E303B" w:rsidRDefault="000E303B">
      <w:pPr>
        <w:spacing w:line="360" w:lineRule="auto"/>
        <w:ind w:firstLineChars="200" w:firstLine="480"/>
        <w:rPr>
          <w:rFonts w:ascii="宋体" w:hAnsi="宋体"/>
          <w:sz w:val="24"/>
        </w:rPr>
      </w:pPr>
    </w:p>
    <w:p w:rsidR="000E303B" w:rsidRDefault="000E303B">
      <w:pPr>
        <w:spacing w:line="360" w:lineRule="auto"/>
        <w:ind w:firstLineChars="200" w:firstLine="480"/>
        <w:rPr>
          <w:rFonts w:ascii="宋体" w:hAnsi="宋体"/>
          <w:sz w:val="24"/>
        </w:rPr>
      </w:pPr>
    </w:p>
    <w:p w:rsidR="000E303B" w:rsidRDefault="000E303B">
      <w:pPr>
        <w:spacing w:line="360" w:lineRule="auto"/>
        <w:ind w:firstLineChars="200" w:firstLine="480"/>
        <w:rPr>
          <w:rFonts w:ascii="宋体" w:hAnsi="宋体"/>
          <w:sz w:val="24"/>
        </w:rPr>
      </w:pPr>
    </w:p>
    <w:p w:rsidR="000E303B" w:rsidRDefault="000E303B" w:rsidP="009550E5">
      <w:pPr>
        <w:spacing w:line="360" w:lineRule="auto"/>
        <w:rPr>
          <w:rFonts w:ascii="宋体" w:hAnsi="宋体"/>
          <w:sz w:val="24"/>
        </w:rPr>
      </w:pPr>
    </w:p>
    <w:p w:rsidR="000A1691" w:rsidRPr="000A65A9" w:rsidRDefault="008411E0" w:rsidP="000A65A9">
      <w:pPr>
        <w:spacing w:line="360" w:lineRule="auto"/>
        <w:ind w:firstLineChars="200" w:firstLine="420"/>
        <w:jc w:val="center"/>
        <w:rPr>
          <w:rFonts w:ascii="宋体" w:hAnsi="宋体"/>
          <w:color w:val="000000"/>
        </w:rPr>
      </w:pPr>
      <w:r w:rsidRPr="008411E0">
        <w:rPr>
          <w:rFonts w:ascii="宋体" w:hAnsi="宋体" w:hint="eastAsia"/>
          <w:color w:val="000000"/>
        </w:rPr>
        <w:t>图5.</w:t>
      </w:r>
      <w:r>
        <w:rPr>
          <w:rFonts w:ascii="宋体" w:hAnsi="宋体" w:hint="eastAsia"/>
          <w:color w:val="000000"/>
        </w:rPr>
        <w:t>9</w:t>
      </w:r>
      <w:r w:rsidRPr="008411E0">
        <w:rPr>
          <w:rFonts w:ascii="宋体" w:hAnsi="宋体"/>
          <w:color w:val="000000"/>
        </w:rPr>
        <w:t xml:space="preserve"> </w:t>
      </w:r>
      <w:proofErr w:type="spellStart"/>
      <w:r w:rsidRPr="008411E0">
        <w:rPr>
          <w:rFonts w:ascii="宋体" w:hAnsi="宋体" w:hint="eastAsia"/>
          <w:color w:val="000000"/>
        </w:rPr>
        <w:t>Nice</w:t>
      </w:r>
      <w:r>
        <w:rPr>
          <w:rFonts w:ascii="宋体" w:hAnsi="宋体" w:hint="eastAsia"/>
          <w:color w:val="000000"/>
        </w:rPr>
        <w:t>Labels</w:t>
      </w:r>
      <w:proofErr w:type="spellEnd"/>
      <w:r w:rsidRPr="008411E0">
        <w:rPr>
          <w:rFonts w:ascii="宋体" w:hAnsi="宋体"/>
          <w:color w:val="000000"/>
        </w:rPr>
        <w:t xml:space="preserve"> </w:t>
      </w:r>
      <w:r w:rsidRPr="008411E0">
        <w:rPr>
          <w:rFonts w:ascii="宋体" w:hAnsi="宋体" w:hint="eastAsia"/>
          <w:color w:val="000000"/>
        </w:rPr>
        <w:t>UML图</w:t>
      </w:r>
    </w:p>
    <w:p w:rsidR="000A1691" w:rsidRDefault="009550E5" w:rsidP="009550E5">
      <w:pPr>
        <w:spacing w:line="360" w:lineRule="auto"/>
        <w:ind w:firstLineChars="200" w:firstLine="480"/>
        <w:rPr>
          <w:rFonts w:ascii="宋体" w:hAnsi="宋体"/>
          <w:sz w:val="24"/>
        </w:rPr>
      </w:pPr>
      <w:proofErr w:type="spellStart"/>
      <w:r>
        <w:rPr>
          <w:rFonts w:ascii="宋体" w:hAnsi="宋体" w:hint="eastAsia"/>
          <w:sz w:val="24"/>
        </w:rPr>
        <w:t>NiceLabels</w:t>
      </w:r>
      <w:proofErr w:type="spellEnd"/>
      <w:r>
        <w:rPr>
          <w:rFonts w:ascii="宋体" w:hAnsi="宋体" w:hint="eastAsia"/>
          <w:sz w:val="24"/>
        </w:rPr>
        <w:t>类，主要功能是设置标签内容，</w:t>
      </w:r>
      <w:proofErr w:type="spellStart"/>
      <w:r>
        <w:rPr>
          <w:rFonts w:ascii="宋体" w:hAnsi="宋体" w:hint="eastAsia"/>
          <w:sz w:val="24"/>
        </w:rPr>
        <w:t>getTips</w:t>
      </w:r>
      <w:proofErr w:type="spellEnd"/>
      <w:r>
        <w:rPr>
          <w:rFonts w:ascii="宋体" w:hAnsi="宋体" w:hint="eastAsia"/>
          <w:sz w:val="24"/>
        </w:rPr>
        <w:t>(</w:t>
      </w:r>
      <w:r>
        <w:rPr>
          <w:rFonts w:ascii="宋体" w:hAnsi="宋体"/>
          <w:sz w:val="24"/>
        </w:rPr>
        <w:t>)</w:t>
      </w:r>
      <w:r>
        <w:rPr>
          <w:rFonts w:ascii="宋体" w:hAnsi="宋体" w:hint="eastAsia"/>
          <w:sz w:val="24"/>
        </w:rPr>
        <w:t>方法和</w:t>
      </w:r>
      <w:proofErr w:type="spellStart"/>
      <w:r>
        <w:rPr>
          <w:rFonts w:ascii="宋体" w:hAnsi="宋体" w:hint="eastAsia"/>
          <w:sz w:val="24"/>
        </w:rPr>
        <w:t>getRemind</w:t>
      </w:r>
      <w:proofErr w:type="spellEnd"/>
      <w:r>
        <w:rPr>
          <w:rFonts w:ascii="宋体" w:hAnsi="宋体" w:hint="eastAsia"/>
          <w:sz w:val="24"/>
        </w:rPr>
        <w:t>(</w:t>
      </w:r>
      <w:r>
        <w:rPr>
          <w:rFonts w:ascii="宋体" w:hAnsi="宋体"/>
          <w:sz w:val="24"/>
        </w:rPr>
        <w:t>)</w:t>
      </w:r>
      <w:r>
        <w:rPr>
          <w:rFonts w:ascii="宋体" w:hAnsi="宋体" w:hint="eastAsia"/>
          <w:sz w:val="24"/>
        </w:rPr>
        <w:t>方法可以返回对应日期的占卜和节日。</w:t>
      </w:r>
    </w:p>
    <w:p w:rsidR="009322D9" w:rsidRDefault="009322D9" w:rsidP="009550E5">
      <w:pPr>
        <w:spacing w:line="360" w:lineRule="auto"/>
        <w:ind w:firstLineChars="200" w:firstLine="480"/>
        <w:rPr>
          <w:rFonts w:ascii="宋体" w:hAnsi="宋体"/>
          <w:sz w:val="24"/>
        </w:rPr>
      </w:pP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267F99"/>
          <w:kern w:val="0"/>
          <w:sz w:val="24"/>
        </w:rPr>
        <w:t>String</w:t>
      </w:r>
      <w:r w:rsidRPr="000A1691">
        <w:rPr>
          <w:rFonts w:ascii="Consolas" w:hAnsi="Consolas" w:cs="宋体"/>
          <w:b/>
          <w:bCs/>
          <w:color w:val="000000"/>
          <w:kern w:val="0"/>
          <w:sz w:val="24"/>
        </w:rPr>
        <w:t xml:space="preserve"> </w:t>
      </w:r>
      <w:proofErr w:type="spellStart"/>
      <w:r w:rsidRPr="000A1691">
        <w:rPr>
          <w:rFonts w:ascii="Consolas" w:hAnsi="Consolas" w:cs="宋体"/>
          <w:b/>
          <w:bCs/>
          <w:color w:val="795E26"/>
          <w:kern w:val="0"/>
          <w:sz w:val="24"/>
        </w:rPr>
        <w:t>getTips</w:t>
      </w:r>
      <w:proofErr w:type="spellEnd"/>
      <w:r w:rsidRPr="000A1691">
        <w:rPr>
          <w:rFonts w:ascii="Consolas" w:hAnsi="Consolas" w:cs="宋体"/>
          <w:b/>
          <w:bCs/>
          <w:color w:val="000000"/>
          <w:kern w:val="0"/>
          <w:sz w:val="24"/>
        </w:rPr>
        <w:t>(){</w:t>
      </w:r>
      <w:r w:rsidR="00AB7DDE">
        <w:rPr>
          <w:rFonts w:ascii="Consolas" w:hAnsi="Consolas" w:cs="宋体"/>
          <w:b/>
          <w:bCs/>
          <w:color w:val="000000"/>
          <w:kern w:val="0"/>
          <w:sz w:val="24"/>
        </w:rPr>
        <w:tab/>
      </w:r>
      <w:r w:rsidR="00AB7DDE">
        <w:rPr>
          <w:rFonts w:ascii="Consolas" w:hAnsi="Consolas" w:cs="宋体"/>
          <w:b/>
          <w:bCs/>
          <w:color w:val="000000"/>
          <w:kern w:val="0"/>
          <w:sz w:val="24"/>
        </w:rPr>
        <w:tab/>
      </w:r>
      <w:r w:rsidR="00AB7DDE">
        <w:rPr>
          <w:rFonts w:ascii="Consolas" w:hAnsi="Consolas" w:cs="宋体"/>
          <w:b/>
          <w:bCs/>
          <w:color w:val="000000"/>
          <w:kern w:val="0"/>
          <w:sz w:val="24"/>
        </w:rPr>
        <w:tab/>
      </w:r>
      <w:r w:rsidR="00AB7DDE">
        <w:rPr>
          <w:rFonts w:ascii="Consolas" w:hAnsi="Consolas" w:cs="宋体" w:hint="eastAsia"/>
          <w:b/>
          <w:bCs/>
          <w:color w:val="000000"/>
          <w:kern w:val="0"/>
          <w:sz w:val="24"/>
        </w:rPr>
        <w:t>//</w:t>
      </w:r>
      <w:r w:rsidR="00AB7DDE">
        <w:rPr>
          <w:rFonts w:ascii="Consolas" w:hAnsi="Consolas" w:cs="宋体" w:hint="eastAsia"/>
          <w:b/>
          <w:bCs/>
          <w:color w:val="000000"/>
          <w:kern w:val="0"/>
          <w:sz w:val="24"/>
        </w:rPr>
        <w:t>占卜提示</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spellStart"/>
      <w:r w:rsidRPr="000A1691">
        <w:rPr>
          <w:rFonts w:ascii="Consolas" w:hAnsi="Consolas" w:cs="宋体"/>
          <w:b/>
          <w:bCs/>
          <w:color w:val="267F99"/>
          <w:kern w:val="0"/>
          <w:sz w:val="24"/>
        </w:rPr>
        <w:t>int</w:t>
      </w:r>
      <w:proofErr w:type="spellEnd"/>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i</w:t>
      </w:r>
      <w:proofErr w:type="spellEnd"/>
      <w:r w:rsidRPr="000A1691">
        <w:rPr>
          <w:rFonts w:ascii="Consolas" w:hAnsi="Consolas" w:cs="宋体"/>
          <w:b/>
          <w:bCs/>
          <w:color w:val="000000"/>
          <w:kern w:val="0"/>
          <w:sz w:val="24"/>
        </w:rPr>
        <w:t xml:space="preserve"> = </w:t>
      </w:r>
      <w:proofErr w:type="spellStart"/>
      <w:proofErr w:type="gramStart"/>
      <w:r w:rsidRPr="000A1691">
        <w:rPr>
          <w:rFonts w:ascii="Consolas" w:hAnsi="Consolas" w:cs="宋体"/>
          <w:b/>
          <w:bCs/>
          <w:color w:val="001080"/>
          <w:kern w:val="0"/>
          <w:sz w:val="24"/>
        </w:rPr>
        <w:t>R</w:t>
      </w:r>
      <w:r w:rsidRPr="000A1691">
        <w:rPr>
          <w:rFonts w:ascii="Consolas" w:hAnsi="Consolas" w:cs="宋体"/>
          <w:b/>
          <w:bCs/>
          <w:color w:val="000000"/>
          <w:kern w:val="0"/>
          <w:sz w:val="24"/>
        </w:rPr>
        <w:t>.</w:t>
      </w:r>
      <w:r w:rsidRPr="000A1691">
        <w:rPr>
          <w:rFonts w:ascii="Consolas" w:hAnsi="Consolas" w:cs="宋体"/>
          <w:b/>
          <w:bCs/>
          <w:color w:val="795E26"/>
          <w:kern w:val="0"/>
          <w:sz w:val="24"/>
        </w:rPr>
        <w:t>nextInt</w:t>
      </w:r>
      <w:proofErr w:type="spellEnd"/>
      <w:proofErr w:type="gramEnd"/>
      <w:r w:rsidRPr="000A1691">
        <w:rPr>
          <w:rFonts w:ascii="Consolas" w:hAnsi="Consolas" w:cs="宋体"/>
          <w:b/>
          <w:bCs/>
          <w:color w:val="000000"/>
          <w:kern w:val="0"/>
          <w:sz w:val="24"/>
        </w:rPr>
        <w:t>(</w:t>
      </w:r>
      <w:r w:rsidRPr="000A1691">
        <w:rPr>
          <w:rFonts w:ascii="Consolas" w:hAnsi="Consolas" w:cs="宋体"/>
          <w:b/>
          <w:bCs/>
          <w:color w:val="09885A"/>
          <w:kern w:val="0"/>
          <w:sz w:val="24"/>
        </w:rPr>
        <w:t>10</w:t>
      </w:r>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267F99"/>
          <w:kern w:val="0"/>
          <w:sz w:val="24"/>
        </w:rPr>
        <w:t>String</w:t>
      </w:r>
      <w:r w:rsidRPr="000A1691">
        <w:rPr>
          <w:rFonts w:ascii="Consolas" w:hAnsi="Consolas" w:cs="宋体"/>
          <w:b/>
          <w:bCs/>
          <w:color w:val="000000"/>
          <w:kern w:val="0"/>
          <w:sz w:val="24"/>
        </w:rPr>
        <w:t xml:space="preserve"> </w:t>
      </w:r>
      <w:proofErr w:type="gramStart"/>
      <w:r w:rsidRPr="000A1691">
        <w:rPr>
          <w:rFonts w:ascii="Consolas" w:hAnsi="Consolas" w:cs="宋体"/>
          <w:b/>
          <w:bCs/>
          <w:color w:val="001080"/>
          <w:kern w:val="0"/>
          <w:sz w:val="24"/>
        </w:rPr>
        <w:t>S</w:t>
      </w:r>
      <w:r w:rsidRPr="000A1691">
        <w:rPr>
          <w:rFonts w:ascii="Consolas" w:hAnsi="Consolas" w:cs="宋体"/>
          <w:b/>
          <w:bCs/>
          <w:color w:val="000000"/>
          <w:kern w:val="0"/>
          <w:sz w:val="24"/>
        </w:rPr>
        <w:t>[</w:t>
      </w:r>
      <w:proofErr w:type="gramEnd"/>
      <w:r w:rsidRPr="000A1691">
        <w:rPr>
          <w:rFonts w:ascii="Consolas" w:hAnsi="Consolas" w:cs="宋体"/>
          <w:b/>
          <w:bCs/>
          <w:color w:val="000000"/>
          <w:kern w:val="0"/>
          <w:sz w:val="24"/>
        </w:rPr>
        <w:t xml:space="preserve">] = </w:t>
      </w:r>
      <w:r w:rsidRPr="000A1691">
        <w:rPr>
          <w:rFonts w:ascii="Consolas" w:hAnsi="Consolas" w:cs="宋体"/>
          <w:b/>
          <w:bCs/>
          <w:color w:val="AF00DB"/>
          <w:kern w:val="0"/>
          <w:sz w:val="24"/>
        </w:rPr>
        <w:t>new</w:t>
      </w:r>
      <w:r w:rsidRPr="000A1691">
        <w:rPr>
          <w:rFonts w:ascii="Consolas" w:hAnsi="Consolas" w:cs="宋体"/>
          <w:b/>
          <w:bCs/>
          <w:color w:val="000000"/>
          <w:kern w:val="0"/>
          <w:sz w:val="24"/>
        </w:rPr>
        <w:t xml:space="preserve"> </w:t>
      </w:r>
      <w:r w:rsidRPr="000A1691">
        <w:rPr>
          <w:rFonts w:ascii="Consolas" w:hAnsi="Consolas" w:cs="宋体"/>
          <w:b/>
          <w:bCs/>
          <w:color w:val="267F99"/>
          <w:kern w:val="0"/>
          <w:sz w:val="24"/>
        </w:rPr>
        <w:t>String</w:t>
      </w:r>
      <w:r w:rsidRPr="000A1691">
        <w:rPr>
          <w:rFonts w:ascii="Consolas" w:hAnsi="Consolas" w:cs="宋体"/>
          <w:b/>
          <w:bCs/>
          <w:color w:val="000000"/>
          <w:kern w:val="0"/>
          <w:sz w:val="24"/>
        </w:rPr>
        <w:t>[</w:t>
      </w:r>
      <w:r w:rsidRPr="000A1691">
        <w:rPr>
          <w:rFonts w:ascii="Consolas" w:hAnsi="Consolas" w:cs="宋体"/>
          <w:b/>
          <w:bCs/>
          <w:color w:val="09885A"/>
          <w:kern w:val="0"/>
          <w:sz w:val="24"/>
        </w:rPr>
        <w:t>10</w:t>
      </w:r>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gramStart"/>
      <w:r w:rsidRPr="000A1691">
        <w:rPr>
          <w:rFonts w:ascii="Consolas" w:hAnsi="Consolas" w:cs="宋体"/>
          <w:b/>
          <w:bCs/>
          <w:color w:val="267F99"/>
          <w:kern w:val="0"/>
          <w:sz w:val="24"/>
        </w:rPr>
        <w:t>S</w:t>
      </w:r>
      <w:r w:rsidRPr="000A1691">
        <w:rPr>
          <w:rFonts w:ascii="Consolas" w:hAnsi="Consolas" w:cs="宋体"/>
          <w:b/>
          <w:bCs/>
          <w:color w:val="000000"/>
          <w:kern w:val="0"/>
          <w:sz w:val="24"/>
        </w:rPr>
        <w:t>[</w:t>
      </w:r>
      <w:proofErr w:type="gramEnd"/>
      <w:r w:rsidRPr="000A1691">
        <w:rPr>
          <w:rFonts w:ascii="Consolas" w:hAnsi="Consolas" w:cs="宋体"/>
          <w:b/>
          <w:bCs/>
          <w:color w:val="09885A"/>
          <w:kern w:val="0"/>
          <w:sz w:val="24"/>
        </w:rPr>
        <w:t>0</w:t>
      </w:r>
      <w:r w:rsidRPr="000A1691">
        <w:rPr>
          <w:rFonts w:ascii="Consolas" w:hAnsi="Consolas" w:cs="宋体"/>
          <w:b/>
          <w:bCs/>
          <w:color w:val="000000"/>
          <w:kern w:val="0"/>
          <w:sz w:val="24"/>
        </w:rPr>
        <w:t xml:space="preserve">] = </w:t>
      </w:r>
      <w:r w:rsidRPr="000A1691">
        <w:rPr>
          <w:rFonts w:ascii="Consolas" w:hAnsi="Consolas" w:cs="宋体"/>
          <w:b/>
          <w:bCs/>
          <w:color w:val="A31515"/>
          <w:kern w:val="0"/>
          <w:sz w:val="24"/>
        </w:rPr>
        <w:t>"Tips: Neither good nor bad"</w:t>
      </w:r>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gramStart"/>
      <w:r w:rsidRPr="000A1691">
        <w:rPr>
          <w:rFonts w:ascii="Consolas" w:hAnsi="Consolas" w:cs="宋体"/>
          <w:b/>
          <w:bCs/>
          <w:color w:val="267F99"/>
          <w:kern w:val="0"/>
          <w:sz w:val="24"/>
        </w:rPr>
        <w:t>S</w:t>
      </w:r>
      <w:r w:rsidRPr="000A1691">
        <w:rPr>
          <w:rFonts w:ascii="Consolas" w:hAnsi="Consolas" w:cs="宋体"/>
          <w:b/>
          <w:bCs/>
          <w:color w:val="000000"/>
          <w:kern w:val="0"/>
          <w:sz w:val="24"/>
        </w:rPr>
        <w:t>[</w:t>
      </w:r>
      <w:proofErr w:type="gramEnd"/>
      <w:r w:rsidRPr="000A1691">
        <w:rPr>
          <w:rFonts w:ascii="Consolas" w:hAnsi="Consolas" w:cs="宋体"/>
          <w:b/>
          <w:bCs/>
          <w:color w:val="09885A"/>
          <w:kern w:val="0"/>
          <w:sz w:val="24"/>
        </w:rPr>
        <w:t>1</w:t>
      </w:r>
      <w:r w:rsidRPr="000A1691">
        <w:rPr>
          <w:rFonts w:ascii="Consolas" w:hAnsi="Consolas" w:cs="宋体"/>
          <w:b/>
          <w:bCs/>
          <w:color w:val="000000"/>
          <w:kern w:val="0"/>
          <w:sz w:val="24"/>
        </w:rPr>
        <w:t xml:space="preserve">] = </w:t>
      </w:r>
      <w:r w:rsidRPr="000A1691">
        <w:rPr>
          <w:rFonts w:ascii="Consolas" w:hAnsi="Consolas" w:cs="宋体"/>
          <w:b/>
          <w:bCs/>
          <w:color w:val="A31515"/>
          <w:kern w:val="0"/>
          <w:sz w:val="24"/>
        </w:rPr>
        <w:t>"Tips: No drink/Travel/Funeral"</w:t>
      </w:r>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gramStart"/>
      <w:r w:rsidRPr="000A1691">
        <w:rPr>
          <w:rFonts w:ascii="Consolas" w:hAnsi="Consolas" w:cs="宋体"/>
          <w:b/>
          <w:bCs/>
          <w:color w:val="267F99"/>
          <w:kern w:val="0"/>
          <w:sz w:val="24"/>
        </w:rPr>
        <w:t>S</w:t>
      </w:r>
      <w:r w:rsidRPr="000A1691">
        <w:rPr>
          <w:rFonts w:ascii="Consolas" w:hAnsi="Consolas" w:cs="宋体"/>
          <w:b/>
          <w:bCs/>
          <w:color w:val="000000"/>
          <w:kern w:val="0"/>
          <w:sz w:val="24"/>
        </w:rPr>
        <w:t>[</w:t>
      </w:r>
      <w:proofErr w:type="gramEnd"/>
      <w:r w:rsidRPr="000A1691">
        <w:rPr>
          <w:rFonts w:ascii="Consolas" w:hAnsi="Consolas" w:cs="宋体"/>
          <w:b/>
          <w:bCs/>
          <w:color w:val="09885A"/>
          <w:kern w:val="0"/>
          <w:sz w:val="24"/>
        </w:rPr>
        <w:t>2</w:t>
      </w:r>
      <w:r w:rsidRPr="000A1691">
        <w:rPr>
          <w:rFonts w:ascii="Consolas" w:hAnsi="Consolas" w:cs="宋体"/>
          <w:b/>
          <w:bCs/>
          <w:color w:val="000000"/>
          <w:kern w:val="0"/>
          <w:sz w:val="24"/>
        </w:rPr>
        <w:t xml:space="preserve">] = </w:t>
      </w:r>
      <w:r w:rsidRPr="000A1691">
        <w:rPr>
          <w:rFonts w:ascii="Consolas" w:hAnsi="Consolas" w:cs="宋体"/>
          <w:b/>
          <w:bCs/>
          <w:color w:val="A31515"/>
          <w:kern w:val="0"/>
          <w:sz w:val="24"/>
        </w:rPr>
        <w:t>"Tips: Visit/Trade/Haircut/Trip"</w:t>
      </w:r>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gramStart"/>
      <w:r w:rsidRPr="000A1691">
        <w:rPr>
          <w:rFonts w:ascii="Consolas" w:hAnsi="Consolas" w:cs="宋体"/>
          <w:b/>
          <w:bCs/>
          <w:color w:val="267F99"/>
          <w:kern w:val="0"/>
          <w:sz w:val="24"/>
        </w:rPr>
        <w:t>S</w:t>
      </w:r>
      <w:r w:rsidRPr="000A1691">
        <w:rPr>
          <w:rFonts w:ascii="Consolas" w:hAnsi="Consolas" w:cs="宋体"/>
          <w:b/>
          <w:bCs/>
          <w:color w:val="000000"/>
          <w:kern w:val="0"/>
          <w:sz w:val="24"/>
        </w:rPr>
        <w:t>[</w:t>
      </w:r>
      <w:proofErr w:type="gramEnd"/>
      <w:r w:rsidRPr="000A1691">
        <w:rPr>
          <w:rFonts w:ascii="Consolas" w:hAnsi="Consolas" w:cs="宋体"/>
          <w:b/>
          <w:bCs/>
          <w:color w:val="09885A"/>
          <w:kern w:val="0"/>
          <w:sz w:val="24"/>
        </w:rPr>
        <w:t>3</w:t>
      </w:r>
      <w:r w:rsidRPr="000A1691">
        <w:rPr>
          <w:rFonts w:ascii="Consolas" w:hAnsi="Consolas" w:cs="宋体"/>
          <w:b/>
          <w:bCs/>
          <w:color w:val="000000"/>
          <w:kern w:val="0"/>
          <w:sz w:val="24"/>
        </w:rPr>
        <w:t xml:space="preserve">] = </w:t>
      </w:r>
      <w:r w:rsidRPr="000A1691">
        <w:rPr>
          <w:rFonts w:ascii="Consolas" w:hAnsi="Consolas" w:cs="宋体"/>
          <w:b/>
          <w:bCs/>
          <w:color w:val="A31515"/>
          <w:kern w:val="0"/>
          <w:sz w:val="24"/>
        </w:rPr>
        <w:t>"Tips: No felling/Marry/Bath"</w:t>
      </w:r>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gramStart"/>
      <w:r w:rsidRPr="000A1691">
        <w:rPr>
          <w:rFonts w:ascii="Consolas" w:hAnsi="Consolas" w:cs="宋体"/>
          <w:b/>
          <w:bCs/>
          <w:color w:val="267F99"/>
          <w:kern w:val="0"/>
          <w:sz w:val="24"/>
        </w:rPr>
        <w:t>S</w:t>
      </w:r>
      <w:r w:rsidRPr="000A1691">
        <w:rPr>
          <w:rFonts w:ascii="Consolas" w:hAnsi="Consolas" w:cs="宋体"/>
          <w:b/>
          <w:bCs/>
          <w:color w:val="000000"/>
          <w:kern w:val="0"/>
          <w:sz w:val="24"/>
        </w:rPr>
        <w:t>[</w:t>
      </w:r>
      <w:proofErr w:type="gramEnd"/>
      <w:r w:rsidRPr="000A1691">
        <w:rPr>
          <w:rFonts w:ascii="Consolas" w:hAnsi="Consolas" w:cs="宋体"/>
          <w:b/>
          <w:bCs/>
          <w:color w:val="09885A"/>
          <w:kern w:val="0"/>
          <w:sz w:val="24"/>
        </w:rPr>
        <w:t>4</w:t>
      </w:r>
      <w:r w:rsidRPr="000A1691">
        <w:rPr>
          <w:rFonts w:ascii="Consolas" w:hAnsi="Consolas" w:cs="宋体"/>
          <w:b/>
          <w:bCs/>
          <w:color w:val="000000"/>
          <w:kern w:val="0"/>
          <w:sz w:val="24"/>
        </w:rPr>
        <w:t xml:space="preserve">] = </w:t>
      </w:r>
      <w:r w:rsidRPr="000A1691">
        <w:rPr>
          <w:rFonts w:ascii="Consolas" w:hAnsi="Consolas" w:cs="宋体"/>
          <w:b/>
          <w:bCs/>
          <w:color w:val="A31515"/>
          <w:kern w:val="0"/>
          <w:sz w:val="24"/>
        </w:rPr>
        <w:t>"Tips: No pray/Build/Plant"</w:t>
      </w:r>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gramStart"/>
      <w:r w:rsidRPr="000A1691">
        <w:rPr>
          <w:rFonts w:ascii="Consolas" w:hAnsi="Consolas" w:cs="宋体"/>
          <w:b/>
          <w:bCs/>
          <w:color w:val="267F99"/>
          <w:kern w:val="0"/>
          <w:sz w:val="24"/>
        </w:rPr>
        <w:t>S</w:t>
      </w:r>
      <w:r w:rsidRPr="000A1691">
        <w:rPr>
          <w:rFonts w:ascii="Consolas" w:hAnsi="Consolas" w:cs="宋体"/>
          <w:b/>
          <w:bCs/>
          <w:color w:val="000000"/>
          <w:kern w:val="0"/>
          <w:sz w:val="24"/>
        </w:rPr>
        <w:t>[</w:t>
      </w:r>
      <w:proofErr w:type="gramEnd"/>
      <w:r w:rsidRPr="000A1691">
        <w:rPr>
          <w:rFonts w:ascii="Consolas" w:hAnsi="Consolas" w:cs="宋体"/>
          <w:b/>
          <w:bCs/>
          <w:color w:val="09885A"/>
          <w:kern w:val="0"/>
          <w:sz w:val="24"/>
        </w:rPr>
        <w:t>5</w:t>
      </w:r>
      <w:r w:rsidRPr="000A1691">
        <w:rPr>
          <w:rFonts w:ascii="Consolas" w:hAnsi="Consolas" w:cs="宋体"/>
          <w:b/>
          <w:bCs/>
          <w:color w:val="000000"/>
          <w:kern w:val="0"/>
          <w:sz w:val="24"/>
        </w:rPr>
        <w:t xml:space="preserve">] = </w:t>
      </w:r>
      <w:r w:rsidRPr="000A1691">
        <w:rPr>
          <w:rFonts w:ascii="Consolas" w:hAnsi="Consolas" w:cs="宋体"/>
          <w:b/>
          <w:bCs/>
          <w:color w:val="A31515"/>
          <w:kern w:val="0"/>
          <w:sz w:val="24"/>
        </w:rPr>
        <w:t>"Tips: Do nothing/Unlucky day"</w:t>
      </w:r>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gramStart"/>
      <w:r w:rsidRPr="000A1691">
        <w:rPr>
          <w:rFonts w:ascii="Consolas" w:hAnsi="Consolas" w:cs="宋体"/>
          <w:b/>
          <w:bCs/>
          <w:color w:val="267F99"/>
          <w:kern w:val="0"/>
          <w:sz w:val="24"/>
        </w:rPr>
        <w:t>S</w:t>
      </w:r>
      <w:r w:rsidRPr="000A1691">
        <w:rPr>
          <w:rFonts w:ascii="Consolas" w:hAnsi="Consolas" w:cs="宋体"/>
          <w:b/>
          <w:bCs/>
          <w:color w:val="000000"/>
          <w:kern w:val="0"/>
          <w:sz w:val="24"/>
        </w:rPr>
        <w:t>[</w:t>
      </w:r>
      <w:proofErr w:type="gramEnd"/>
      <w:r w:rsidRPr="000A1691">
        <w:rPr>
          <w:rFonts w:ascii="Consolas" w:hAnsi="Consolas" w:cs="宋体"/>
          <w:b/>
          <w:bCs/>
          <w:color w:val="09885A"/>
          <w:kern w:val="0"/>
          <w:sz w:val="24"/>
        </w:rPr>
        <w:t>6</w:t>
      </w:r>
      <w:r w:rsidRPr="000A1691">
        <w:rPr>
          <w:rFonts w:ascii="Consolas" w:hAnsi="Consolas" w:cs="宋体"/>
          <w:b/>
          <w:bCs/>
          <w:color w:val="000000"/>
          <w:kern w:val="0"/>
          <w:sz w:val="24"/>
        </w:rPr>
        <w:t xml:space="preserve">] = </w:t>
      </w:r>
      <w:r w:rsidRPr="000A1691">
        <w:rPr>
          <w:rFonts w:ascii="Consolas" w:hAnsi="Consolas" w:cs="宋体"/>
          <w:b/>
          <w:bCs/>
          <w:color w:val="A31515"/>
          <w:kern w:val="0"/>
          <w:sz w:val="24"/>
        </w:rPr>
        <w:t>"Tips: Pray/Marry/Bath/Trip"</w:t>
      </w:r>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gramStart"/>
      <w:r w:rsidRPr="000A1691">
        <w:rPr>
          <w:rFonts w:ascii="Consolas" w:hAnsi="Consolas" w:cs="宋体"/>
          <w:b/>
          <w:bCs/>
          <w:color w:val="267F99"/>
          <w:kern w:val="0"/>
          <w:sz w:val="24"/>
        </w:rPr>
        <w:t>S</w:t>
      </w:r>
      <w:r w:rsidRPr="000A1691">
        <w:rPr>
          <w:rFonts w:ascii="Consolas" w:hAnsi="Consolas" w:cs="宋体"/>
          <w:b/>
          <w:bCs/>
          <w:color w:val="000000"/>
          <w:kern w:val="0"/>
          <w:sz w:val="24"/>
        </w:rPr>
        <w:t>[</w:t>
      </w:r>
      <w:proofErr w:type="gramEnd"/>
      <w:r w:rsidRPr="000A1691">
        <w:rPr>
          <w:rFonts w:ascii="Consolas" w:hAnsi="Consolas" w:cs="宋体"/>
          <w:b/>
          <w:bCs/>
          <w:color w:val="09885A"/>
          <w:kern w:val="0"/>
          <w:sz w:val="24"/>
        </w:rPr>
        <w:t>7</w:t>
      </w:r>
      <w:r w:rsidRPr="000A1691">
        <w:rPr>
          <w:rFonts w:ascii="Consolas" w:hAnsi="Consolas" w:cs="宋体"/>
          <w:b/>
          <w:bCs/>
          <w:color w:val="000000"/>
          <w:kern w:val="0"/>
          <w:sz w:val="24"/>
        </w:rPr>
        <w:t xml:space="preserve">] = </w:t>
      </w:r>
      <w:r w:rsidRPr="000A1691">
        <w:rPr>
          <w:rFonts w:ascii="Consolas" w:hAnsi="Consolas" w:cs="宋体"/>
          <w:b/>
          <w:bCs/>
          <w:color w:val="A31515"/>
          <w:kern w:val="0"/>
          <w:sz w:val="24"/>
        </w:rPr>
        <w:t>"Tips: No marry/No swim/Decorate"</w:t>
      </w:r>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gramStart"/>
      <w:r w:rsidRPr="000A1691">
        <w:rPr>
          <w:rFonts w:ascii="Consolas" w:hAnsi="Consolas" w:cs="宋体"/>
          <w:b/>
          <w:bCs/>
          <w:color w:val="267F99"/>
          <w:kern w:val="0"/>
          <w:sz w:val="24"/>
        </w:rPr>
        <w:t>S</w:t>
      </w:r>
      <w:r w:rsidRPr="000A1691">
        <w:rPr>
          <w:rFonts w:ascii="Consolas" w:hAnsi="Consolas" w:cs="宋体"/>
          <w:b/>
          <w:bCs/>
          <w:color w:val="000000"/>
          <w:kern w:val="0"/>
          <w:sz w:val="24"/>
        </w:rPr>
        <w:t>[</w:t>
      </w:r>
      <w:proofErr w:type="gramEnd"/>
      <w:r w:rsidRPr="000A1691">
        <w:rPr>
          <w:rFonts w:ascii="Consolas" w:hAnsi="Consolas" w:cs="宋体"/>
          <w:b/>
          <w:bCs/>
          <w:color w:val="09885A"/>
          <w:kern w:val="0"/>
          <w:sz w:val="24"/>
        </w:rPr>
        <w:t>8</w:t>
      </w:r>
      <w:r w:rsidRPr="000A1691">
        <w:rPr>
          <w:rFonts w:ascii="Consolas" w:hAnsi="Consolas" w:cs="宋体"/>
          <w:b/>
          <w:bCs/>
          <w:color w:val="000000"/>
          <w:kern w:val="0"/>
          <w:sz w:val="24"/>
        </w:rPr>
        <w:t xml:space="preserve">] = </w:t>
      </w:r>
      <w:r w:rsidRPr="000A1691">
        <w:rPr>
          <w:rFonts w:ascii="Consolas" w:hAnsi="Consolas" w:cs="宋体"/>
          <w:b/>
          <w:bCs/>
          <w:color w:val="A31515"/>
          <w:kern w:val="0"/>
          <w:sz w:val="24"/>
        </w:rPr>
        <w:t>"Tips: No build/No trade/Mo felling"</w:t>
      </w:r>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roofErr w:type="gramStart"/>
      <w:r w:rsidRPr="000A1691">
        <w:rPr>
          <w:rFonts w:ascii="Consolas" w:hAnsi="Consolas" w:cs="宋体"/>
          <w:b/>
          <w:bCs/>
          <w:color w:val="267F99"/>
          <w:kern w:val="0"/>
          <w:sz w:val="24"/>
        </w:rPr>
        <w:t>S</w:t>
      </w:r>
      <w:r w:rsidRPr="000A1691">
        <w:rPr>
          <w:rFonts w:ascii="Consolas" w:hAnsi="Consolas" w:cs="宋体"/>
          <w:b/>
          <w:bCs/>
          <w:color w:val="000000"/>
          <w:kern w:val="0"/>
          <w:sz w:val="24"/>
        </w:rPr>
        <w:t>[</w:t>
      </w:r>
      <w:proofErr w:type="gramEnd"/>
      <w:r w:rsidRPr="000A1691">
        <w:rPr>
          <w:rFonts w:ascii="Consolas" w:hAnsi="Consolas" w:cs="宋体"/>
          <w:b/>
          <w:bCs/>
          <w:color w:val="09885A"/>
          <w:kern w:val="0"/>
          <w:sz w:val="24"/>
        </w:rPr>
        <w:t>9</w:t>
      </w:r>
      <w:r w:rsidRPr="000A1691">
        <w:rPr>
          <w:rFonts w:ascii="Consolas" w:hAnsi="Consolas" w:cs="宋体"/>
          <w:b/>
          <w:bCs/>
          <w:color w:val="000000"/>
          <w:kern w:val="0"/>
          <w:sz w:val="24"/>
        </w:rPr>
        <w:t xml:space="preserve">] = </w:t>
      </w:r>
      <w:r w:rsidRPr="000A1691">
        <w:rPr>
          <w:rFonts w:ascii="Consolas" w:hAnsi="Consolas" w:cs="宋体"/>
          <w:b/>
          <w:bCs/>
          <w:color w:val="A31515"/>
          <w:kern w:val="0"/>
          <w:sz w:val="24"/>
        </w:rPr>
        <w:t>"Tips: Everything goes well"</w:t>
      </w:r>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return</w:t>
      </w:r>
      <w:r w:rsidRPr="000A1691">
        <w:rPr>
          <w:rFonts w:ascii="Consolas" w:hAnsi="Consolas" w:cs="宋体"/>
          <w:b/>
          <w:bCs/>
          <w:color w:val="000000"/>
          <w:kern w:val="0"/>
          <w:sz w:val="24"/>
        </w:rPr>
        <w:t xml:space="preserve"> </w:t>
      </w:r>
      <w:r w:rsidRPr="000A1691">
        <w:rPr>
          <w:rFonts w:ascii="Consolas" w:hAnsi="Consolas" w:cs="宋体"/>
          <w:b/>
          <w:bCs/>
          <w:color w:val="267F99"/>
          <w:kern w:val="0"/>
          <w:sz w:val="24"/>
        </w:rPr>
        <w:t>S</w:t>
      </w:r>
      <w:r w:rsidRPr="000A1691">
        <w:rPr>
          <w:rFonts w:ascii="Consolas" w:hAnsi="Consolas" w:cs="宋体"/>
          <w:b/>
          <w:bCs/>
          <w:color w:val="000000"/>
          <w:kern w:val="0"/>
          <w:sz w:val="24"/>
        </w:rPr>
        <w:t>[</w:t>
      </w:r>
      <w:proofErr w:type="spellStart"/>
      <w:r w:rsidRPr="000A1691">
        <w:rPr>
          <w:rFonts w:ascii="Consolas" w:hAnsi="Consolas" w:cs="宋体"/>
          <w:b/>
          <w:bCs/>
          <w:color w:val="000000"/>
          <w:kern w:val="0"/>
          <w:sz w:val="24"/>
        </w:rPr>
        <w:t>i</w:t>
      </w:r>
      <w:proofErr w:type="spellEnd"/>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267F99"/>
          <w:kern w:val="0"/>
          <w:sz w:val="24"/>
        </w:rPr>
        <w:t>void</w:t>
      </w:r>
      <w:r w:rsidRPr="000A1691">
        <w:rPr>
          <w:rFonts w:ascii="Consolas" w:hAnsi="Consolas" w:cs="宋体"/>
          <w:b/>
          <w:bCs/>
          <w:color w:val="000000"/>
          <w:kern w:val="0"/>
          <w:sz w:val="24"/>
        </w:rPr>
        <w:t xml:space="preserve"> </w:t>
      </w:r>
      <w:proofErr w:type="spellStart"/>
      <w:r w:rsidRPr="000A1691">
        <w:rPr>
          <w:rFonts w:ascii="Consolas" w:hAnsi="Consolas" w:cs="宋体"/>
          <w:b/>
          <w:bCs/>
          <w:color w:val="795E26"/>
          <w:kern w:val="0"/>
          <w:sz w:val="24"/>
        </w:rPr>
        <w:t>getRemind</w:t>
      </w:r>
      <w:proofErr w:type="spellEnd"/>
      <w:r w:rsidRPr="000A1691">
        <w:rPr>
          <w:rFonts w:ascii="Consolas" w:hAnsi="Consolas" w:cs="宋体"/>
          <w:b/>
          <w:bCs/>
          <w:color w:val="000000"/>
          <w:kern w:val="0"/>
          <w:sz w:val="24"/>
        </w:rPr>
        <w:t>(</w:t>
      </w:r>
      <w:proofErr w:type="spellStart"/>
      <w:r w:rsidRPr="000A1691">
        <w:rPr>
          <w:rFonts w:ascii="Consolas" w:hAnsi="Consolas" w:cs="宋体"/>
          <w:b/>
          <w:bCs/>
          <w:color w:val="267F99"/>
          <w:kern w:val="0"/>
          <w:sz w:val="24"/>
        </w:rPr>
        <w:t>int</w:t>
      </w:r>
      <w:proofErr w:type="spellEnd"/>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num</w:t>
      </w:r>
      <w:proofErr w:type="spellEnd"/>
      <w:r w:rsidRPr="000A1691">
        <w:rPr>
          <w:rFonts w:ascii="Consolas" w:hAnsi="Consolas" w:cs="宋体"/>
          <w:b/>
          <w:bCs/>
          <w:color w:val="000000"/>
          <w:kern w:val="0"/>
          <w:sz w:val="24"/>
        </w:rPr>
        <w:t>){</w:t>
      </w:r>
      <w:r w:rsidR="00AB7DDE">
        <w:rPr>
          <w:rFonts w:ascii="Consolas" w:hAnsi="Consolas" w:cs="宋体"/>
          <w:b/>
          <w:bCs/>
          <w:color w:val="000000"/>
          <w:kern w:val="0"/>
          <w:sz w:val="24"/>
        </w:rPr>
        <w:tab/>
      </w:r>
      <w:r w:rsidR="00AB7DDE">
        <w:rPr>
          <w:rFonts w:ascii="Consolas" w:hAnsi="Consolas" w:cs="宋体"/>
          <w:b/>
          <w:bCs/>
          <w:color w:val="000000"/>
          <w:kern w:val="0"/>
          <w:sz w:val="24"/>
        </w:rPr>
        <w:tab/>
      </w:r>
      <w:r w:rsidR="00AB7DDE">
        <w:rPr>
          <w:rFonts w:ascii="Consolas" w:hAnsi="Consolas" w:cs="宋体" w:hint="eastAsia"/>
          <w:b/>
          <w:bCs/>
          <w:color w:val="000000"/>
          <w:kern w:val="0"/>
          <w:sz w:val="24"/>
        </w:rPr>
        <w:t>//</w:t>
      </w:r>
      <w:r w:rsidR="00AB7DDE">
        <w:rPr>
          <w:rFonts w:ascii="Consolas" w:hAnsi="Consolas" w:cs="宋体" w:hint="eastAsia"/>
          <w:b/>
          <w:bCs/>
          <w:color w:val="000000"/>
          <w:kern w:val="0"/>
          <w:sz w:val="24"/>
        </w:rPr>
        <w:t>节日提示</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switch</w:t>
      </w:r>
      <w:r w:rsidRPr="000A1691">
        <w:rPr>
          <w:rFonts w:ascii="Consolas" w:hAnsi="Consolas" w:cs="宋体"/>
          <w:b/>
          <w:bCs/>
          <w:color w:val="000000"/>
          <w:kern w:val="0"/>
          <w:sz w:val="24"/>
        </w:rPr>
        <w:t>(</w:t>
      </w:r>
      <w:proofErr w:type="spellStart"/>
      <w:r w:rsidRPr="000A1691">
        <w:rPr>
          <w:rFonts w:ascii="Consolas" w:hAnsi="Consolas" w:cs="宋体"/>
          <w:b/>
          <w:bCs/>
          <w:color w:val="000000"/>
          <w:kern w:val="0"/>
          <w:sz w:val="24"/>
        </w:rPr>
        <w:t>num</w:t>
      </w:r>
      <w:proofErr w:type="spellEnd"/>
      <w:proofErr w:type="gramStart"/>
      <w:r w:rsidRPr="000A1691">
        <w:rPr>
          <w:rFonts w:ascii="Consolas" w:hAnsi="Consolas" w:cs="宋体"/>
          <w:b/>
          <w:bCs/>
          <w:color w:val="000000"/>
          <w:kern w:val="0"/>
          <w:sz w:val="24"/>
        </w:rPr>
        <w:t>){</w:t>
      </w:r>
      <w:proofErr w:type="gramEnd"/>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case</w:t>
      </w:r>
      <w:r w:rsidRPr="000A1691">
        <w:rPr>
          <w:rFonts w:ascii="Consolas" w:hAnsi="Consolas" w:cs="宋体"/>
          <w:b/>
          <w:bCs/>
          <w:color w:val="000000"/>
          <w:kern w:val="0"/>
          <w:sz w:val="24"/>
        </w:rPr>
        <w:t xml:space="preserve"> </w:t>
      </w:r>
      <w:r w:rsidRPr="000A1691">
        <w:rPr>
          <w:rFonts w:ascii="Consolas" w:hAnsi="Consolas" w:cs="宋体"/>
          <w:b/>
          <w:bCs/>
          <w:color w:val="09885A"/>
          <w:kern w:val="0"/>
          <w:sz w:val="24"/>
        </w:rPr>
        <w:t>11</w:t>
      </w:r>
      <w:r w:rsidRPr="000A1691">
        <w:rPr>
          <w:rFonts w:ascii="Consolas" w:hAnsi="Consolas" w:cs="宋体"/>
          <w:b/>
          <w:bCs/>
          <w:color w:val="AF00DB"/>
          <w:kern w:val="0"/>
          <w:sz w:val="24"/>
        </w:rPr>
        <w:t>:</w:t>
      </w:r>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Label_Remind</w:t>
      </w:r>
      <w:r w:rsidRPr="000A1691">
        <w:rPr>
          <w:rFonts w:ascii="Consolas" w:hAnsi="Consolas" w:cs="宋体"/>
          <w:b/>
          <w:bCs/>
          <w:color w:val="000000"/>
          <w:kern w:val="0"/>
          <w:sz w:val="24"/>
        </w:rPr>
        <w:t>.</w:t>
      </w:r>
      <w:r w:rsidRPr="000A1691">
        <w:rPr>
          <w:rFonts w:ascii="Consolas" w:hAnsi="Consolas" w:cs="宋体"/>
          <w:b/>
          <w:bCs/>
          <w:color w:val="795E26"/>
          <w:kern w:val="0"/>
          <w:sz w:val="24"/>
        </w:rPr>
        <w:t>setText</w:t>
      </w:r>
      <w:proofErr w:type="spellEnd"/>
      <w:r w:rsidRPr="000A1691">
        <w:rPr>
          <w:rFonts w:ascii="Consolas" w:hAnsi="Consolas" w:cs="宋体"/>
          <w:b/>
          <w:bCs/>
          <w:color w:val="000000"/>
          <w:kern w:val="0"/>
          <w:sz w:val="24"/>
        </w:rPr>
        <w:t>(</w:t>
      </w:r>
      <w:r w:rsidRPr="000A1691">
        <w:rPr>
          <w:rFonts w:ascii="Consolas" w:hAnsi="Consolas" w:cs="宋体"/>
          <w:b/>
          <w:bCs/>
          <w:color w:val="A31515"/>
          <w:kern w:val="0"/>
          <w:sz w:val="24"/>
        </w:rPr>
        <w:t xml:space="preserve">"Reminds: Jan.1st </w:t>
      </w:r>
      <w:proofErr w:type="spellStart"/>
      <w:r w:rsidRPr="000A1691">
        <w:rPr>
          <w:rFonts w:ascii="Consolas" w:hAnsi="Consolas" w:cs="宋体"/>
          <w:b/>
          <w:bCs/>
          <w:color w:val="A31515"/>
          <w:kern w:val="0"/>
          <w:sz w:val="24"/>
        </w:rPr>
        <w:t>NewYear's</w:t>
      </w:r>
      <w:proofErr w:type="spellEnd"/>
      <w:r w:rsidRPr="000A1691">
        <w:rPr>
          <w:rFonts w:ascii="Consolas" w:hAnsi="Consolas" w:cs="宋体"/>
          <w:b/>
          <w:bCs/>
          <w:color w:val="A31515"/>
          <w:kern w:val="0"/>
          <w:sz w:val="24"/>
        </w:rPr>
        <w:t xml:space="preserve"> Day"</w:t>
      </w:r>
      <w:proofErr w:type="gramStart"/>
      <w:r w:rsidRPr="000A1691">
        <w:rPr>
          <w:rFonts w:ascii="Consolas" w:hAnsi="Consolas" w:cs="宋体"/>
          <w:b/>
          <w:bCs/>
          <w:color w:val="000000"/>
          <w:kern w:val="0"/>
          <w:sz w:val="24"/>
        </w:rPr>
        <w:t>);</w:t>
      </w:r>
      <w:r w:rsidRPr="000A1691">
        <w:rPr>
          <w:rFonts w:ascii="Consolas" w:hAnsi="Consolas" w:cs="宋体"/>
          <w:b/>
          <w:bCs/>
          <w:color w:val="AF00DB"/>
          <w:kern w:val="0"/>
          <w:sz w:val="24"/>
        </w:rPr>
        <w:t>break</w:t>
      </w:r>
      <w:proofErr w:type="gramEnd"/>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case</w:t>
      </w:r>
      <w:r w:rsidRPr="000A1691">
        <w:rPr>
          <w:rFonts w:ascii="Consolas" w:hAnsi="Consolas" w:cs="宋体"/>
          <w:b/>
          <w:bCs/>
          <w:color w:val="000000"/>
          <w:kern w:val="0"/>
          <w:sz w:val="24"/>
        </w:rPr>
        <w:t xml:space="preserve"> </w:t>
      </w:r>
      <w:r w:rsidRPr="000A1691">
        <w:rPr>
          <w:rFonts w:ascii="Consolas" w:hAnsi="Consolas" w:cs="宋体"/>
          <w:b/>
          <w:bCs/>
          <w:color w:val="09885A"/>
          <w:kern w:val="0"/>
          <w:sz w:val="24"/>
        </w:rPr>
        <w:t>214</w:t>
      </w:r>
      <w:r w:rsidRPr="000A1691">
        <w:rPr>
          <w:rFonts w:ascii="Consolas" w:hAnsi="Consolas" w:cs="宋体"/>
          <w:b/>
          <w:bCs/>
          <w:color w:val="AF00DB"/>
          <w:kern w:val="0"/>
          <w:sz w:val="24"/>
        </w:rPr>
        <w:t>:</w:t>
      </w:r>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Label_Remind</w:t>
      </w:r>
      <w:r w:rsidRPr="000A1691">
        <w:rPr>
          <w:rFonts w:ascii="Consolas" w:hAnsi="Consolas" w:cs="宋体"/>
          <w:b/>
          <w:bCs/>
          <w:color w:val="000000"/>
          <w:kern w:val="0"/>
          <w:sz w:val="24"/>
        </w:rPr>
        <w:t>.</w:t>
      </w:r>
      <w:r w:rsidRPr="000A1691">
        <w:rPr>
          <w:rFonts w:ascii="Consolas" w:hAnsi="Consolas" w:cs="宋体"/>
          <w:b/>
          <w:bCs/>
          <w:color w:val="795E26"/>
          <w:kern w:val="0"/>
          <w:sz w:val="24"/>
        </w:rPr>
        <w:t>setText</w:t>
      </w:r>
      <w:proofErr w:type="spellEnd"/>
      <w:r w:rsidRPr="000A1691">
        <w:rPr>
          <w:rFonts w:ascii="Consolas" w:hAnsi="Consolas" w:cs="宋体"/>
          <w:b/>
          <w:bCs/>
          <w:color w:val="000000"/>
          <w:kern w:val="0"/>
          <w:sz w:val="24"/>
        </w:rPr>
        <w:t>(</w:t>
      </w:r>
      <w:r w:rsidRPr="000A1691">
        <w:rPr>
          <w:rFonts w:ascii="Consolas" w:hAnsi="Consolas" w:cs="宋体"/>
          <w:b/>
          <w:bCs/>
          <w:color w:val="A31515"/>
          <w:kern w:val="0"/>
          <w:sz w:val="24"/>
        </w:rPr>
        <w:t>"Reminds: Feb.14th Valentine's Day"</w:t>
      </w:r>
      <w:proofErr w:type="gramStart"/>
      <w:r w:rsidRPr="000A1691">
        <w:rPr>
          <w:rFonts w:ascii="Consolas" w:hAnsi="Consolas" w:cs="宋体"/>
          <w:b/>
          <w:bCs/>
          <w:color w:val="000000"/>
          <w:kern w:val="0"/>
          <w:sz w:val="24"/>
        </w:rPr>
        <w:t>);</w:t>
      </w:r>
      <w:r w:rsidRPr="000A1691">
        <w:rPr>
          <w:rFonts w:ascii="Consolas" w:hAnsi="Consolas" w:cs="宋体"/>
          <w:b/>
          <w:bCs/>
          <w:color w:val="AF00DB"/>
          <w:kern w:val="0"/>
          <w:sz w:val="24"/>
        </w:rPr>
        <w:t>break</w:t>
      </w:r>
      <w:proofErr w:type="gramEnd"/>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case</w:t>
      </w:r>
      <w:r w:rsidRPr="000A1691">
        <w:rPr>
          <w:rFonts w:ascii="Consolas" w:hAnsi="Consolas" w:cs="宋体"/>
          <w:b/>
          <w:bCs/>
          <w:color w:val="000000"/>
          <w:kern w:val="0"/>
          <w:sz w:val="24"/>
        </w:rPr>
        <w:t xml:space="preserve"> </w:t>
      </w:r>
      <w:r w:rsidRPr="000A1691">
        <w:rPr>
          <w:rFonts w:ascii="Consolas" w:hAnsi="Consolas" w:cs="宋体"/>
          <w:b/>
          <w:bCs/>
          <w:color w:val="09885A"/>
          <w:kern w:val="0"/>
          <w:sz w:val="24"/>
        </w:rPr>
        <w:t>38</w:t>
      </w:r>
      <w:r w:rsidRPr="000A1691">
        <w:rPr>
          <w:rFonts w:ascii="Consolas" w:hAnsi="Consolas" w:cs="宋体"/>
          <w:b/>
          <w:bCs/>
          <w:color w:val="AF00DB"/>
          <w:kern w:val="0"/>
          <w:sz w:val="24"/>
        </w:rPr>
        <w:t>:</w:t>
      </w:r>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Label_Remind</w:t>
      </w:r>
      <w:r w:rsidRPr="000A1691">
        <w:rPr>
          <w:rFonts w:ascii="Consolas" w:hAnsi="Consolas" w:cs="宋体"/>
          <w:b/>
          <w:bCs/>
          <w:color w:val="000000"/>
          <w:kern w:val="0"/>
          <w:sz w:val="24"/>
        </w:rPr>
        <w:t>.</w:t>
      </w:r>
      <w:r w:rsidRPr="000A1691">
        <w:rPr>
          <w:rFonts w:ascii="Consolas" w:hAnsi="Consolas" w:cs="宋体"/>
          <w:b/>
          <w:bCs/>
          <w:color w:val="795E26"/>
          <w:kern w:val="0"/>
          <w:sz w:val="24"/>
        </w:rPr>
        <w:t>setText</w:t>
      </w:r>
      <w:proofErr w:type="spellEnd"/>
      <w:r w:rsidRPr="000A1691">
        <w:rPr>
          <w:rFonts w:ascii="Consolas" w:hAnsi="Consolas" w:cs="宋体"/>
          <w:b/>
          <w:bCs/>
          <w:color w:val="000000"/>
          <w:kern w:val="0"/>
          <w:sz w:val="24"/>
        </w:rPr>
        <w:t>(</w:t>
      </w:r>
      <w:r w:rsidRPr="000A1691">
        <w:rPr>
          <w:rFonts w:ascii="Consolas" w:hAnsi="Consolas" w:cs="宋体"/>
          <w:b/>
          <w:bCs/>
          <w:color w:val="A31515"/>
          <w:kern w:val="0"/>
          <w:sz w:val="24"/>
        </w:rPr>
        <w:t>"Reminds: Mar.8th Women's Day"</w:t>
      </w:r>
      <w:proofErr w:type="gramStart"/>
      <w:r w:rsidRPr="000A1691">
        <w:rPr>
          <w:rFonts w:ascii="Consolas" w:hAnsi="Consolas" w:cs="宋体"/>
          <w:b/>
          <w:bCs/>
          <w:color w:val="000000"/>
          <w:kern w:val="0"/>
          <w:sz w:val="24"/>
        </w:rPr>
        <w:t>);</w:t>
      </w:r>
      <w:r w:rsidRPr="000A1691">
        <w:rPr>
          <w:rFonts w:ascii="Consolas" w:hAnsi="Consolas" w:cs="宋体"/>
          <w:b/>
          <w:bCs/>
          <w:color w:val="AF00DB"/>
          <w:kern w:val="0"/>
          <w:sz w:val="24"/>
        </w:rPr>
        <w:t>break</w:t>
      </w:r>
      <w:proofErr w:type="gramEnd"/>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case</w:t>
      </w:r>
      <w:r w:rsidRPr="000A1691">
        <w:rPr>
          <w:rFonts w:ascii="Consolas" w:hAnsi="Consolas" w:cs="宋体"/>
          <w:b/>
          <w:bCs/>
          <w:color w:val="000000"/>
          <w:kern w:val="0"/>
          <w:sz w:val="24"/>
        </w:rPr>
        <w:t xml:space="preserve"> </w:t>
      </w:r>
      <w:r w:rsidRPr="000A1691">
        <w:rPr>
          <w:rFonts w:ascii="Consolas" w:hAnsi="Consolas" w:cs="宋体"/>
          <w:b/>
          <w:bCs/>
          <w:color w:val="09885A"/>
          <w:kern w:val="0"/>
          <w:sz w:val="24"/>
        </w:rPr>
        <w:t>41</w:t>
      </w:r>
      <w:r w:rsidRPr="000A1691">
        <w:rPr>
          <w:rFonts w:ascii="Consolas" w:hAnsi="Consolas" w:cs="宋体"/>
          <w:b/>
          <w:bCs/>
          <w:color w:val="AF00DB"/>
          <w:kern w:val="0"/>
          <w:sz w:val="24"/>
        </w:rPr>
        <w:t>:</w:t>
      </w:r>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Label_Remind</w:t>
      </w:r>
      <w:r w:rsidRPr="000A1691">
        <w:rPr>
          <w:rFonts w:ascii="Consolas" w:hAnsi="Consolas" w:cs="宋体"/>
          <w:b/>
          <w:bCs/>
          <w:color w:val="000000"/>
          <w:kern w:val="0"/>
          <w:sz w:val="24"/>
        </w:rPr>
        <w:t>.</w:t>
      </w:r>
      <w:r w:rsidRPr="000A1691">
        <w:rPr>
          <w:rFonts w:ascii="Consolas" w:hAnsi="Consolas" w:cs="宋体"/>
          <w:b/>
          <w:bCs/>
          <w:color w:val="795E26"/>
          <w:kern w:val="0"/>
          <w:sz w:val="24"/>
        </w:rPr>
        <w:t>setText</w:t>
      </w:r>
      <w:proofErr w:type="spellEnd"/>
      <w:r w:rsidRPr="000A1691">
        <w:rPr>
          <w:rFonts w:ascii="Consolas" w:hAnsi="Consolas" w:cs="宋体"/>
          <w:b/>
          <w:bCs/>
          <w:color w:val="000000"/>
          <w:kern w:val="0"/>
          <w:sz w:val="24"/>
        </w:rPr>
        <w:t>(</w:t>
      </w:r>
      <w:r w:rsidRPr="000A1691">
        <w:rPr>
          <w:rFonts w:ascii="Consolas" w:hAnsi="Consolas" w:cs="宋体"/>
          <w:b/>
          <w:bCs/>
          <w:color w:val="A31515"/>
          <w:kern w:val="0"/>
          <w:sz w:val="24"/>
        </w:rPr>
        <w:t>"Reminds: Apr.1st April Fool's Day"</w:t>
      </w:r>
      <w:proofErr w:type="gramStart"/>
      <w:r w:rsidRPr="000A1691">
        <w:rPr>
          <w:rFonts w:ascii="Consolas" w:hAnsi="Consolas" w:cs="宋体"/>
          <w:b/>
          <w:bCs/>
          <w:color w:val="000000"/>
          <w:kern w:val="0"/>
          <w:sz w:val="24"/>
        </w:rPr>
        <w:t>);</w:t>
      </w:r>
      <w:r w:rsidRPr="000A1691">
        <w:rPr>
          <w:rFonts w:ascii="Consolas" w:hAnsi="Consolas" w:cs="宋体"/>
          <w:b/>
          <w:bCs/>
          <w:color w:val="AF00DB"/>
          <w:kern w:val="0"/>
          <w:sz w:val="24"/>
        </w:rPr>
        <w:t>break</w:t>
      </w:r>
      <w:proofErr w:type="gramEnd"/>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case</w:t>
      </w:r>
      <w:r w:rsidRPr="000A1691">
        <w:rPr>
          <w:rFonts w:ascii="Consolas" w:hAnsi="Consolas" w:cs="宋体"/>
          <w:b/>
          <w:bCs/>
          <w:color w:val="000000"/>
          <w:kern w:val="0"/>
          <w:sz w:val="24"/>
        </w:rPr>
        <w:t xml:space="preserve"> </w:t>
      </w:r>
      <w:r w:rsidRPr="000A1691">
        <w:rPr>
          <w:rFonts w:ascii="Consolas" w:hAnsi="Consolas" w:cs="宋体"/>
          <w:b/>
          <w:bCs/>
          <w:color w:val="09885A"/>
          <w:kern w:val="0"/>
          <w:sz w:val="24"/>
        </w:rPr>
        <w:t>422</w:t>
      </w:r>
      <w:r w:rsidRPr="000A1691">
        <w:rPr>
          <w:rFonts w:ascii="Consolas" w:hAnsi="Consolas" w:cs="宋体"/>
          <w:b/>
          <w:bCs/>
          <w:color w:val="AF00DB"/>
          <w:kern w:val="0"/>
          <w:sz w:val="24"/>
        </w:rPr>
        <w:t>:</w:t>
      </w:r>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Label_Remind</w:t>
      </w:r>
      <w:r w:rsidRPr="000A1691">
        <w:rPr>
          <w:rFonts w:ascii="Consolas" w:hAnsi="Consolas" w:cs="宋体"/>
          <w:b/>
          <w:bCs/>
          <w:color w:val="000000"/>
          <w:kern w:val="0"/>
          <w:sz w:val="24"/>
        </w:rPr>
        <w:t>.</w:t>
      </w:r>
      <w:r w:rsidRPr="000A1691">
        <w:rPr>
          <w:rFonts w:ascii="Consolas" w:hAnsi="Consolas" w:cs="宋体"/>
          <w:b/>
          <w:bCs/>
          <w:color w:val="795E26"/>
          <w:kern w:val="0"/>
          <w:sz w:val="24"/>
        </w:rPr>
        <w:t>setText</w:t>
      </w:r>
      <w:proofErr w:type="spellEnd"/>
      <w:r w:rsidRPr="000A1691">
        <w:rPr>
          <w:rFonts w:ascii="Consolas" w:hAnsi="Consolas" w:cs="宋体"/>
          <w:b/>
          <w:bCs/>
          <w:color w:val="000000"/>
          <w:kern w:val="0"/>
          <w:sz w:val="24"/>
        </w:rPr>
        <w:t>(</w:t>
      </w:r>
      <w:r w:rsidRPr="000A1691">
        <w:rPr>
          <w:rFonts w:ascii="Consolas" w:hAnsi="Consolas" w:cs="宋体"/>
          <w:b/>
          <w:bCs/>
          <w:color w:val="A31515"/>
          <w:kern w:val="0"/>
          <w:sz w:val="24"/>
        </w:rPr>
        <w:t>"Reminds: Apr.22th Earth Day"</w:t>
      </w:r>
      <w:proofErr w:type="gramStart"/>
      <w:r w:rsidRPr="000A1691">
        <w:rPr>
          <w:rFonts w:ascii="Consolas" w:hAnsi="Consolas" w:cs="宋体"/>
          <w:b/>
          <w:bCs/>
          <w:color w:val="000000"/>
          <w:kern w:val="0"/>
          <w:sz w:val="24"/>
        </w:rPr>
        <w:t>);</w:t>
      </w:r>
      <w:r w:rsidRPr="000A1691">
        <w:rPr>
          <w:rFonts w:ascii="Consolas" w:hAnsi="Consolas" w:cs="宋体"/>
          <w:b/>
          <w:bCs/>
          <w:color w:val="AF00DB"/>
          <w:kern w:val="0"/>
          <w:sz w:val="24"/>
        </w:rPr>
        <w:t>break</w:t>
      </w:r>
      <w:proofErr w:type="gramEnd"/>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case</w:t>
      </w:r>
      <w:r w:rsidRPr="000A1691">
        <w:rPr>
          <w:rFonts w:ascii="Consolas" w:hAnsi="Consolas" w:cs="宋体"/>
          <w:b/>
          <w:bCs/>
          <w:color w:val="000000"/>
          <w:kern w:val="0"/>
          <w:sz w:val="24"/>
        </w:rPr>
        <w:t xml:space="preserve"> </w:t>
      </w:r>
      <w:r w:rsidRPr="000A1691">
        <w:rPr>
          <w:rFonts w:ascii="Consolas" w:hAnsi="Consolas" w:cs="宋体"/>
          <w:b/>
          <w:bCs/>
          <w:color w:val="09885A"/>
          <w:kern w:val="0"/>
          <w:sz w:val="24"/>
        </w:rPr>
        <w:t>51</w:t>
      </w:r>
      <w:r w:rsidRPr="000A1691">
        <w:rPr>
          <w:rFonts w:ascii="Consolas" w:hAnsi="Consolas" w:cs="宋体"/>
          <w:b/>
          <w:bCs/>
          <w:color w:val="AF00DB"/>
          <w:kern w:val="0"/>
          <w:sz w:val="24"/>
        </w:rPr>
        <w:t>:</w:t>
      </w:r>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Label_Remind</w:t>
      </w:r>
      <w:r w:rsidRPr="000A1691">
        <w:rPr>
          <w:rFonts w:ascii="Consolas" w:hAnsi="Consolas" w:cs="宋体"/>
          <w:b/>
          <w:bCs/>
          <w:color w:val="000000"/>
          <w:kern w:val="0"/>
          <w:sz w:val="24"/>
        </w:rPr>
        <w:t>.</w:t>
      </w:r>
      <w:r w:rsidRPr="000A1691">
        <w:rPr>
          <w:rFonts w:ascii="Consolas" w:hAnsi="Consolas" w:cs="宋体"/>
          <w:b/>
          <w:bCs/>
          <w:color w:val="795E26"/>
          <w:kern w:val="0"/>
          <w:sz w:val="24"/>
        </w:rPr>
        <w:t>setText</w:t>
      </w:r>
      <w:proofErr w:type="spellEnd"/>
      <w:r w:rsidRPr="000A1691">
        <w:rPr>
          <w:rFonts w:ascii="Consolas" w:hAnsi="Consolas" w:cs="宋体"/>
          <w:b/>
          <w:bCs/>
          <w:color w:val="000000"/>
          <w:kern w:val="0"/>
          <w:sz w:val="24"/>
        </w:rPr>
        <w:t>(</w:t>
      </w:r>
      <w:r w:rsidRPr="000A1691">
        <w:rPr>
          <w:rFonts w:ascii="Consolas" w:hAnsi="Consolas" w:cs="宋体"/>
          <w:b/>
          <w:bCs/>
          <w:color w:val="A31515"/>
          <w:kern w:val="0"/>
          <w:sz w:val="24"/>
        </w:rPr>
        <w:t xml:space="preserve">"Reminds: May 1st </w:t>
      </w:r>
      <w:proofErr w:type="spellStart"/>
      <w:r w:rsidRPr="000A1691">
        <w:rPr>
          <w:rFonts w:ascii="Consolas" w:hAnsi="Consolas" w:cs="宋体"/>
          <w:b/>
          <w:bCs/>
          <w:color w:val="A31515"/>
          <w:kern w:val="0"/>
          <w:sz w:val="24"/>
        </w:rPr>
        <w:t>Labour</w:t>
      </w:r>
      <w:proofErr w:type="spellEnd"/>
      <w:r w:rsidRPr="000A1691">
        <w:rPr>
          <w:rFonts w:ascii="Consolas" w:hAnsi="Consolas" w:cs="宋体"/>
          <w:b/>
          <w:bCs/>
          <w:color w:val="A31515"/>
          <w:kern w:val="0"/>
          <w:sz w:val="24"/>
        </w:rPr>
        <w:t xml:space="preserve"> Day"</w:t>
      </w:r>
      <w:proofErr w:type="gramStart"/>
      <w:r w:rsidRPr="000A1691">
        <w:rPr>
          <w:rFonts w:ascii="Consolas" w:hAnsi="Consolas" w:cs="宋体"/>
          <w:b/>
          <w:bCs/>
          <w:color w:val="000000"/>
          <w:kern w:val="0"/>
          <w:sz w:val="24"/>
        </w:rPr>
        <w:t>);</w:t>
      </w:r>
      <w:r w:rsidRPr="000A1691">
        <w:rPr>
          <w:rFonts w:ascii="Consolas" w:hAnsi="Consolas" w:cs="宋体"/>
          <w:b/>
          <w:bCs/>
          <w:color w:val="AF00DB"/>
          <w:kern w:val="0"/>
          <w:sz w:val="24"/>
        </w:rPr>
        <w:t>break</w:t>
      </w:r>
      <w:proofErr w:type="gramEnd"/>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w:t>
      </w:r>
      <w:r w:rsidRPr="000A1691">
        <w:rPr>
          <w:rFonts w:ascii="Consolas" w:hAnsi="Consolas" w:cs="宋体"/>
          <w:b/>
          <w:bCs/>
          <w:color w:val="AF00DB"/>
          <w:kern w:val="0"/>
          <w:sz w:val="24"/>
        </w:rPr>
        <w:t>case</w:t>
      </w:r>
      <w:r w:rsidRPr="000A1691">
        <w:rPr>
          <w:rFonts w:ascii="Consolas" w:hAnsi="Consolas" w:cs="宋体"/>
          <w:b/>
          <w:bCs/>
          <w:color w:val="000000"/>
          <w:kern w:val="0"/>
          <w:sz w:val="24"/>
        </w:rPr>
        <w:t xml:space="preserve"> </w:t>
      </w:r>
      <w:r w:rsidRPr="000A1691">
        <w:rPr>
          <w:rFonts w:ascii="Consolas" w:hAnsi="Consolas" w:cs="宋体"/>
          <w:b/>
          <w:bCs/>
          <w:color w:val="09885A"/>
          <w:kern w:val="0"/>
          <w:sz w:val="24"/>
        </w:rPr>
        <w:t>54</w:t>
      </w:r>
      <w:r w:rsidRPr="000A1691">
        <w:rPr>
          <w:rFonts w:ascii="Consolas" w:hAnsi="Consolas" w:cs="宋体"/>
          <w:b/>
          <w:bCs/>
          <w:color w:val="AF00DB"/>
          <w:kern w:val="0"/>
          <w:sz w:val="24"/>
        </w:rPr>
        <w:t>:</w:t>
      </w:r>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Label_Remind</w:t>
      </w:r>
      <w:r w:rsidRPr="000A1691">
        <w:rPr>
          <w:rFonts w:ascii="Consolas" w:hAnsi="Consolas" w:cs="宋体"/>
          <w:b/>
          <w:bCs/>
          <w:color w:val="000000"/>
          <w:kern w:val="0"/>
          <w:sz w:val="24"/>
        </w:rPr>
        <w:t>.</w:t>
      </w:r>
      <w:r w:rsidRPr="000A1691">
        <w:rPr>
          <w:rFonts w:ascii="Consolas" w:hAnsi="Consolas" w:cs="宋体"/>
          <w:b/>
          <w:bCs/>
          <w:color w:val="795E26"/>
          <w:kern w:val="0"/>
          <w:sz w:val="24"/>
        </w:rPr>
        <w:t>setText</w:t>
      </w:r>
      <w:proofErr w:type="spellEnd"/>
      <w:r w:rsidRPr="000A1691">
        <w:rPr>
          <w:rFonts w:ascii="Consolas" w:hAnsi="Consolas" w:cs="宋体"/>
          <w:b/>
          <w:bCs/>
          <w:color w:val="000000"/>
          <w:kern w:val="0"/>
          <w:sz w:val="24"/>
        </w:rPr>
        <w:t>(</w:t>
      </w:r>
      <w:r w:rsidRPr="000A1691">
        <w:rPr>
          <w:rFonts w:ascii="Consolas" w:hAnsi="Consolas" w:cs="宋体"/>
          <w:b/>
          <w:bCs/>
          <w:color w:val="A31515"/>
          <w:kern w:val="0"/>
          <w:sz w:val="24"/>
        </w:rPr>
        <w:t>"Reminds: May 4th Youth Day"</w:t>
      </w:r>
      <w:proofErr w:type="gramStart"/>
      <w:r w:rsidRPr="000A1691">
        <w:rPr>
          <w:rFonts w:ascii="Consolas" w:hAnsi="Consolas" w:cs="宋体"/>
          <w:b/>
          <w:bCs/>
          <w:color w:val="000000"/>
          <w:kern w:val="0"/>
          <w:sz w:val="24"/>
        </w:rPr>
        <w:t>);</w:t>
      </w:r>
      <w:r w:rsidRPr="000A1691">
        <w:rPr>
          <w:rFonts w:ascii="Consolas" w:hAnsi="Consolas" w:cs="宋体"/>
          <w:b/>
          <w:bCs/>
          <w:color w:val="AF00DB"/>
          <w:kern w:val="0"/>
          <w:sz w:val="24"/>
        </w:rPr>
        <w:t>break</w:t>
      </w:r>
      <w:proofErr w:type="gramEnd"/>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w:t>
      </w:r>
      <w:r w:rsidRPr="000A1691">
        <w:rPr>
          <w:rFonts w:ascii="Consolas" w:hAnsi="Consolas" w:cs="宋体"/>
          <w:b/>
          <w:bCs/>
          <w:color w:val="AF00DB"/>
          <w:kern w:val="0"/>
          <w:sz w:val="24"/>
        </w:rPr>
        <w:t>case</w:t>
      </w:r>
      <w:r w:rsidRPr="000A1691">
        <w:rPr>
          <w:rFonts w:ascii="Consolas" w:hAnsi="Consolas" w:cs="宋体"/>
          <w:b/>
          <w:bCs/>
          <w:color w:val="000000"/>
          <w:kern w:val="0"/>
          <w:sz w:val="24"/>
        </w:rPr>
        <w:t xml:space="preserve"> </w:t>
      </w:r>
      <w:r w:rsidRPr="000A1691">
        <w:rPr>
          <w:rFonts w:ascii="Consolas" w:hAnsi="Consolas" w:cs="宋体"/>
          <w:b/>
          <w:bCs/>
          <w:color w:val="09885A"/>
          <w:kern w:val="0"/>
          <w:sz w:val="24"/>
        </w:rPr>
        <w:t>57</w:t>
      </w:r>
      <w:r w:rsidRPr="000A1691">
        <w:rPr>
          <w:rFonts w:ascii="Consolas" w:hAnsi="Consolas" w:cs="宋体"/>
          <w:b/>
          <w:bCs/>
          <w:color w:val="AF00DB"/>
          <w:kern w:val="0"/>
          <w:sz w:val="24"/>
        </w:rPr>
        <w:t>:</w:t>
      </w:r>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Label_Remind</w:t>
      </w:r>
      <w:r w:rsidRPr="000A1691">
        <w:rPr>
          <w:rFonts w:ascii="Consolas" w:hAnsi="Consolas" w:cs="宋体"/>
          <w:b/>
          <w:bCs/>
          <w:color w:val="000000"/>
          <w:kern w:val="0"/>
          <w:sz w:val="24"/>
        </w:rPr>
        <w:t>.</w:t>
      </w:r>
      <w:r w:rsidRPr="000A1691">
        <w:rPr>
          <w:rFonts w:ascii="Consolas" w:hAnsi="Consolas" w:cs="宋体"/>
          <w:b/>
          <w:bCs/>
          <w:color w:val="795E26"/>
          <w:kern w:val="0"/>
          <w:sz w:val="24"/>
        </w:rPr>
        <w:t>setText</w:t>
      </w:r>
      <w:proofErr w:type="spellEnd"/>
      <w:r w:rsidRPr="000A1691">
        <w:rPr>
          <w:rFonts w:ascii="Consolas" w:hAnsi="Consolas" w:cs="宋体"/>
          <w:b/>
          <w:bCs/>
          <w:color w:val="000000"/>
          <w:kern w:val="0"/>
          <w:sz w:val="24"/>
        </w:rPr>
        <w:t>(</w:t>
      </w:r>
      <w:r w:rsidRPr="000A1691">
        <w:rPr>
          <w:rFonts w:ascii="Consolas" w:hAnsi="Consolas" w:cs="宋体"/>
          <w:b/>
          <w:bCs/>
          <w:color w:val="A31515"/>
          <w:kern w:val="0"/>
          <w:sz w:val="24"/>
        </w:rPr>
        <w:t>"Reminds: May 7th Hui's Birthday Day"</w:t>
      </w:r>
      <w:proofErr w:type="gramStart"/>
      <w:r w:rsidRPr="000A1691">
        <w:rPr>
          <w:rFonts w:ascii="Consolas" w:hAnsi="Consolas" w:cs="宋体"/>
          <w:b/>
          <w:bCs/>
          <w:color w:val="000000"/>
          <w:kern w:val="0"/>
          <w:sz w:val="24"/>
        </w:rPr>
        <w:t>);</w:t>
      </w:r>
      <w:r w:rsidRPr="000A1691">
        <w:rPr>
          <w:rFonts w:ascii="Consolas" w:hAnsi="Consolas" w:cs="宋体"/>
          <w:b/>
          <w:bCs/>
          <w:color w:val="AF00DB"/>
          <w:kern w:val="0"/>
          <w:sz w:val="24"/>
        </w:rPr>
        <w:t>break</w:t>
      </w:r>
      <w:proofErr w:type="gramEnd"/>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case</w:t>
      </w:r>
      <w:r w:rsidRPr="000A1691">
        <w:rPr>
          <w:rFonts w:ascii="Consolas" w:hAnsi="Consolas" w:cs="宋体"/>
          <w:b/>
          <w:bCs/>
          <w:color w:val="000000"/>
          <w:kern w:val="0"/>
          <w:sz w:val="24"/>
        </w:rPr>
        <w:t xml:space="preserve"> </w:t>
      </w:r>
      <w:r w:rsidRPr="000A1691">
        <w:rPr>
          <w:rFonts w:ascii="Consolas" w:hAnsi="Consolas" w:cs="宋体"/>
          <w:b/>
          <w:bCs/>
          <w:color w:val="09885A"/>
          <w:kern w:val="0"/>
          <w:sz w:val="24"/>
        </w:rPr>
        <w:t>61</w:t>
      </w:r>
      <w:r w:rsidRPr="000A1691">
        <w:rPr>
          <w:rFonts w:ascii="Consolas" w:hAnsi="Consolas" w:cs="宋体"/>
          <w:b/>
          <w:bCs/>
          <w:color w:val="AF00DB"/>
          <w:kern w:val="0"/>
          <w:sz w:val="24"/>
        </w:rPr>
        <w:t>:</w:t>
      </w:r>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Label_Remind</w:t>
      </w:r>
      <w:r w:rsidRPr="000A1691">
        <w:rPr>
          <w:rFonts w:ascii="Consolas" w:hAnsi="Consolas" w:cs="宋体"/>
          <w:b/>
          <w:bCs/>
          <w:color w:val="000000"/>
          <w:kern w:val="0"/>
          <w:sz w:val="24"/>
        </w:rPr>
        <w:t>.</w:t>
      </w:r>
      <w:r w:rsidRPr="000A1691">
        <w:rPr>
          <w:rFonts w:ascii="Consolas" w:hAnsi="Consolas" w:cs="宋体"/>
          <w:b/>
          <w:bCs/>
          <w:color w:val="795E26"/>
          <w:kern w:val="0"/>
          <w:sz w:val="24"/>
        </w:rPr>
        <w:t>setText</w:t>
      </w:r>
      <w:proofErr w:type="spellEnd"/>
      <w:r w:rsidRPr="000A1691">
        <w:rPr>
          <w:rFonts w:ascii="Consolas" w:hAnsi="Consolas" w:cs="宋体"/>
          <w:b/>
          <w:bCs/>
          <w:color w:val="000000"/>
          <w:kern w:val="0"/>
          <w:sz w:val="24"/>
        </w:rPr>
        <w:t>(</w:t>
      </w:r>
      <w:r w:rsidRPr="000A1691">
        <w:rPr>
          <w:rFonts w:ascii="Consolas" w:hAnsi="Consolas" w:cs="宋体"/>
          <w:b/>
          <w:bCs/>
          <w:color w:val="A31515"/>
          <w:kern w:val="0"/>
          <w:sz w:val="24"/>
        </w:rPr>
        <w:t>"Reminds: June.1st Children's Day"</w:t>
      </w:r>
      <w:proofErr w:type="gramStart"/>
      <w:r w:rsidRPr="000A1691">
        <w:rPr>
          <w:rFonts w:ascii="Consolas" w:hAnsi="Consolas" w:cs="宋体"/>
          <w:b/>
          <w:bCs/>
          <w:color w:val="000000"/>
          <w:kern w:val="0"/>
          <w:sz w:val="24"/>
        </w:rPr>
        <w:t>);</w:t>
      </w:r>
      <w:r w:rsidRPr="000A1691">
        <w:rPr>
          <w:rFonts w:ascii="Consolas" w:hAnsi="Consolas" w:cs="宋体"/>
          <w:b/>
          <w:bCs/>
          <w:color w:val="AF00DB"/>
          <w:kern w:val="0"/>
          <w:sz w:val="24"/>
        </w:rPr>
        <w:t>break</w:t>
      </w:r>
      <w:proofErr w:type="gramEnd"/>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case</w:t>
      </w:r>
      <w:r w:rsidRPr="000A1691">
        <w:rPr>
          <w:rFonts w:ascii="Consolas" w:hAnsi="Consolas" w:cs="宋体"/>
          <w:b/>
          <w:bCs/>
          <w:color w:val="000000"/>
          <w:kern w:val="0"/>
          <w:sz w:val="24"/>
        </w:rPr>
        <w:t xml:space="preserve"> </w:t>
      </w:r>
      <w:r w:rsidRPr="000A1691">
        <w:rPr>
          <w:rFonts w:ascii="Consolas" w:hAnsi="Consolas" w:cs="宋体"/>
          <w:b/>
          <w:bCs/>
          <w:color w:val="09885A"/>
          <w:kern w:val="0"/>
          <w:sz w:val="24"/>
        </w:rPr>
        <w:t>71</w:t>
      </w:r>
      <w:r w:rsidRPr="000A1691">
        <w:rPr>
          <w:rFonts w:ascii="Consolas" w:hAnsi="Consolas" w:cs="宋体"/>
          <w:b/>
          <w:bCs/>
          <w:color w:val="AF00DB"/>
          <w:kern w:val="0"/>
          <w:sz w:val="24"/>
        </w:rPr>
        <w:t>:</w:t>
      </w:r>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Label_Remind</w:t>
      </w:r>
      <w:r w:rsidRPr="000A1691">
        <w:rPr>
          <w:rFonts w:ascii="Consolas" w:hAnsi="Consolas" w:cs="宋体"/>
          <w:b/>
          <w:bCs/>
          <w:color w:val="000000"/>
          <w:kern w:val="0"/>
          <w:sz w:val="24"/>
        </w:rPr>
        <w:t>.</w:t>
      </w:r>
      <w:r w:rsidRPr="000A1691">
        <w:rPr>
          <w:rFonts w:ascii="Consolas" w:hAnsi="Consolas" w:cs="宋体"/>
          <w:b/>
          <w:bCs/>
          <w:color w:val="795E26"/>
          <w:kern w:val="0"/>
          <w:sz w:val="24"/>
        </w:rPr>
        <w:t>setText</w:t>
      </w:r>
      <w:proofErr w:type="spellEnd"/>
      <w:r w:rsidRPr="000A1691">
        <w:rPr>
          <w:rFonts w:ascii="Consolas" w:hAnsi="Consolas" w:cs="宋体"/>
          <w:b/>
          <w:bCs/>
          <w:color w:val="000000"/>
          <w:kern w:val="0"/>
          <w:sz w:val="24"/>
        </w:rPr>
        <w:t>(</w:t>
      </w:r>
      <w:r w:rsidRPr="000A1691">
        <w:rPr>
          <w:rFonts w:ascii="Consolas" w:hAnsi="Consolas" w:cs="宋体"/>
          <w:b/>
          <w:bCs/>
          <w:color w:val="A31515"/>
          <w:kern w:val="0"/>
          <w:sz w:val="24"/>
        </w:rPr>
        <w:t>"Reminds: July 1st CPC Founding Day"</w:t>
      </w:r>
      <w:proofErr w:type="gramStart"/>
      <w:r w:rsidRPr="000A1691">
        <w:rPr>
          <w:rFonts w:ascii="Consolas" w:hAnsi="Consolas" w:cs="宋体"/>
          <w:b/>
          <w:bCs/>
          <w:color w:val="000000"/>
          <w:kern w:val="0"/>
          <w:sz w:val="24"/>
        </w:rPr>
        <w:t>);</w:t>
      </w:r>
      <w:r w:rsidRPr="000A1691">
        <w:rPr>
          <w:rFonts w:ascii="Consolas" w:hAnsi="Consolas" w:cs="宋体"/>
          <w:b/>
          <w:bCs/>
          <w:color w:val="AF00DB"/>
          <w:kern w:val="0"/>
          <w:sz w:val="24"/>
        </w:rPr>
        <w:t>break</w:t>
      </w:r>
      <w:proofErr w:type="gramEnd"/>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w:t>
      </w:r>
      <w:r w:rsidRPr="000A1691">
        <w:rPr>
          <w:rFonts w:ascii="Consolas" w:hAnsi="Consolas" w:cs="宋体"/>
          <w:b/>
          <w:bCs/>
          <w:color w:val="AF00DB"/>
          <w:kern w:val="0"/>
          <w:sz w:val="24"/>
        </w:rPr>
        <w:t>case</w:t>
      </w:r>
      <w:r w:rsidRPr="000A1691">
        <w:rPr>
          <w:rFonts w:ascii="Consolas" w:hAnsi="Consolas" w:cs="宋体"/>
          <w:b/>
          <w:bCs/>
          <w:color w:val="000000"/>
          <w:kern w:val="0"/>
          <w:sz w:val="24"/>
        </w:rPr>
        <w:t xml:space="preserve"> </w:t>
      </w:r>
      <w:r w:rsidRPr="000A1691">
        <w:rPr>
          <w:rFonts w:ascii="Consolas" w:hAnsi="Consolas" w:cs="宋体"/>
          <w:b/>
          <w:bCs/>
          <w:color w:val="09885A"/>
          <w:kern w:val="0"/>
          <w:sz w:val="24"/>
        </w:rPr>
        <w:t>81</w:t>
      </w:r>
      <w:r w:rsidRPr="000A1691">
        <w:rPr>
          <w:rFonts w:ascii="Consolas" w:hAnsi="Consolas" w:cs="宋体"/>
          <w:b/>
          <w:bCs/>
          <w:color w:val="AF00DB"/>
          <w:kern w:val="0"/>
          <w:sz w:val="24"/>
        </w:rPr>
        <w:t>:</w:t>
      </w:r>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Label_Remind</w:t>
      </w:r>
      <w:r w:rsidRPr="000A1691">
        <w:rPr>
          <w:rFonts w:ascii="Consolas" w:hAnsi="Consolas" w:cs="宋体"/>
          <w:b/>
          <w:bCs/>
          <w:color w:val="000000"/>
          <w:kern w:val="0"/>
          <w:sz w:val="24"/>
        </w:rPr>
        <w:t>.</w:t>
      </w:r>
      <w:r w:rsidRPr="000A1691">
        <w:rPr>
          <w:rFonts w:ascii="Consolas" w:hAnsi="Consolas" w:cs="宋体"/>
          <w:b/>
          <w:bCs/>
          <w:color w:val="795E26"/>
          <w:kern w:val="0"/>
          <w:sz w:val="24"/>
        </w:rPr>
        <w:t>setText</w:t>
      </w:r>
      <w:proofErr w:type="spellEnd"/>
      <w:r w:rsidRPr="000A1691">
        <w:rPr>
          <w:rFonts w:ascii="Consolas" w:hAnsi="Consolas" w:cs="宋体"/>
          <w:b/>
          <w:bCs/>
          <w:color w:val="000000"/>
          <w:kern w:val="0"/>
          <w:sz w:val="24"/>
        </w:rPr>
        <w:t>(</w:t>
      </w:r>
      <w:r w:rsidRPr="000A1691">
        <w:rPr>
          <w:rFonts w:ascii="Consolas" w:hAnsi="Consolas" w:cs="宋体"/>
          <w:b/>
          <w:bCs/>
          <w:color w:val="A31515"/>
          <w:kern w:val="0"/>
          <w:sz w:val="24"/>
        </w:rPr>
        <w:t>"Reminds: Aug.1st Army Day"</w:t>
      </w:r>
      <w:proofErr w:type="gramStart"/>
      <w:r w:rsidRPr="000A1691">
        <w:rPr>
          <w:rFonts w:ascii="Consolas" w:hAnsi="Consolas" w:cs="宋体"/>
          <w:b/>
          <w:bCs/>
          <w:color w:val="000000"/>
          <w:kern w:val="0"/>
          <w:sz w:val="24"/>
        </w:rPr>
        <w:t>);</w:t>
      </w:r>
      <w:r w:rsidRPr="000A1691">
        <w:rPr>
          <w:rFonts w:ascii="Consolas" w:hAnsi="Consolas" w:cs="宋体"/>
          <w:b/>
          <w:bCs/>
          <w:color w:val="AF00DB"/>
          <w:kern w:val="0"/>
          <w:sz w:val="24"/>
        </w:rPr>
        <w:t>break</w:t>
      </w:r>
      <w:proofErr w:type="gramEnd"/>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w:t>
      </w:r>
      <w:r w:rsidRPr="000A1691">
        <w:rPr>
          <w:rFonts w:ascii="Consolas" w:hAnsi="Consolas" w:cs="宋体"/>
          <w:b/>
          <w:bCs/>
          <w:color w:val="AF00DB"/>
          <w:kern w:val="0"/>
          <w:sz w:val="24"/>
        </w:rPr>
        <w:t>case</w:t>
      </w:r>
      <w:r w:rsidRPr="000A1691">
        <w:rPr>
          <w:rFonts w:ascii="Consolas" w:hAnsi="Consolas" w:cs="宋体"/>
          <w:b/>
          <w:bCs/>
          <w:color w:val="000000"/>
          <w:kern w:val="0"/>
          <w:sz w:val="24"/>
        </w:rPr>
        <w:t xml:space="preserve"> </w:t>
      </w:r>
      <w:r w:rsidRPr="000A1691">
        <w:rPr>
          <w:rFonts w:ascii="Consolas" w:hAnsi="Consolas" w:cs="宋体"/>
          <w:b/>
          <w:bCs/>
          <w:color w:val="09885A"/>
          <w:kern w:val="0"/>
          <w:sz w:val="24"/>
        </w:rPr>
        <w:t>96</w:t>
      </w:r>
      <w:r w:rsidRPr="000A1691">
        <w:rPr>
          <w:rFonts w:ascii="Consolas" w:hAnsi="Consolas" w:cs="宋体"/>
          <w:b/>
          <w:bCs/>
          <w:color w:val="AF00DB"/>
          <w:kern w:val="0"/>
          <w:sz w:val="24"/>
        </w:rPr>
        <w:t>:</w:t>
      </w:r>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Label_Remind</w:t>
      </w:r>
      <w:r w:rsidRPr="000A1691">
        <w:rPr>
          <w:rFonts w:ascii="Consolas" w:hAnsi="Consolas" w:cs="宋体"/>
          <w:b/>
          <w:bCs/>
          <w:color w:val="000000"/>
          <w:kern w:val="0"/>
          <w:sz w:val="24"/>
        </w:rPr>
        <w:t>.</w:t>
      </w:r>
      <w:r w:rsidRPr="000A1691">
        <w:rPr>
          <w:rFonts w:ascii="Consolas" w:hAnsi="Consolas" w:cs="宋体"/>
          <w:b/>
          <w:bCs/>
          <w:color w:val="795E26"/>
          <w:kern w:val="0"/>
          <w:sz w:val="24"/>
        </w:rPr>
        <w:t>setText</w:t>
      </w:r>
      <w:proofErr w:type="spellEnd"/>
      <w:r w:rsidRPr="000A1691">
        <w:rPr>
          <w:rFonts w:ascii="Consolas" w:hAnsi="Consolas" w:cs="宋体"/>
          <w:b/>
          <w:bCs/>
          <w:color w:val="000000"/>
          <w:kern w:val="0"/>
          <w:sz w:val="24"/>
        </w:rPr>
        <w:t>(</w:t>
      </w:r>
      <w:r w:rsidRPr="000A1691">
        <w:rPr>
          <w:rFonts w:ascii="Consolas" w:hAnsi="Consolas" w:cs="宋体"/>
          <w:b/>
          <w:bCs/>
          <w:color w:val="A31515"/>
          <w:kern w:val="0"/>
          <w:sz w:val="24"/>
        </w:rPr>
        <w:t>"Reminds: Sept.6th My Birthday Day"</w:t>
      </w:r>
      <w:proofErr w:type="gramStart"/>
      <w:r w:rsidRPr="000A1691">
        <w:rPr>
          <w:rFonts w:ascii="Consolas" w:hAnsi="Consolas" w:cs="宋体"/>
          <w:b/>
          <w:bCs/>
          <w:color w:val="000000"/>
          <w:kern w:val="0"/>
          <w:sz w:val="24"/>
        </w:rPr>
        <w:t>);</w:t>
      </w:r>
      <w:r w:rsidRPr="000A1691">
        <w:rPr>
          <w:rFonts w:ascii="Consolas" w:hAnsi="Consolas" w:cs="宋体"/>
          <w:b/>
          <w:bCs/>
          <w:color w:val="AF00DB"/>
          <w:kern w:val="0"/>
          <w:sz w:val="24"/>
        </w:rPr>
        <w:t>break</w:t>
      </w:r>
      <w:proofErr w:type="gramEnd"/>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case</w:t>
      </w:r>
      <w:r w:rsidRPr="000A1691">
        <w:rPr>
          <w:rFonts w:ascii="Consolas" w:hAnsi="Consolas" w:cs="宋体"/>
          <w:b/>
          <w:bCs/>
          <w:color w:val="000000"/>
          <w:kern w:val="0"/>
          <w:sz w:val="24"/>
        </w:rPr>
        <w:t xml:space="preserve"> </w:t>
      </w:r>
      <w:r w:rsidRPr="000A1691">
        <w:rPr>
          <w:rFonts w:ascii="Consolas" w:hAnsi="Consolas" w:cs="宋体"/>
          <w:b/>
          <w:bCs/>
          <w:color w:val="09885A"/>
          <w:kern w:val="0"/>
          <w:sz w:val="24"/>
        </w:rPr>
        <w:t>910</w:t>
      </w:r>
      <w:r w:rsidRPr="000A1691">
        <w:rPr>
          <w:rFonts w:ascii="Consolas" w:hAnsi="Consolas" w:cs="宋体"/>
          <w:b/>
          <w:bCs/>
          <w:color w:val="AF00DB"/>
          <w:kern w:val="0"/>
          <w:sz w:val="24"/>
        </w:rPr>
        <w:t>:</w:t>
      </w:r>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Label_Remind</w:t>
      </w:r>
      <w:r w:rsidRPr="000A1691">
        <w:rPr>
          <w:rFonts w:ascii="Consolas" w:hAnsi="Consolas" w:cs="宋体"/>
          <w:b/>
          <w:bCs/>
          <w:color w:val="000000"/>
          <w:kern w:val="0"/>
          <w:sz w:val="24"/>
        </w:rPr>
        <w:t>.</w:t>
      </w:r>
      <w:r w:rsidRPr="000A1691">
        <w:rPr>
          <w:rFonts w:ascii="Consolas" w:hAnsi="Consolas" w:cs="宋体"/>
          <w:b/>
          <w:bCs/>
          <w:color w:val="795E26"/>
          <w:kern w:val="0"/>
          <w:sz w:val="24"/>
        </w:rPr>
        <w:t>setText</w:t>
      </w:r>
      <w:proofErr w:type="spellEnd"/>
      <w:r w:rsidRPr="000A1691">
        <w:rPr>
          <w:rFonts w:ascii="Consolas" w:hAnsi="Consolas" w:cs="宋体"/>
          <w:b/>
          <w:bCs/>
          <w:color w:val="000000"/>
          <w:kern w:val="0"/>
          <w:sz w:val="24"/>
        </w:rPr>
        <w:t>(</w:t>
      </w:r>
      <w:r w:rsidRPr="000A1691">
        <w:rPr>
          <w:rFonts w:ascii="Consolas" w:hAnsi="Consolas" w:cs="宋体"/>
          <w:b/>
          <w:bCs/>
          <w:color w:val="A31515"/>
          <w:kern w:val="0"/>
          <w:sz w:val="24"/>
        </w:rPr>
        <w:t>"Reminds: Sept.10th Teacher's Day"</w:t>
      </w:r>
      <w:proofErr w:type="gramStart"/>
      <w:r w:rsidRPr="000A1691">
        <w:rPr>
          <w:rFonts w:ascii="Consolas" w:hAnsi="Consolas" w:cs="宋体"/>
          <w:b/>
          <w:bCs/>
          <w:color w:val="000000"/>
          <w:kern w:val="0"/>
          <w:sz w:val="24"/>
        </w:rPr>
        <w:t>);</w:t>
      </w:r>
      <w:r w:rsidRPr="000A1691">
        <w:rPr>
          <w:rFonts w:ascii="Consolas" w:hAnsi="Consolas" w:cs="宋体"/>
          <w:b/>
          <w:bCs/>
          <w:color w:val="AF00DB"/>
          <w:kern w:val="0"/>
          <w:sz w:val="24"/>
        </w:rPr>
        <w:t>break</w:t>
      </w:r>
      <w:proofErr w:type="gramEnd"/>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case</w:t>
      </w:r>
      <w:r w:rsidRPr="000A1691">
        <w:rPr>
          <w:rFonts w:ascii="Consolas" w:hAnsi="Consolas" w:cs="宋体"/>
          <w:b/>
          <w:bCs/>
          <w:color w:val="000000"/>
          <w:kern w:val="0"/>
          <w:sz w:val="24"/>
        </w:rPr>
        <w:t xml:space="preserve"> </w:t>
      </w:r>
      <w:r w:rsidRPr="000A1691">
        <w:rPr>
          <w:rFonts w:ascii="Consolas" w:hAnsi="Consolas" w:cs="宋体"/>
          <w:b/>
          <w:bCs/>
          <w:color w:val="09885A"/>
          <w:kern w:val="0"/>
          <w:sz w:val="24"/>
        </w:rPr>
        <w:t>101</w:t>
      </w:r>
      <w:r w:rsidRPr="000A1691">
        <w:rPr>
          <w:rFonts w:ascii="Consolas" w:hAnsi="Consolas" w:cs="宋体"/>
          <w:b/>
          <w:bCs/>
          <w:color w:val="AF00DB"/>
          <w:kern w:val="0"/>
          <w:sz w:val="24"/>
        </w:rPr>
        <w:t>:</w:t>
      </w:r>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Label_Remind</w:t>
      </w:r>
      <w:r w:rsidRPr="000A1691">
        <w:rPr>
          <w:rFonts w:ascii="Consolas" w:hAnsi="Consolas" w:cs="宋体"/>
          <w:b/>
          <w:bCs/>
          <w:color w:val="000000"/>
          <w:kern w:val="0"/>
          <w:sz w:val="24"/>
        </w:rPr>
        <w:t>.</w:t>
      </w:r>
      <w:r w:rsidRPr="000A1691">
        <w:rPr>
          <w:rFonts w:ascii="Consolas" w:hAnsi="Consolas" w:cs="宋体"/>
          <w:b/>
          <w:bCs/>
          <w:color w:val="795E26"/>
          <w:kern w:val="0"/>
          <w:sz w:val="24"/>
        </w:rPr>
        <w:t>setText</w:t>
      </w:r>
      <w:proofErr w:type="spellEnd"/>
      <w:r w:rsidRPr="000A1691">
        <w:rPr>
          <w:rFonts w:ascii="Consolas" w:hAnsi="Consolas" w:cs="宋体"/>
          <w:b/>
          <w:bCs/>
          <w:color w:val="000000"/>
          <w:kern w:val="0"/>
          <w:sz w:val="24"/>
        </w:rPr>
        <w:t>(</w:t>
      </w:r>
      <w:r w:rsidRPr="000A1691">
        <w:rPr>
          <w:rFonts w:ascii="Consolas" w:hAnsi="Consolas" w:cs="宋体"/>
          <w:b/>
          <w:bCs/>
          <w:color w:val="A31515"/>
          <w:kern w:val="0"/>
          <w:sz w:val="24"/>
        </w:rPr>
        <w:t>"Reminds: Oct.1st National Day"</w:t>
      </w:r>
      <w:proofErr w:type="gramStart"/>
      <w:r w:rsidRPr="000A1691">
        <w:rPr>
          <w:rFonts w:ascii="Consolas" w:hAnsi="Consolas" w:cs="宋体"/>
          <w:b/>
          <w:bCs/>
          <w:color w:val="000000"/>
          <w:kern w:val="0"/>
          <w:sz w:val="24"/>
        </w:rPr>
        <w:t>);</w:t>
      </w:r>
      <w:r w:rsidRPr="000A1691">
        <w:rPr>
          <w:rFonts w:ascii="Consolas" w:hAnsi="Consolas" w:cs="宋体"/>
          <w:b/>
          <w:bCs/>
          <w:color w:val="AF00DB"/>
          <w:kern w:val="0"/>
          <w:sz w:val="24"/>
        </w:rPr>
        <w:t>break</w:t>
      </w:r>
      <w:proofErr w:type="gramEnd"/>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case</w:t>
      </w:r>
      <w:r w:rsidRPr="000A1691">
        <w:rPr>
          <w:rFonts w:ascii="Consolas" w:hAnsi="Consolas" w:cs="宋体"/>
          <w:b/>
          <w:bCs/>
          <w:color w:val="000000"/>
          <w:kern w:val="0"/>
          <w:sz w:val="24"/>
        </w:rPr>
        <w:t xml:space="preserve"> </w:t>
      </w:r>
      <w:r w:rsidRPr="000A1691">
        <w:rPr>
          <w:rFonts w:ascii="Consolas" w:hAnsi="Consolas" w:cs="宋体"/>
          <w:b/>
          <w:bCs/>
          <w:color w:val="09885A"/>
          <w:kern w:val="0"/>
          <w:sz w:val="24"/>
        </w:rPr>
        <w:t>1128</w:t>
      </w:r>
      <w:r w:rsidRPr="000A1691">
        <w:rPr>
          <w:rFonts w:ascii="Consolas" w:hAnsi="Consolas" w:cs="宋体"/>
          <w:b/>
          <w:bCs/>
          <w:color w:val="AF00DB"/>
          <w:kern w:val="0"/>
          <w:sz w:val="24"/>
        </w:rPr>
        <w:t>:</w:t>
      </w:r>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Label_Remind</w:t>
      </w:r>
      <w:r w:rsidRPr="000A1691">
        <w:rPr>
          <w:rFonts w:ascii="Consolas" w:hAnsi="Consolas" w:cs="宋体"/>
          <w:b/>
          <w:bCs/>
          <w:color w:val="000000"/>
          <w:kern w:val="0"/>
          <w:sz w:val="24"/>
        </w:rPr>
        <w:t>.</w:t>
      </w:r>
      <w:r w:rsidRPr="000A1691">
        <w:rPr>
          <w:rFonts w:ascii="Consolas" w:hAnsi="Consolas" w:cs="宋体"/>
          <w:b/>
          <w:bCs/>
          <w:color w:val="795E26"/>
          <w:kern w:val="0"/>
          <w:sz w:val="24"/>
        </w:rPr>
        <w:t>setText</w:t>
      </w:r>
      <w:proofErr w:type="spellEnd"/>
      <w:r w:rsidRPr="000A1691">
        <w:rPr>
          <w:rFonts w:ascii="Consolas" w:hAnsi="Consolas" w:cs="宋体"/>
          <w:b/>
          <w:bCs/>
          <w:color w:val="000000"/>
          <w:kern w:val="0"/>
          <w:sz w:val="24"/>
        </w:rPr>
        <w:t>(</w:t>
      </w:r>
      <w:r w:rsidRPr="000A1691">
        <w:rPr>
          <w:rFonts w:ascii="Consolas" w:hAnsi="Consolas" w:cs="宋体"/>
          <w:b/>
          <w:bCs/>
          <w:color w:val="A31515"/>
          <w:kern w:val="0"/>
          <w:sz w:val="24"/>
        </w:rPr>
        <w:t>"Reminds: Nov.28th Thanksgiving Day"</w:t>
      </w:r>
      <w:proofErr w:type="gramStart"/>
      <w:r w:rsidRPr="000A1691">
        <w:rPr>
          <w:rFonts w:ascii="Consolas" w:hAnsi="Consolas" w:cs="宋体"/>
          <w:b/>
          <w:bCs/>
          <w:color w:val="000000"/>
          <w:kern w:val="0"/>
          <w:sz w:val="24"/>
        </w:rPr>
        <w:t>);</w:t>
      </w:r>
      <w:r w:rsidRPr="000A1691">
        <w:rPr>
          <w:rFonts w:ascii="Consolas" w:hAnsi="Consolas" w:cs="宋体"/>
          <w:b/>
          <w:bCs/>
          <w:color w:val="AF00DB"/>
          <w:kern w:val="0"/>
          <w:sz w:val="24"/>
        </w:rPr>
        <w:t>break</w:t>
      </w:r>
      <w:proofErr w:type="gramEnd"/>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case</w:t>
      </w:r>
      <w:r w:rsidRPr="000A1691">
        <w:rPr>
          <w:rFonts w:ascii="Consolas" w:hAnsi="Consolas" w:cs="宋体"/>
          <w:b/>
          <w:bCs/>
          <w:color w:val="000000"/>
          <w:kern w:val="0"/>
          <w:sz w:val="24"/>
        </w:rPr>
        <w:t xml:space="preserve"> </w:t>
      </w:r>
      <w:r w:rsidRPr="000A1691">
        <w:rPr>
          <w:rFonts w:ascii="Consolas" w:hAnsi="Consolas" w:cs="宋体"/>
          <w:b/>
          <w:bCs/>
          <w:color w:val="09885A"/>
          <w:kern w:val="0"/>
          <w:sz w:val="24"/>
        </w:rPr>
        <w:t>1224</w:t>
      </w:r>
      <w:r w:rsidRPr="000A1691">
        <w:rPr>
          <w:rFonts w:ascii="Consolas" w:hAnsi="Consolas" w:cs="宋体"/>
          <w:b/>
          <w:bCs/>
          <w:color w:val="AF00DB"/>
          <w:kern w:val="0"/>
          <w:sz w:val="24"/>
        </w:rPr>
        <w:t>:</w:t>
      </w:r>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Label_Remind</w:t>
      </w:r>
      <w:r w:rsidRPr="000A1691">
        <w:rPr>
          <w:rFonts w:ascii="Consolas" w:hAnsi="Consolas" w:cs="宋体"/>
          <w:b/>
          <w:bCs/>
          <w:color w:val="000000"/>
          <w:kern w:val="0"/>
          <w:sz w:val="24"/>
        </w:rPr>
        <w:t>.</w:t>
      </w:r>
      <w:r w:rsidRPr="000A1691">
        <w:rPr>
          <w:rFonts w:ascii="Consolas" w:hAnsi="Consolas" w:cs="宋体"/>
          <w:b/>
          <w:bCs/>
          <w:color w:val="795E26"/>
          <w:kern w:val="0"/>
          <w:sz w:val="24"/>
        </w:rPr>
        <w:t>setText</w:t>
      </w:r>
      <w:proofErr w:type="spellEnd"/>
      <w:r w:rsidRPr="000A1691">
        <w:rPr>
          <w:rFonts w:ascii="Consolas" w:hAnsi="Consolas" w:cs="宋体"/>
          <w:b/>
          <w:bCs/>
          <w:color w:val="000000"/>
          <w:kern w:val="0"/>
          <w:sz w:val="24"/>
        </w:rPr>
        <w:t>(</w:t>
      </w:r>
      <w:r w:rsidRPr="000A1691">
        <w:rPr>
          <w:rFonts w:ascii="Consolas" w:hAnsi="Consolas" w:cs="宋体"/>
          <w:b/>
          <w:bCs/>
          <w:color w:val="A31515"/>
          <w:kern w:val="0"/>
          <w:sz w:val="24"/>
        </w:rPr>
        <w:t>"Reminds: Dec.24th Christmas Eve"</w:t>
      </w:r>
      <w:proofErr w:type="gramStart"/>
      <w:r w:rsidRPr="000A1691">
        <w:rPr>
          <w:rFonts w:ascii="Consolas" w:hAnsi="Consolas" w:cs="宋体"/>
          <w:b/>
          <w:bCs/>
          <w:color w:val="000000"/>
          <w:kern w:val="0"/>
          <w:sz w:val="24"/>
        </w:rPr>
        <w:t>);</w:t>
      </w:r>
      <w:r w:rsidRPr="000A1691">
        <w:rPr>
          <w:rFonts w:ascii="Consolas" w:hAnsi="Consolas" w:cs="宋体"/>
          <w:b/>
          <w:bCs/>
          <w:color w:val="AF00DB"/>
          <w:kern w:val="0"/>
          <w:sz w:val="24"/>
        </w:rPr>
        <w:t>break</w:t>
      </w:r>
      <w:proofErr w:type="gramEnd"/>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case</w:t>
      </w:r>
      <w:r w:rsidRPr="000A1691">
        <w:rPr>
          <w:rFonts w:ascii="Consolas" w:hAnsi="Consolas" w:cs="宋体"/>
          <w:b/>
          <w:bCs/>
          <w:color w:val="000000"/>
          <w:kern w:val="0"/>
          <w:sz w:val="24"/>
        </w:rPr>
        <w:t xml:space="preserve"> </w:t>
      </w:r>
      <w:r w:rsidRPr="000A1691">
        <w:rPr>
          <w:rFonts w:ascii="Consolas" w:hAnsi="Consolas" w:cs="宋体"/>
          <w:b/>
          <w:bCs/>
          <w:color w:val="09885A"/>
          <w:kern w:val="0"/>
          <w:sz w:val="24"/>
        </w:rPr>
        <w:t>1225</w:t>
      </w:r>
      <w:r w:rsidRPr="000A1691">
        <w:rPr>
          <w:rFonts w:ascii="Consolas" w:hAnsi="Consolas" w:cs="宋体"/>
          <w:b/>
          <w:bCs/>
          <w:color w:val="AF00DB"/>
          <w:kern w:val="0"/>
          <w:sz w:val="24"/>
        </w:rPr>
        <w:t>:</w:t>
      </w:r>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Label_Remind</w:t>
      </w:r>
      <w:r w:rsidRPr="000A1691">
        <w:rPr>
          <w:rFonts w:ascii="Consolas" w:hAnsi="Consolas" w:cs="宋体"/>
          <w:b/>
          <w:bCs/>
          <w:color w:val="000000"/>
          <w:kern w:val="0"/>
          <w:sz w:val="24"/>
        </w:rPr>
        <w:t>.</w:t>
      </w:r>
      <w:r w:rsidRPr="000A1691">
        <w:rPr>
          <w:rFonts w:ascii="Consolas" w:hAnsi="Consolas" w:cs="宋体"/>
          <w:b/>
          <w:bCs/>
          <w:color w:val="795E26"/>
          <w:kern w:val="0"/>
          <w:sz w:val="24"/>
        </w:rPr>
        <w:t>setText</w:t>
      </w:r>
      <w:proofErr w:type="spellEnd"/>
      <w:r w:rsidRPr="000A1691">
        <w:rPr>
          <w:rFonts w:ascii="Consolas" w:hAnsi="Consolas" w:cs="宋体"/>
          <w:b/>
          <w:bCs/>
          <w:color w:val="000000"/>
          <w:kern w:val="0"/>
          <w:sz w:val="24"/>
        </w:rPr>
        <w:t>(</w:t>
      </w:r>
      <w:r w:rsidRPr="000A1691">
        <w:rPr>
          <w:rFonts w:ascii="Consolas" w:hAnsi="Consolas" w:cs="宋体"/>
          <w:b/>
          <w:bCs/>
          <w:color w:val="A31515"/>
          <w:kern w:val="0"/>
          <w:sz w:val="24"/>
        </w:rPr>
        <w:t>"Reminds: Dec.25th Christmas Day"</w:t>
      </w:r>
      <w:proofErr w:type="gramStart"/>
      <w:r w:rsidRPr="000A1691">
        <w:rPr>
          <w:rFonts w:ascii="Consolas" w:hAnsi="Consolas" w:cs="宋体"/>
          <w:b/>
          <w:bCs/>
          <w:color w:val="000000"/>
          <w:kern w:val="0"/>
          <w:sz w:val="24"/>
        </w:rPr>
        <w:t>);</w:t>
      </w:r>
      <w:r w:rsidRPr="000A1691">
        <w:rPr>
          <w:rFonts w:ascii="Consolas" w:hAnsi="Consolas" w:cs="宋体"/>
          <w:b/>
          <w:bCs/>
          <w:color w:val="AF00DB"/>
          <w:kern w:val="0"/>
          <w:sz w:val="24"/>
        </w:rPr>
        <w:t>break</w:t>
      </w:r>
      <w:proofErr w:type="gramEnd"/>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r w:rsidRPr="000A1691">
        <w:rPr>
          <w:rFonts w:ascii="Consolas" w:hAnsi="Consolas" w:cs="宋体"/>
          <w:b/>
          <w:bCs/>
          <w:color w:val="AF00DB"/>
          <w:kern w:val="0"/>
          <w:sz w:val="24"/>
        </w:rPr>
        <w:t>default:</w:t>
      </w:r>
      <w:r w:rsidRPr="000A1691">
        <w:rPr>
          <w:rFonts w:ascii="Consolas" w:hAnsi="Consolas" w:cs="宋体"/>
          <w:b/>
          <w:bCs/>
          <w:color w:val="000000"/>
          <w:kern w:val="0"/>
          <w:sz w:val="24"/>
        </w:rPr>
        <w:t xml:space="preserve"> </w:t>
      </w:r>
      <w:proofErr w:type="spellStart"/>
      <w:r w:rsidRPr="000A1691">
        <w:rPr>
          <w:rFonts w:ascii="Consolas" w:hAnsi="Consolas" w:cs="宋体"/>
          <w:b/>
          <w:bCs/>
          <w:color w:val="001080"/>
          <w:kern w:val="0"/>
          <w:sz w:val="24"/>
        </w:rPr>
        <w:t>Label_Remind</w:t>
      </w:r>
      <w:r w:rsidRPr="000A1691">
        <w:rPr>
          <w:rFonts w:ascii="Consolas" w:hAnsi="Consolas" w:cs="宋体"/>
          <w:b/>
          <w:bCs/>
          <w:color w:val="000000"/>
          <w:kern w:val="0"/>
          <w:sz w:val="24"/>
        </w:rPr>
        <w:t>.</w:t>
      </w:r>
      <w:r w:rsidRPr="000A1691">
        <w:rPr>
          <w:rFonts w:ascii="Consolas" w:hAnsi="Consolas" w:cs="宋体"/>
          <w:b/>
          <w:bCs/>
          <w:color w:val="795E26"/>
          <w:kern w:val="0"/>
          <w:sz w:val="24"/>
        </w:rPr>
        <w:t>setText</w:t>
      </w:r>
      <w:proofErr w:type="spellEnd"/>
      <w:r w:rsidRPr="000A1691">
        <w:rPr>
          <w:rFonts w:ascii="Consolas" w:hAnsi="Consolas" w:cs="宋体"/>
          <w:b/>
          <w:bCs/>
          <w:color w:val="000000"/>
          <w:kern w:val="0"/>
          <w:sz w:val="24"/>
        </w:rPr>
        <w:t>(</w:t>
      </w:r>
      <w:r w:rsidRPr="000A1691">
        <w:rPr>
          <w:rFonts w:ascii="Consolas" w:hAnsi="Consolas" w:cs="宋体"/>
          <w:b/>
          <w:bCs/>
          <w:color w:val="A31515"/>
          <w:kern w:val="0"/>
          <w:sz w:val="24"/>
        </w:rPr>
        <w:t>"Reminds: NULL"</w:t>
      </w:r>
      <w:r w:rsidRPr="000A1691">
        <w:rPr>
          <w:rFonts w:ascii="Consolas" w:hAnsi="Consolas" w:cs="宋体"/>
          <w:b/>
          <w:bCs/>
          <w:color w:val="000000"/>
          <w:kern w:val="0"/>
          <w:sz w:val="24"/>
        </w:rPr>
        <w:t>);</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
    <w:p w:rsidR="000A1691" w:rsidRPr="000A1691" w:rsidRDefault="000A1691" w:rsidP="000E19EA">
      <w:pPr>
        <w:widowControl/>
        <w:shd w:val="clear" w:color="auto" w:fill="FFFFFF"/>
        <w:jc w:val="left"/>
        <w:rPr>
          <w:rFonts w:ascii="Consolas" w:hAnsi="Consolas" w:cs="宋体"/>
          <w:b/>
          <w:bCs/>
          <w:color w:val="000000"/>
          <w:kern w:val="0"/>
          <w:sz w:val="24"/>
        </w:rPr>
      </w:pPr>
      <w:r w:rsidRPr="000A1691">
        <w:rPr>
          <w:rFonts w:ascii="Consolas" w:hAnsi="Consolas" w:cs="宋体"/>
          <w:b/>
          <w:bCs/>
          <w:color w:val="000000"/>
          <w:kern w:val="0"/>
          <w:sz w:val="24"/>
        </w:rPr>
        <w:t xml:space="preserve">    }</w:t>
      </w:r>
    </w:p>
    <w:p w:rsidR="00EB009B" w:rsidRPr="00580EBD" w:rsidRDefault="00EB009B" w:rsidP="00580EBD">
      <w:pPr>
        <w:pStyle w:val="1"/>
        <w:rPr>
          <w:rFonts w:ascii="黑体" w:eastAsia="黑体" w:hAnsi="黑体"/>
          <w:sz w:val="30"/>
          <w:szCs w:val="30"/>
        </w:rPr>
      </w:pPr>
      <w:bookmarkStart w:id="35" w:name="_Toc11688253"/>
      <w:bookmarkStart w:id="36" w:name="_Toc11763355"/>
      <w:bookmarkStart w:id="37" w:name="_Toc11766709"/>
      <w:r w:rsidRPr="00580EBD">
        <w:rPr>
          <w:rFonts w:ascii="黑体" w:eastAsia="黑体" w:hAnsi="黑体"/>
          <w:sz w:val="30"/>
          <w:szCs w:val="30"/>
        </w:rPr>
        <w:lastRenderedPageBreak/>
        <w:t>6</w:t>
      </w:r>
      <w:r w:rsidR="00580EBD" w:rsidRPr="00580EBD">
        <w:rPr>
          <w:rFonts w:ascii="黑体" w:eastAsia="黑体" w:hAnsi="黑体"/>
          <w:sz w:val="30"/>
          <w:szCs w:val="30"/>
        </w:rPr>
        <w:t>.</w:t>
      </w:r>
      <w:r w:rsidRPr="00580EBD">
        <w:rPr>
          <w:rFonts w:ascii="黑体" w:eastAsia="黑体" w:hAnsi="黑体"/>
          <w:sz w:val="30"/>
          <w:szCs w:val="30"/>
        </w:rPr>
        <w:t>调试分析</w:t>
      </w:r>
      <w:bookmarkEnd w:id="35"/>
      <w:bookmarkEnd w:id="36"/>
      <w:bookmarkEnd w:id="37"/>
    </w:p>
    <w:p w:rsidR="00B44A5E" w:rsidRPr="008411E0" w:rsidRDefault="008411E0" w:rsidP="008411E0">
      <w:pPr>
        <w:pStyle w:val="af0"/>
        <w:jc w:val="left"/>
        <w:rPr>
          <w:rFonts w:ascii="黑体" w:eastAsia="黑体" w:hAnsi="黑体"/>
          <w:b w:val="0"/>
          <w:sz w:val="28"/>
          <w:szCs w:val="28"/>
        </w:rPr>
      </w:pPr>
      <w:bookmarkStart w:id="38" w:name="_Toc11763356"/>
      <w:bookmarkStart w:id="39" w:name="_Toc11766710"/>
      <w:r w:rsidRPr="008411E0">
        <w:rPr>
          <w:rFonts w:ascii="黑体" w:eastAsia="黑体" w:hAnsi="黑体" w:hint="eastAsia"/>
          <w:b w:val="0"/>
          <w:sz w:val="28"/>
          <w:szCs w:val="28"/>
        </w:rPr>
        <w:t>6.1</w:t>
      </w:r>
      <w:r w:rsidR="00B44A5E" w:rsidRPr="008411E0">
        <w:rPr>
          <w:rFonts w:ascii="黑体" w:eastAsia="黑体" w:hAnsi="黑体"/>
          <w:b w:val="0"/>
          <w:sz w:val="28"/>
          <w:szCs w:val="28"/>
        </w:rPr>
        <w:t xml:space="preserve"> </w:t>
      </w:r>
      <w:r w:rsidR="00B44A5E" w:rsidRPr="008411E0">
        <w:rPr>
          <w:rFonts w:ascii="黑体" w:eastAsia="黑体" w:hAnsi="黑体" w:hint="eastAsia"/>
          <w:b w:val="0"/>
          <w:sz w:val="28"/>
          <w:szCs w:val="28"/>
        </w:rPr>
        <w:t>0:</w:t>
      </w:r>
      <w:r w:rsidR="00B44A5E" w:rsidRPr="008411E0">
        <w:rPr>
          <w:rFonts w:ascii="黑体" w:eastAsia="黑体" w:hAnsi="黑体"/>
          <w:b w:val="0"/>
          <w:sz w:val="28"/>
          <w:szCs w:val="28"/>
        </w:rPr>
        <w:t>-1:59</w:t>
      </w:r>
      <w:r w:rsidR="00B44A5E" w:rsidRPr="008411E0">
        <w:rPr>
          <w:rFonts w:ascii="黑体" w:eastAsia="黑体" w:hAnsi="黑体" w:hint="eastAsia"/>
          <w:b w:val="0"/>
          <w:sz w:val="28"/>
          <w:szCs w:val="28"/>
        </w:rPr>
        <w:t>问题</w:t>
      </w:r>
      <w:bookmarkEnd w:id="38"/>
      <w:bookmarkEnd w:id="39"/>
    </w:p>
    <w:p w:rsidR="001826B3" w:rsidRDefault="009461EE" w:rsidP="000E19EA">
      <w:pPr>
        <w:spacing w:line="360" w:lineRule="auto"/>
        <w:ind w:firstLineChars="200" w:firstLine="480"/>
        <w:rPr>
          <w:bCs/>
          <w:sz w:val="24"/>
        </w:rPr>
      </w:pPr>
      <w:r>
        <w:rPr>
          <w:rFonts w:hint="eastAsia"/>
          <w:bCs/>
          <w:sz w:val="24"/>
        </w:rPr>
        <w:t>在计时器功能里，倒数时间显示在</w:t>
      </w:r>
      <w:r>
        <w:rPr>
          <w:rFonts w:hint="eastAsia"/>
          <w:bCs/>
          <w:sz w:val="24"/>
        </w:rPr>
        <w:t>terminal</w:t>
      </w:r>
      <w:r>
        <w:rPr>
          <w:rFonts w:hint="eastAsia"/>
          <w:bCs/>
          <w:sz w:val="24"/>
        </w:rPr>
        <w:t>终端，但是在计时结束的时候显示的不是</w:t>
      </w:r>
      <w:r>
        <w:rPr>
          <w:rFonts w:hint="eastAsia"/>
          <w:bCs/>
          <w:sz w:val="24"/>
        </w:rPr>
        <w:t>0</w:t>
      </w:r>
      <w:r>
        <w:rPr>
          <w:bCs/>
          <w:sz w:val="24"/>
        </w:rPr>
        <w:t xml:space="preserve"> : 0 : 0</w:t>
      </w:r>
      <w:r>
        <w:rPr>
          <w:rFonts w:hint="eastAsia"/>
          <w:bCs/>
          <w:sz w:val="24"/>
        </w:rPr>
        <w:t>，而是</w:t>
      </w:r>
      <w:r>
        <w:rPr>
          <w:rFonts w:hint="eastAsia"/>
          <w:bCs/>
          <w:sz w:val="24"/>
        </w:rPr>
        <w:t>0</w:t>
      </w:r>
      <w:r>
        <w:rPr>
          <w:bCs/>
          <w:sz w:val="24"/>
        </w:rPr>
        <w:t xml:space="preserve"> : -1 : 59</w:t>
      </w:r>
      <w:r>
        <w:rPr>
          <w:rFonts w:hint="eastAsia"/>
          <w:bCs/>
          <w:sz w:val="24"/>
        </w:rPr>
        <w:t>。后来</w:t>
      </w:r>
      <w:proofErr w:type="gramStart"/>
      <w:r>
        <w:rPr>
          <w:rFonts w:hint="eastAsia"/>
          <w:bCs/>
          <w:sz w:val="24"/>
        </w:rPr>
        <w:t>找其中</w:t>
      </w:r>
      <w:proofErr w:type="gramEnd"/>
      <w:r>
        <w:rPr>
          <w:rFonts w:hint="eastAsia"/>
          <w:bCs/>
          <w:sz w:val="24"/>
        </w:rPr>
        <w:t>的原因，发现是因为：</w:t>
      </w:r>
    </w:p>
    <w:p w:rsidR="009461EE" w:rsidRDefault="009461EE" w:rsidP="000E19EA">
      <w:pPr>
        <w:spacing w:line="360" w:lineRule="auto"/>
        <w:ind w:firstLineChars="200" w:firstLine="480"/>
        <w:rPr>
          <w:bCs/>
          <w:sz w:val="24"/>
        </w:rPr>
      </w:pPr>
      <w:r>
        <w:rPr>
          <w:rFonts w:hint="eastAsia"/>
          <w:bCs/>
          <w:sz w:val="24"/>
        </w:rPr>
        <w:t>计时函数使用的是</w:t>
      </w:r>
      <w:r>
        <w:rPr>
          <w:rFonts w:hint="eastAsia"/>
          <w:bCs/>
          <w:sz w:val="24"/>
        </w:rPr>
        <w:t>do-while</w:t>
      </w:r>
      <w:r>
        <w:rPr>
          <w:rFonts w:hint="eastAsia"/>
          <w:bCs/>
          <w:sz w:val="24"/>
        </w:rPr>
        <w:t>循环，即先输出计时数字，再判断是否计时结束。这样会导致每次计时都会多输出一秒，也就是</w:t>
      </w:r>
      <w:r>
        <w:rPr>
          <w:rFonts w:hint="eastAsia"/>
          <w:bCs/>
          <w:sz w:val="24"/>
        </w:rPr>
        <w:t>0</w:t>
      </w:r>
      <w:r>
        <w:rPr>
          <w:bCs/>
          <w:sz w:val="24"/>
        </w:rPr>
        <w:t xml:space="preserve"> : 0 : 0</w:t>
      </w:r>
      <w:r>
        <w:rPr>
          <w:rFonts w:hint="eastAsia"/>
          <w:bCs/>
          <w:sz w:val="24"/>
        </w:rPr>
        <w:t>的下一秒</w:t>
      </w:r>
      <w:r w:rsidR="0051081F">
        <w:rPr>
          <w:rFonts w:hint="eastAsia"/>
          <w:bCs/>
          <w:sz w:val="24"/>
        </w:rPr>
        <w:t>，</w:t>
      </w:r>
      <w:r w:rsidR="0051081F">
        <w:rPr>
          <w:rFonts w:hint="eastAsia"/>
          <w:bCs/>
          <w:sz w:val="24"/>
        </w:rPr>
        <w:t>0</w:t>
      </w:r>
      <w:r w:rsidR="0051081F">
        <w:rPr>
          <w:bCs/>
          <w:sz w:val="24"/>
        </w:rPr>
        <w:t xml:space="preserve"> </w:t>
      </w:r>
      <w:r w:rsidR="0051081F">
        <w:rPr>
          <w:rFonts w:hint="eastAsia"/>
          <w:bCs/>
          <w:sz w:val="24"/>
        </w:rPr>
        <w:t>:</w:t>
      </w:r>
      <w:r w:rsidR="0051081F">
        <w:rPr>
          <w:bCs/>
          <w:sz w:val="24"/>
        </w:rPr>
        <w:t xml:space="preserve"> -1 : 59</w:t>
      </w:r>
      <w:r w:rsidR="0051081F">
        <w:rPr>
          <w:rFonts w:hint="eastAsia"/>
          <w:bCs/>
          <w:sz w:val="24"/>
        </w:rPr>
        <w:t>。</w:t>
      </w:r>
    </w:p>
    <w:p w:rsidR="0051081F" w:rsidRPr="0051081F" w:rsidRDefault="0051081F" w:rsidP="000E19EA">
      <w:pPr>
        <w:widowControl/>
        <w:shd w:val="clear" w:color="auto" w:fill="FFFFFF"/>
        <w:jc w:val="left"/>
        <w:rPr>
          <w:rFonts w:ascii="Consolas" w:hAnsi="Consolas" w:cs="宋体"/>
          <w:b/>
          <w:bCs/>
          <w:color w:val="000000"/>
          <w:kern w:val="0"/>
          <w:sz w:val="27"/>
          <w:szCs w:val="27"/>
        </w:rPr>
      </w:pPr>
      <w:r>
        <w:rPr>
          <w:rFonts w:hint="eastAsia"/>
          <w:bCs/>
          <w:sz w:val="24"/>
        </w:rPr>
        <w:t>解决办法是避免最后一轮额外循环的输出，用一个判断语句进行限定：</w:t>
      </w:r>
      <w:proofErr w:type="gramStart"/>
      <w:r w:rsidRPr="000E19EA">
        <w:rPr>
          <w:rFonts w:ascii="Consolas" w:hAnsi="Consolas" w:cs="宋体"/>
          <w:b/>
          <w:bCs/>
          <w:color w:val="AF00DB"/>
          <w:kern w:val="0"/>
          <w:sz w:val="24"/>
          <w:szCs w:val="27"/>
        </w:rPr>
        <w:t>if</w:t>
      </w:r>
      <w:r w:rsidRPr="000E19EA">
        <w:rPr>
          <w:rFonts w:ascii="Consolas" w:hAnsi="Consolas" w:cs="宋体"/>
          <w:b/>
          <w:bCs/>
          <w:color w:val="000000"/>
          <w:kern w:val="0"/>
          <w:sz w:val="24"/>
          <w:szCs w:val="27"/>
        </w:rPr>
        <w:t>(</w:t>
      </w:r>
      <w:proofErr w:type="spellStart"/>
      <w:proofErr w:type="gramEnd"/>
      <w:r w:rsidRPr="000E19EA">
        <w:rPr>
          <w:rFonts w:ascii="Consolas" w:hAnsi="Consolas" w:cs="宋体"/>
          <w:b/>
          <w:bCs/>
          <w:color w:val="000000"/>
          <w:kern w:val="0"/>
          <w:sz w:val="24"/>
          <w:szCs w:val="27"/>
        </w:rPr>
        <w:t>goalMinute-currentMinute</w:t>
      </w:r>
      <w:proofErr w:type="spellEnd"/>
      <w:r w:rsidRPr="000E19EA">
        <w:rPr>
          <w:rFonts w:ascii="Consolas" w:hAnsi="Consolas" w:cs="宋体"/>
          <w:b/>
          <w:bCs/>
          <w:color w:val="000000"/>
          <w:kern w:val="0"/>
          <w:sz w:val="24"/>
          <w:szCs w:val="27"/>
        </w:rPr>
        <w:t xml:space="preserve"> &gt;= </w:t>
      </w:r>
      <w:r w:rsidRPr="000E19EA">
        <w:rPr>
          <w:rFonts w:ascii="Consolas" w:hAnsi="Consolas" w:cs="宋体"/>
          <w:b/>
          <w:bCs/>
          <w:color w:val="09885A"/>
          <w:kern w:val="0"/>
          <w:sz w:val="24"/>
          <w:szCs w:val="27"/>
        </w:rPr>
        <w:t>0</w:t>
      </w:r>
      <w:r w:rsidRPr="000E19EA">
        <w:rPr>
          <w:rFonts w:ascii="Consolas" w:hAnsi="Consolas" w:cs="宋体"/>
          <w:b/>
          <w:bCs/>
          <w:color w:val="000000"/>
          <w:kern w:val="0"/>
          <w:sz w:val="24"/>
          <w:szCs w:val="27"/>
        </w:rPr>
        <w:t>)</w:t>
      </w:r>
      <w:r w:rsidRPr="000E19EA">
        <w:rPr>
          <w:rFonts w:ascii="Consolas" w:hAnsi="Consolas" w:cs="宋体" w:hint="eastAsia"/>
          <w:b/>
          <w:bCs/>
          <w:color w:val="000000"/>
          <w:kern w:val="0"/>
          <w:sz w:val="24"/>
          <w:szCs w:val="27"/>
        </w:rPr>
        <w:t>{}</w:t>
      </w:r>
    </w:p>
    <w:p w:rsidR="000E19EA" w:rsidRDefault="000E19EA">
      <w:pPr>
        <w:spacing w:line="360" w:lineRule="auto"/>
        <w:ind w:firstLineChars="200" w:firstLine="480"/>
        <w:rPr>
          <w:bCs/>
          <w:sz w:val="24"/>
        </w:rPr>
      </w:pPr>
    </w:p>
    <w:p w:rsidR="009461EE" w:rsidRDefault="000E19EA">
      <w:pPr>
        <w:spacing w:line="360" w:lineRule="auto"/>
        <w:ind w:firstLineChars="200" w:firstLine="420"/>
        <w:rPr>
          <w:bCs/>
          <w:sz w:val="24"/>
        </w:rPr>
      </w:pPr>
      <w:r>
        <w:rPr>
          <w:noProof/>
        </w:rPr>
        <w:drawing>
          <wp:anchor distT="0" distB="0" distL="114300" distR="114300" simplePos="0" relativeHeight="251658240" behindDoc="1" locked="0" layoutInCell="1" allowOverlap="1" wp14:anchorId="50DA15E4" wp14:editId="59869F26">
            <wp:simplePos x="0" y="0"/>
            <wp:positionH relativeFrom="margin">
              <wp:posOffset>-635</wp:posOffset>
            </wp:positionH>
            <wp:positionV relativeFrom="paragraph">
              <wp:posOffset>29845</wp:posOffset>
            </wp:positionV>
            <wp:extent cx="2710180" cy="2028825"/>
            <wp:effectExtent l="0" t="0" r="0" b="9525"/>
            <wp:wrapNone/>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018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3A10470C" wp14:editId="1D825E3E">
            <wp:simplePos x="0" y="0"/>
            <wp:positionH relativeFrom="margin">
              <wp:align>right</wp:align>
            </wp:positionH>
            <wp:positionV relativeFrom="paragraph">
              <wp:posOffset>12065</wp:posOffset>
            </wp:positionV>
            <wp:extent cx="2656205" cy="2046605"/>
            <wp:effectExtent l="0" t="0" r="0" b="0"/>
            <wp:wrapNone/>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56205" cy="2046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61EE" w:rsidRDefault="009461EE">
      <w:pPr>
        <w:spacing w:line="360" w:lineRule="auto"/>
        <w:ind w:firstLineChars="200" w:firstLine="480"/>
        <w:rPr>
          <w:bCs/>
          <w:sz w:val="24"/>
        </w:rPr>
      </w:pPr>
    </w:p>
    <w:p w:rsidR="009461EE" w:rsidRDefault="009461EE">
      <w:pPr>
        <w:spacing w:line="360" w:lineRule="auto"/>
        <w:ind w:firstLineChars="200" w:firstLine="480"/>
        <w:rPr>
          <w:bCs/>
          <w:sz w:val="24"/>
        </w:rPr>
      </w:pPr>
    </w:p>
    <w:p w:rsidR="009461EE" w:rsidRDefault="009461EE">
      <w:pPr>
        <w:spacing w:line="360" w:lineRule="auto"/>
        <w:ind w:firstLineChars="200" w:firstLine="480"/>
        <w:rPr>
          <w:bCs/>
          <w:sz w:val="24"/>
        </w:rPr>
      </w:pPr>
    </w:p>
    <w:p w:rsidR="009461EE" w:rsidRDefault="009461EE">
      <w:pPr>
        <w:spacing w:line="360" w:lineRule="auto"/>
        <w:ind w:firstLineChars="200" w:firstLine="480"/>
        <w:rPr>
          <w:bCs/>
          <w:sz w:val="24"/>
        </w:rPr>
      </w:pPr>
    </w:p>
    <w:p w:rsidR="009461EE" w:rsidRDefault="009461EE">
      <w:pPr>
        <w:spacing w:line="360" w:lineRule="auto"/>
        <w:ind w:firstLineChars="200" w:firstLine="480"/>
        <w:rPr>
          <w:bCs/>
          <w:sz w:val="24"/>
        </w:rPr>
      </w:pPr>
    </w:p>
    <w:p w:rsidR="009461EE" w:rsidRDefault="009461EE">
      <w:pPr>
        <w:spacing w:line="360" w:lineRule="auto"/>
        <w:ind w:firstLineChars="200" w:firstLine="480"/>
        <w:rPr>
          <w:bCs/>
          <w:sz w:val="24"/>
        </w:rPr>
      </w:pPr>
    </w:p>
    <w:p w:rsidR="008411E0" w:rsidRPr="008411E0" w:rsidRDefault="008411E0" w:rsidP="008411E0">
      <w:pPr>
        <w:spacing w:line="360" w:lineRule="auto"/>
        <w:ind w:firstLineChars="500" w:firstLine="1050"/>
        <w:rPr>
          <w:rFonts w:ascii="宋体" w:hAnsi="宋体"/>
          <w:color w:val="000000"/>
          <w:szCs w:val="21"/>
        </w:rPr>
      </w:pPr>
      <w:r w:rsidRPr="008411E0">
        <w:rPr>
          <w:rFonts w:ascii="宋体" w:hAnsi="宋体" w:hint="eastAsia"/>
          <w:color w:val="000000"/>
          <w:szCs w:val="21"/>
        </w:rPr>
        <w:t>图6.1</w:t>
      </w:r>
      <w:r>
        <w:rPr>
          <w:rFonts w:ascii="宋体" w:hAnsi="宋体"/>
          <w:color w:val="000000"/>
          <w:szCs w:val="21"/>
        </w:rPr>
        <w:t xml:space="preserve"> </w:t>
      </w:r>
      <w:r w:rsidRPr="008411E0">
        <w:rPr>
          <w:rFonts w:ascii="宋体" w:hAnsi="宋体" w:hint="eastAsia"/>
          <w:bCs/>
          <w:szCs w:val="21"/>
        </w:rPr>
        <w:t>0:</w:t>
      </w:r>
      <w:r w:rsidRPr="008411E0">
        <w:rPr>
          <w:rFonts w:ascii="宋体" w:hAnsi="宋体"/>
          <w:bCs/>
          <w:szCs w:val="21"/>
        </w:rPr>
        <w:t>-1:59</w:t>
      </w:r>
      <w:r w:rsidRPr="008411E0">
        <w:rPr>
          <w:rFonts w:ascii="宋体" w:hAnsi="宋体" w:hint="eastAsia"/>
          <w:bCs/>
          <w:szCs w:val="21"/>
        </w:rPr>
        <w:t>问题</w:t>
      </w:r>
      <w:r>
        <w:rPr>
          <w:rFonts w:ascii="宋体" w:hAnsi="宋体"/>
          <w:bCs/>
          <w:szCs w:val="21"/>
        </w:rPr>
        <w:tab/>
      </w:r>
      <w:r>
        <w:rPr>
          <w:rFonts w:ascii="宋体" w:hAnsi="宋体"/>
          <w:bCs/>
          <w:szCs w:val="21"/>
        </w:rPr>
        <w:tab/>
      </w:r>
      <w:r>
        <w:rPr>
          <w:rFonts w:ascii="宋体" w:hAnsi="宋体"/>
          <w:bCs/>
          <w:szCs w:val="21"/>
        </w:rPr>
        <w:tab/>
      </w:r>
      <w:r>
        <w:rPr>
          <w:rFonts w:ascii="宋体" w:hAnsi="宋体"/>
          <w:bCs/>
          <w:szCs w:val="21"/>
        </w:rPr>
        <w:tab/>
      </w:r>
      <w:r>
        <w:rPr>
          <w:rFonts w:ascii="宋体" w:hAnsi="宋体"/>
          <w:bCs/>
          <w:szCs w:val="21"/>
        </w:rPr>
        <w:tab/>
      </w:r>
      <w:r>
        <w:rPr>
          <w:rFonts w:ascii="宋体" w:hAnsi="宋体"/>
          <w:bCs/>
          <w:szCs w:val="21"/>
        </w:rPr>
        <w:tab/>
      </w:r>
      <w:r>
        <w:rPr>
          <w:rFonts w:ascii="宋体" w:hAnsi="宋体" w:hint="eastAsia"/>
          <w:bCs/>
          <w:szCs w:val="21"/>
        </w:rPr>
        <w:t>图6.2</w:t>
      </w:r>
      <w:r>
        <w:rPr>
          <w:rFonts w:ascii="宋体" w:hAnsi="宋体"/>
          <w:bCs/>
          <w:szCs w:val="21"/>
        </w:rPr>
        <w:t xml:space="preserve"> </w:t>
      </w:r>
      <w:r>
        <w:rPr>
          <w:rFonts w:ascii="宋体" w:hAnsi="宋体" w:hint="eastAsia"/>
          <w:bCs/>
          <w:szCs w:val="21"/>
        </w:rPr>
        <w:t>修复后的效果</w:t>
      </w:r>
    </w:p>
    <w:p w:rsidR="008411E0" w:rsidRDefault="008411E0">
      <w:pPr>
        <w:spacing w:line="360" w:lineRule="auto"/>
        <w:ind w:firstLineChars="200" w:firstLine="480"/>
        <w:rPr>
          <w:bCs/>
          <w:sz w:val="24"/>
        </w:rPr>
      </w:pPr>
    </w:p>
    <w:p w:rsidR="00B44A5E" w:rsidRPr="008411E0" w:rsidRDefault="00B44A5E" w:rsidP="008411E0">
      <w:pPr>
        <w:pStyle w:val="af0"/>
        <w:jc w:val="left"/>
        <w:rPr>
          <w:rFonts w:ascii="黑体" w:eastAsia="黑体" w:hAnsi="黑体"/>
          <w:b w:val="0"/>
          <w:sz w:val="28"/>
          <w:szCs w:val="28"/>
        </w:rPr>
      </w:pPr>
      <w:bookmarkStart w:id="40" w:name="_Toc11763357"/>
      <w:bookmarkStart w:id="41" w:name="_Toc11766711"/>
      <w:r w:rsidRPr="008411E0">
        <w:rPr>
          <w:rFonts w:ascii="黑体" w:eastAsia="黑体" w:hAnsi="黑体" w:hint="eastAsia"/>
          <w:b w:val="0"/>
          <w:sz w:val="28"/>
          <w:szCs w:val="28"/>
        </w:rPr>
        <w:t>6.2</w:t>
      </w:r>
      <w:r w:rsidRPr="008411E0">
        <w:rPr>
          <w:rFonts w:ascii="黑体" w:eastAsia="黑体" w:hAnsi="黑体"/>
          <w:b w:val="0"/>
          <w:sz w:val="28"/>
          <w:szCs w:val="28"/>
        </w:rPr>
        <w:t xml:space="preserve"> </w:t>
      </w:r>
      <w:r w:rsidR="00E03A0C" w:rsidRPr="008411E0">
        <w:rPr>
          <w:rFonts w:ascii="黑体" w:eastAsia="黑体" w:hAnsi="黑体" w:hint="eastAsia"/>
          <w:b w:val="0"/>
          <w:sz w:val="28"/>
          <w:szCs w:val="28"/>
        </w:rPr>
        <w:t>菜单条的颜色问题</w:t>
      </w:r>
      <w:bookmarkEnd w:id="40"/>
      <w:bookmarkEnd w:id="41"/>
    </w:p>
    <w:p w:rsidR="003F0874" w:rsidRPr="000E19EA" w:rsidRDefault="00E03A0C" w:rsidP="000E19EA">
      <w:pPr>
        <w:widowControl/>
        <w:shd w:val="clear" w:color="auto" w:fill="FFFFFF"/>
        <w:spacing w:line="360" w:lineRule="auto"/>
        <w:ind w:firstLineChars="200" w:firstLine="480"/>
        <w:jc w:val="left"/>
        <w:rPr>
          <w:rFonts w:ascii="Consolas" w:hAnsi="Consolas" w:cs="宋体"/>
          <w:bCs/>
          <w:color w:val="000000"/>
          <w:kern w:val="0"/>
          <w:sz w:val="24"/>
        </w:rPr>
      </w:pPr>
      <w:r w:rsidRPr="000E19EA">
        <w:rPr>
          <w:rFonts w:hint="eastAsia"/>
          <w:bCs/>
          <w:sz w:val="24"/>
        </w:rPr>
        <w:t>在换肤功能中，功能的实现原理是改变背景颜色。对于标签、按钮来说，使用</w:t>
      </w:r>
      <w:proofErr w:type="spellStart"/>
      <w:r w:rsidRPr="000E19EA">
        <w:rPr>
          <w:rFonts w:ascii="Consolas" w:hAnsi="Consolas" w:cs="宋体"/>
          <w:b/>
          <w:bCs/>
          <w:color w:val="795E26"/>
          <w:kern w:val="0"/>
          <w:sz w:val="24"/>
        </w:rPr>
        <w:t>setBackgroun</w:t>
      </w:r>
      <w:r w:rsidR="003F0874" w:rsidRPr="000E19EA">
        <w:rPr>
          <w:rFonts w:ascii="Consolas" w:hAnsi="Consolas" w:cs="宋体" w:hint="eastAsia"/>
          <w:b/>
          <w:bCs/>
          <w:color w:val="795E26"/>
          <w:kern w:val="0"/>
          <w:sz w:val="24"/>
        </w:rPr>
        <w:t>d</w:t>
      </w:r>
      <w:proofErr w:type="spellEnd"/>
      <w:r w:rsidRPr="000E19EA">
        <w:rPr>
          <w:rFonts w:ascii="Consolas" w:hAnsi="Consolas" w:cs="宋体" w:hint="eastAsia"/>
          <w:b/>
          <w:bCs/>
          <w:color w:val="795E26"/>
          <w:kern w:val="0"/>
          <w:sz w:val="24"/>
        </w:rPr>
        <w:t>(</w:t>
      </w:r>
      <w:r w:rsidRPr="000E19EA">
        <w:rPr>
          <w:rFonts w:ascii="Consolas" w:hAnsi="Consolas" w:cs="宋体"/>
          <w:b/>
          <w:bCs/>
          <w:color w:val="795E26"/>
          <w:kern w:val="0"/>
          <w:sz w:val="24"/>
        </w:rPr>
        <w:t>)</w:t>
      </w:r>
      <w:r w:rsidRPr="000E19EA">
        <w:rPr>
          <w:rFonts w:ascii="Consolas" w:hAnsi="Consolas" w:cs="宋体" w:hint="eastAsia"/>
          <w:bCs/>
          <w:color w:val="000000"/>
          <w:kern w:val="0"/>
          <w:sz w:val="24"/>
        </w:rPr>
        <w:t>方法即可实现，但是菜单条</w:t>
      </w:r>
      <w:r w:rsidR="003F0874" w:rsidRPr="000E19EA">
        <w:rPr>
          <w:rFonts w:ascii="Consolas" w:hAnsi="Consolas" w:cs="宋体" w:hint="eastAsia"/>
          <w:bCs/>
          <w:color w:val="000000"/>
          <w:kern w:val="0"/>
          <w:sz w:val="24"/>
        </w:rPr>
        <w:t>却</w:t>
      </w:r>
      <w:r w:rsidRPr="000E19EA">
        <w:rPr>
          <w:rFonts w:ascii="Consolas" w:hAnsi="Consolas" w:cs="宋体" w:hint="eastAsia"/>
          <w:bCs/>
          <w:color w:val="000000"/>
          <w:kern w:val="0"/>
          <w:sz w:val="24"/>
        </w:rPr>
        <w:t>不行</w:t>
      </w:r>
      <w:r w:rsidR="003F0874" w:rsidRPr="000E19EA">
        <w:rPr>
          <w:rFonts w:ascii="Consolas" w:hAnsi="Consolas" w:cs="宋体" w:hint="eastAsia"/>
          <w:bCs/>
          <w:color w:val="000000"/>
          <w:kern w:val="0"/>
          <w:sz w:val="24"/>
        </w:rPr>
        <w:t>。</w:t>
      </w:r>
      <w:r w:rsidRPr="000E19EA">
        <w:rPr>
          <w:rFonts w:ascii="Consolas" w:hAnsi="Consolas" w:cs="宋体" w:hint="eastAsia"/>
          <w:bCs/>
          <w:color w:val="000000"/>
          <w:kern w:val="0"/>
          <w:sz w:val="24"/>
        </w:rPr>
        <w:t>虽然菜单条的颜色不是很影响皮肤效果，但是若能该变，</w:t>
      </w:r>
      <w:r w:rsidR="003F0874" w:rsidRPr="000E19EA">
        <w:rPr>
          <w:rFonts w:ascii="Consolas" w:hAnsi="Consolas" w:cs="宋体" w:hint="eastAsia"/>
          <w:bCs/>
          <w:color w:val="000000"/>
          <w:kern w:val="0"/>
          <w:sz w:val="24"/>
        </w:rPr>
        <w:t>显示效果会</w:t>
      </w:r>
      <w:r w:rsidRPr="000E19EA">
        <w:rPr>
          <w:rFonts w:ascii="Consolas" w:hAnsi="Consolas" w:cs="宋体" w:hint="eastAsia"/>
          <w:bCs/>
          <w:color w:val="000000"/>
          <w:kern w:val="0"/>
          <w:sz w:val="24"/>
        </w:rPr>
        <w:t>更好。于是</w:t>
      </w:r>
      <w:r w:rsidR="003F0874" w:rsidRPr="000E19EA">
        <w:rPr>
          <w:rFonts w:ascii="Consolas" w:hAnsi="Consolas" w:cs="宋体" w:hint="eastAsia"/>
          <w:bCs/>
          <w:color w:val="000000"/>
          <w:kern w:val="0"/>
          <w:sz w:val="24"/>
        </w:rPr>
        <w:t>我</w:t>
      </w:r>
      <w:r w:rsidRPr="000E19EA">
        <w:rPr>
          <w:rFonts w:ascii="Consolas" w:hAnsi="Consolas" w:cs="宋体" w:hint="eastAsia"/>
          <w:bCs/>
          <w:color w:val="000000"/>
          <w:kern w:val="0"/>
          <w:sz w:val="24"/>
        </w:rPr>
        <w:t>在网上</w:t>
      </w:r>
      <w:r w:rsidR="003F0874" w:rsidRPr="000E19EA">
        <w:rPr>
          <w:rFonts w:ascii="Consolas" w:hAnsi="Consolas" w:cs="宋体" w:hint="eastAsia"/>
          <w:bCs/>
          <w:color w:val="000000"/>
          <w:kern w:val="0"/>
          <w:sz w:val="24"/>
        </w:rPr>
        <w:t>寻找</w:t>
      </w:r>
      <w:r w:rsidRPr="000E19EA">
        <w:rPr>
          <w:rFonts w:ascii="Consolas" w:hAnsi="Consolas" w:cs="宋体" w:hint="eastAsia"/>
          <w:bCs/>
          <w:color w:val="000000"/>
          <w:kern w:val="0"/>
          <w:sz w:val="24"/>
        </w:rPr>
        <w:t>解决办法，有的说</w:t>
      </w:r>
      <w:r w:rsidR="003F0874" w:rsidRPr="000E19EA">
        <w:rPr>
          <w:rFonts w:ascii="Consolas" w:hAnsi="Consolas" w:cs="宋体" w:hint="eastAsia"/>
          <w:bCs/>
          <w:color w:val="000000"/>
          <w:kern w:val="0"/>
          <w:sz w:val="24"/>
        </w:rPr>
        <w:t>必须</w:t>
      </w:r>
      <w:r w:rsidRPr="000E19EA">
        <w:rPr>
          <w:rFonts w:ascii="Consolas" w:hAnsi="Consolas" w:cs="宋体" w:hint="eastAsia"/>
          <w:bCs/>
          <w:color w:val="000000"/>
          <w:kern w:val="0"/>
          <w:sz w:val="24"/>
        </w:rPr>
        <w:t>重载</w:t>
      </w:r>
      <w:r w:rsidRPr="000E19EA">
        <w:rPr>
          <w:rFonts w:ascii="Consolas" w:hAnsi="Consolas" w:cs="宋体"/>
          <w:b/>
          <w:bCs/>
          <w:color w:val="267F99"/>
          <w:kern w:val="0"/>
          <w:sz w:val="24"/>
        </w:rPr>
        <w:t>void</w:t>
      </w:r>
      <w:r w:rsidRPr="000E19EA">
        <w:rPr>
          <w:rFonts w:ascii="Consolas" w:hAnsi="Consolas" w:cs="宋体"/>
          <w:b/>
          <w:bCs/>
          <w:color w:val="000000"/>
          <w:kern w:val="0"/>
          <w:sz w:val="24"/>
        </w:rPr>
        <w:t xml:space="preserve"> </w:t>
      </w:r>
      <w:proofErr w:type="spellStart"/>
      <w:r w:rsidRPr="000E19EA">
        <w:rPr>
          <w:rFonts w:ascii="Consolas" w:hAnsi="Consolas" w:cs="宋体"/>
          <w:b/>
          <w:bCs/>
          <w:color w:val="795E26"/>
          <w:kern w:val="0"/>
          <w:sz w:val="24"/>
        </w:rPr>
        <w:t>paintComponent</w:t>
      </w:r>
      <w:proofErr w:type="spellEnd"/>
      <w:r w:rsidRPr="000E19EA">
        <w:rPr>
          <w:rFonts w:ascii="Consolas" w:hAnsi="Consolas" w:cs="宋体"/>
          <w:b/>
          <w:bCs/>
          <w:color w:val="000000"/>
          <w:kern w:val="0"/>
          <w:sz w:val="24"/>
        </w:rPr>
        <w:t>(</w:t>
      </w:r>
      <w:r w:rsidRPr="000E19EA">
        <w:rPr>
          <w:rFonts w:ascii="Consolas" w:hAnsi="Consolas" w:cs="宋体"/>
          <w:b/>
          <w:bCs/>
          <w:color w:val="267F99"/>
          <w:kern w:val="0"/>
          <w:sz w:val="24"/>
        </w:rPr>
        <w:t>Graphics</w:t>
      </w:r>
      <w:r w:rsidRPr="000E19EA">
        <w:rPr>
          <w:rFonts w:ascii="Consolas" w:hAnsi="Consolas" w:cs="宋体"/>
          <w:b/>
          <w:bCs/>
          <w:color w:val="000000"/>
          <w:kern w:val="0"/>
          <w:sz w:val="24"/>
        </w:rPr>
        <w:t xml:space="preserve"> </w:t>
      </w:r>
      <w:r w:rsidRPr="000E19EA">
        <w:rPr>
          <w:rFonts w:ascii="Consolas" w:hAnsi="Consolas" w:cs="宋体"/>
          <w:b/>
          <w:bCs/>
          <w:color w:val="001080"/>
          <w:kern w:val="0"/>
          <w:sz w:val="24"/>
        </w:rPr>
        <w:t>G</w:t>
      </w:r>
      <w:r w:rsidRPr="000E19EA">
        <w:rPr>
          <w:rFonts w:ascii="Consolas" w:hAnsi="Consolas" w:cs="宋体" w:hint="eastAsia"/>
          <w:b/>
          <w:bCs/>
          <w:color w:val="000000"/>
          <w:kern w:val="0"/>
          <w:sz w:val="24"/>
        </w:rPr>
        <w:t>)</w:t>
      </w:r>
      <w:r w:rsidRPr="000E19EA">
        <w:rPr>
          <w:rFonts w:hint="eastAsia"/>
          <w:bCs/>
          <w:sz w:val="24"/>
        </w:rPr>
        <w:t>方法、有的说</w:t>
      </w:r>
      <w:r w:rsidR="003F0874" w:rsidRPr="000E19EA">
        <w:rPr>
          <w:rFonts w:hint="eastAsia"/>
          <w:bCs/>
          <w:sz w:val="24"/>
        </w:rPr>
        <w:t>可以</w:t>
      </w:r>
      <w:r w:rsidRPr="000E19EA">
        <w:rPr>
          <w:rFonts w:hint="eastAsia"/>
          <w:bCs/>
          <w:sz w:val="24"/>
        </w:rPr>
        <w:t>使用</w:t>
      </w:r>
      <w:proofErr w:type="spellStart"/>
      <w:r w:rsidR="003F0874" w:rsidRPr="000E19EA">
        <w:rPr>
          <w:rFonts w:ascii="Consolas" w:hAnsi="Consolas" w:cs="宋体"/>
          <w:b/>
          <w:bCs/>
          <w:color w:val="795E26"/>
          <w:kern w:val="0"/>
          <w:sz w:val="24"/>
        </w:rPr>
        <w:t>setBackgroun</w:t>
      </w:r>
      <w:r w:rsidR="003F0874" w:rsidRPr="000E19EA">
        <w:rPr>
          <w:rFonts w:ascii="Consolas" w:hAnsi="Consolas" w:cs="宋体" w:hint="eastAsia"/>
          <w:b/>
          <w:bCs/>
          <w:color w:val="795E26"/>
          <w:kern w:val="0"/>
          <w:sz w:val="24"/>
        </w:rPr>
        <w:t>d</w:t>
      </w:r>
      <w:proofErr w:type="spellEnd"/>
      <w:r w:rsidR="003F0874" w:rsidRPr="000E19EA">
        <w:rPr>
          <w:rFonts w:ascii="Consolas" w:hAnsi="Consolas" w:cs="宋体" w:hint="eastAsia"/>
          <w:b/>
          <w:bCs/>
          <w:color w:val="795E26"/>
          <w:kern w:val="0"/>
          <w:sz w:val="24"/>
        </w:rPr>
        <w:t>(</w:t>
      </w:r>
      <w:r w:rsidR="003F0874" w:rsidRPr="000E19EA">
        <w:rPr>
          <w:rFonts w:ascii="Consolas" w:hAnsi="Consolas" w:cs="宋体"/>
          <w:b/>
          <w:bCs/>
          <w:color w:val="795E26"/>
          <w:kern w:val="0"/>
          <w:sz w:val="24"/>
        </w:rPr>
        <w:t>)</w:t>
      </w:r>
      <w:r w:rsidR="003F0874" w:rsidRPr="000E19EA">
        <w:rPr>
          <w:rFonts w:hint="eastAsia"/>
          <w:bCs/>
          <w:sz w:val="24"/>
        </w:rPr>
        <w:t>但是都不合适，最终有一位网友提到了</w:t>
      </w:r>
      <w:r w:rsidR="000C3F78" w:rsidRPr="000E19EA">
        <w:rPr>
          <w:rFonts w:hint="eastAsia"/>
          <w:bCs/>
          <w:sz w:val="24"/>
        </w:rPr>
        <w:t>这个方法，特别有效</w:t>
      </w:r>
      <w:proofErr w:type="spellStart"/>
      <w:r w:rsidR="003F0874" w:rsidRPr="000E19EA">
        <w:rPr>
          <w:rFonts w:ascii="Consolas" w:hAnsi="Consolas" w:cs="宋体"/>
          <w:b/>
          <w:bCs/>
          <w:color w:val="795E26"/>
          <w:kern w:val="0"/>
          <w:sz w:val="24"/>
        </w:rPr>
        <w:t>getComponent</w:t>
      </w:r>
      <w:proofErr w:type="spellEnd"/>
      <w:r w:rsidR="003F0874" w:rsidRPr="000E19EA">
        <w:rPr>
          <w:rFonts w:ascii="Consolas" w:hAnsi="Consolas" w:cs="宋体"/>
          <w:b/>
          <w:bCs/>
          <w:color w:val="000000"/>
          <w:kern w:val="0"/>
          <w:sz w:val="24"/>
        </w:rPr>
        <w:t>().</w:t>
      </w:r>
      <w:proofErr w:type="spellStart"/>
      <w:r w:rsidR="003F0874" w:rsidRPr="000E19EA">
        <w:rPr>
          <w:rFonts w:ascii="Consolas" w:hAnsi="Consolas" w:cs="宋体"/>
          <w:b/>
          <w:bCs/>
          <w:color w:val="795E26"/>
          <w:kern w:val="0"/>
          <w:sz w:val="24"/>
        </w:rPr>
        <w:t>setBackground</w:t>
      </w:r>
      <w:proofErr w:type="spellEnd"/>
      <w:r w:rsidR="003F0874" w:rsidRPr="000E19EA">
        <w:rPr>
          <w:rFonts w:ascii="Consolas" w:hAnsi="Consolas" w:cs="宋体"/>
          <w:b/>
          <w:bCs/>
          <w:color w:val="000000"/>
          <w:kern w:val="0"/>
          <w:sz w:val="24"/>
        </w:rPr>
        <w:t>()</w:t>
      </w:r>
      <w:r w:rsidR="000C3F78" w:rsidRPr="000E19EA">
        <w:rPr>
          <w:rFonts w:ascii="Consolas" w:hAnsi="Consolas" w:cs="宋体" w:hint="eastAsia"/>
          <w:bCs/>
          <w:color w:val="000000"/>
          <w:kern w:val="0"/>
          <w:sz w:val="24"/>
        </w:rPr>
        <w:t>于是这个问题就被顺利解决了。</w:t>
      </w:r>
    </w:p>
    <w:p w:rsidR="00B53AE1" w:rsidRPr="003F0874" w:rsidRDefault="00B53AE1" w:rsidP="003F0874">
      <w:pPr>
        <w:widowControl/>
        <w:shd w:val="clear" w:color="auto" w:fill="FFFFFF"/>
        <w:spacing w:line="360" w:lineRule="atLeast"/>
        <w:ind w:firstLineChars="200" w:firstLine="542"/>
        <w:jc w:val="left"/>
        <w:rPr>
          <w:rFonts w:ascii="Consolas" w:hAnsi="Consolas" w:cs="宋体"/>
          <w:b/>
          <w:bCs/>
          <w:color w:val="000000"/>
          <w:kern w:val="0"/>
          <w:sz w:val="27"/>
          <w:szCs w:val="27"/>
        </w:rPr>
      </w:pPr>
    </w:p>
    <w:p w:rsidR="009461EE" w:rsidRPr="008411E0" w:rsidRDefault="00B44A5E" w:rsidP="008411E0">
      <w:pPr>
        <w:pStyle w:val="af0"/>
        <w:jc w:val="left"/>
        <w:rPr>
          <w:rFonts w:ascii="黑体" w:eastAsia="黑体" w:hAnsi="黑体"/>
          <w:b w:val="0"/>
          <w:sz w:val="28"/>
          <w:szCs w:val="28"/>
        </w:rPr>
      </w:pPr>
      <w:bookmarkStart w:id="42" w:name="_Toc11763358"/>
      <w:bookmarkStart w:id="43" w:name="_Toc11766712"/>
      <w:r w:rsidRPr="008411E0">
        <w:rPr>
          <w:rFonts w:ascii="黑体" w:eastAsia="黑体" w:hAnsi="黑体" w:hint="eastAsia"/>
          <w:b w:val="0"/>
          <w:sz w:val="28"/>
          <w:szCs w:val="28"/>
        </w:rPr>
        <w:lastRenderedPageBreak/>
        <w:t>6.3</w:t>
      </w:r>
      <w:r w:rsidRPr="008411E0">
        <w:rPr>
          <w:rFonts w:ascii="黑体" w:eastAsia="黑体" w:hAnsi="黑体"/>
          <w:b w:val="0"/>
          <w:sz w:val="28"/>
          <w:szCs w:val="28"/>
        </w:rPr>
        <w:t xml:space="preserve"> </w:t>
      </w:r>
      <w:r w:rsidRPr="008411E0">
        <w:rPr>
          <w:rFonts w:ascii="黑体" w:eastAsia="黑体" w:hAnsi="黑体" w:hint="eastAsia"/>
          <w:b w:val="0"/>
          <w:sz w:val="28"/>
          <w:szCs w:val="28"/>
        </w:rPr>
        <w:t>时差问题</w:t>
      </w:r>
      <w:bookmarkEnd w:id="42"/>
      <w:bookmarkEnd w:id="43"/>
    </w:p>
    <w:p w:rsidR="000C3F78" w:rsidRPr="000C3F78" w:rsidRDefault="00B44A5E" w:rsidP="000E19EA">
      <w:pPr>
        <w:spacing w:line="360" w:lineRule="auto"/>
        <w:ind w:firstLineChars="200" w:firstLine="480"/>
        <w:rPr>
          <w:rFonts w:ascii="Consolas" w:hAnsi="Consolas" w:cs="宋体"/>
          <w:b/>
          <w:bCs/>
          <w:color w:val="000000"/>
          <w:kern w:val="0"/>
          <w:sz w:val="24"/>
        </w:rPr>
      </w:pPr>
      <w:r>
        <w:rPr>
          <w:rFonts w:hint="eastAsia"/>
          <w:bCs/>
          <w:sz w:val="24"/>
        </w:rPr>
        <w:t>在计时器功能里，</w:t>
      </w:r>
      <w:r w:rsidR="000C3F78">
        <w:rPr>
          <w:rFonts w:hint="eastAsia"/>
          <w:bCs/>
          <w:sz w:val="24"/>
        </w:rPr>
        <w:t>为使时间同步，需要调用</w:t>
      </w:r>
      <w:proofErr w:type="spellStart"/>
      <w:r w:rsidR="000C3F78" w:rsidRPr="000C3F78">
        <w:rPr>
          <w:rFonts w:ascii="Consolas" w:hAnsi="Consolas" w:cs="宋体"/>
          <w:b/>
          <w:bCs/>
          <w:color w:val="001080"/>
          <w:kern w:val="0"/>
          <w:sz w:val="24"/>
        </w:rPr>
        <w:t>System</w:t>
      </w:r>
      <w:r w:rsidR="000C3F78" w:rsidRPr="000C3F78">
        <w:rPr>
          <w:rFonts w:ascii="Consolas" w:hAnsi="Consolas" w:cs="宋体"/>
          <w:b/>
          <w:bCs/>
          <w:color w:val="000000"/>
          <w:kern w:val="0"/>
          <w:sz w:val="24"/>
        </w:rPr>
        <w:t>.</w:t>
      </w:r>
      <w:proofErr w:type="gramStart"/>
      <w:r w:rsidR="000C3F78" w:rsidRPr="000C3F78">
        <w:rPr>
          <w:rFonts w:ascii="Consolas" w:hAnsi="Consolas" w:cs="宋体"/>
          <w:b/>
          <w:bCs/>
          <w:color w:val="795E26"/>
          <w:kern w:val="0"/>
          <w:sz w:val="24"/>
        </w:rPr>
        <w:t>currentTimeMillis</w:t>
      </w:r>
      <w:proofErr w:type="spellEnd"/>
      <w:r w:rsidR="000C3F78" w:rsidRPr="000C3F78">
        <w:rPr>
          <w:rFonts w:ascii="Consolas" w:hAnsi="Consolas" w:cs="宋体"/>
          <w:b/>
          <w:bCs/>
          <w:color w:val="000000"/>
          <w:kern w:val="0"/>
          <w:sz w:val="24"/>
        </w:rPr>
        <w:t>(</w:t>
      </w:r>
      <w:proofErr w:type="gramEnd"/>
      <w:r w:rsidR="000C3F78" w:rsidRPr="000C3F78">
        <w:rPr>
          <w:rFonts w:ascii="Consolas" w:hAnsi="Consolas" w:cs="宋体"/>
          <w:b/>
          <w:bCs/>
          <w:color w:val="000000"/>
          <w:kern w:val="0"/>
          <w:sz w:val="24"/>
        </w:rPr>
        <w:t>)</w:t>
      </w:r>
    </w:p>
    <w:p w:rsidR="000C3F78" w:rsidRPr="000C3F78" w:rsidRDefault="000C3F78" w:rsidP="000E19EA">
      <w:pPr>
        <w:widowControl/>
        <w:shd w:val="clear" w:color="auto" w:fill="FFFFFF"/>
        <w:spacing w:line="360" w:lineRule="auto"/>
        <w:jc w:val="left"/>
        <w:rPr>
          <w:rFonts w:ascii="Consolas" w:hAnsi="Consolas" w:cs="宋体"/>
          <w:bCs/>
          <w:color w:val="000000"/>
          <w:kern w:val="0"/>
          <w:sz w:val="24"/>
        </w:rPr>
      </w:pPr>
      <w:r w:rsidRPr="000C3F78">
        <w:rPr>
          <w:rFonts w:ascii="Consolas" w:hAnsi="Consolas" w:cs="宋体" w:hint="eastAsia"/>
          <w:bCs/>
          <w:color w:val="000000"/>
          <w:kern w:val="0"/>
          <w:sz w:val="24"/>
        </w:rPr>
        <w:t>方法获取当前毫秒数</w:t>
      </w:r>
      <w:r>
        <w:rPr>
          <w:rFonts w:ascii="Consolas" w:hAnsi="Consolas" w:cs="宋体" w:hint="eastAsia"/>
          <w:bCs/>
          <w:color w:val="000000"/>
          <w:kern w:val="0"/>
          <w:sz w:val="24"/>
        </w:rPr>
        <w:t>，然后对其进行解析，方法如下：</w:t>
      </w:r>
    </w:p>
    <w:p w:rsidR="000C3F78" w:rsidRPr="000C3F78" w:rsidRDefault="000C3F78" w:rsidP="000E19EA">
      <w:pPr>
        <w:widowControl/>
        <w:shd w:val="clear" w:color="auto" w:fill="FFFFFF"/>
        <w:jc w:val="left"/>
        <w:rPr>
          <w:rFonts w:ascii="Consolas" w:hAnsi="Consolas" w:cs="宋体"/>
          <w:b/>
          <w:bCs/>
          <w:color w:val="000000"/>
          <w:kern w:val="0"/>
          <w:sz w:val="24"/>
        </w:rPr>
      </w:pPr>
      <w:r w:rsidRPr="000C3F78">
        <w:rPr>
          <w:rFonts w:ascii="Consolas" w:hAnsi="Consolas" w:cs="宋体"/>
          <w:b/>
          <w:bCs/>
          <w:color w:val="000000"/>
          <w:kern w:val="0"/>
          <w:sz w:val="24"/>
        </w:rPr>
        <w:t xml:space="preserve">            </w:t>
      </w:r>
      <w:proofErr w:type="spellStart"/>
      <w:r w:rsidRPr="000C3F78">
        <w:rPr>
          <w:rFonts w:ascii="Consolas" w:hAnsi="Consolas" w:cs="宋体"/>
          <w:b/>
          <w:bCs/>
          <w:color w:val="000000"/>
          <w:kern w:val="0"/>
          <w:sz w:val="24"/>
        </w:rPr>
        <w:t>currentTime</w:t>
      </w:r>
      <w:proofErr w:type="spellEnd"/>
      <w:r w:rsidRPr="000C3F78">
        <w:rPr>
          <w:rFonts w:ascii="Consolas" w:hAnsi="Consolas" w:cs="宋体"/>
          <w:b/>
          <w:bCs/>
          <w:color w:val="000000"/>
          <w:kern w:val="0"/>
          <w:sz w:val="24"/>
        </w:rPr>
        <w:t xml:space="preserve"> = </w:t>
      </w:r>
      <w:proofErr w:type="spellStart"/>
      <w:r w:rsidRPr="000C3F78">
        <w:rPr>
          <w:rFonts w:ascii="Consolas" w:hAnsi="Consolas" w:cs="宋体"/>
          <w:b/>
          <w:bCs/>
          <w:color w:val="000000"/>
          <w:kern w:val="0"/>
          <w:sz w:val="24"/>
        </w:rPr>
        <w:t>currentTime</w:t>
      </w:r>
      <w:proofErr w:type="spellEnd"/>
      <w:r w:rsidRPr="000C3F78">
        <w:rPr>
          <w:rFonts w:ascii="Consolas" w:hAnsi="Consolas" w:cs="宋体"/>
          <w:b/>
          <w:bCs/>
          <w:color w:val="000000"/>
          <w:kern w:val="0"/>
          <w:sz w:val="24"/>
        </w:rPr>
        <w:t xml:space="preserve"> / </w:t>
      </w:r>
      <w:r w:rsidRPr="000C3F78">
        <w:rPr>
          <w:rFonts w:ascii="Consolas" w:hAnsi="Consolas" w:cs="宋体"/>
          <w:b/>
          <w:bCs/>
          <w:color w:val="09885A"/>
          <w:kern w:val="0"/>
          <w:sz w:val="24"/>
        </w:rPr>
        <w:t>1000</w:t>
      </w:r>
      <w:r w:rsidRPr="000C3F78">
        <w:rPr>
          <w:rFonts w:ascii="Consolas" w:hAnsi="Consolas" w:cs="宋体"/>
          <w:b/>
          <w:bCs/>
          <w:color w:val="000000"/>
          <w:kern w:val="0"/>
          <w:sz w:val="24"/>
        </w:rPr>
        <w:t>;</w:t>
      </w:r>
    </w:p>
    <w:p w:rsidR="000C3F78" w:rsidRPr="000C3F78" w:rsidRDefault="000C3F78" w:rsidP="000E19EA">
      <w:pPr>
        <w:widowControl/>
        <w:shd w:val="clear" w:color="auto" w:fill="FFFFFF"/>
        <w:jc w:val="left"/>
        <w:rPr>
          <w:rFonts w:ascii="Consolas" w:hAnsi="Consolas" w:cs="宋体"/>
          <w:b/>
          <w:bCs/>
          <w:color w:val="000000"/>
          <w:kern w:val="0"/>
          <w:sz w:val="24"/>
        </w:rPr>
      </w:pPr>
      <w:r w:rsidRPr="000C3F78">
        <w:rPr>
          <w:rFonts w:ascii="Consolas" w:hAnsi="Consolas" w:cs="宋体"/>
          <w:b/>
          <w:bCs/>
          <w:color w:val="000000"/>
          <w:kern w:val="0"/>
          <w:sz w:val="24"/>
        </w:rPr>
        <w:t xml:space="preserve">            </w:t>
      </w:r>
      <w:proofErr w:type="spellStart"/>
      <w:r w:rsidRPr="000C3F78">
        <w:rPr>
          <w:rFonts w:ascii="Consolas" w:hAnsi="Consolas" w:cs="宋体"/>
          <w:b/>
          <w:bCs/>
          <w:color w:val="000000"/>
          <w:kern w:val="0"/>
          <w:sz w:val="24"/>
        </w:rPr>
        <w:t>currentSecond</w:t>
      </w:r>
      <w:proofErr w:type="spellEnd"/>
      <w:r w:rsidRPr="000C3F78">
        <w:rPr>
          <w:rFonts w:ascii="Consolas" w:hAnsi="Consolas" w:cs="宋体"/>
          <w:b/>
          <w:bCs/>
          <w:color w:val="000000"/>
          <w:kern w:val="0"/>
          <w:sz w:val="24"/>
        </w:rPr>
        <w:t xml:space="preserve"> = (</w:t>
      </w:r>
      <w:proofErr w:type="spellStart"/>
      <w:r w:rsidRPr="000C3F78">
        <w:rPr>
          <w:rFonts w:ascii="Consolas" w:hAnsi="Consolas" w:cs="宋体"/>
          <w:b/>
          <w:bCs/>
          <w:color w:val="267F99"/>
          <w:kern w:val="0"/>
          <w:sz w:val="24"/>
        </w:rPr>
        <w:t>int</w:t>
      </w:r>
      <w:proofErr w:type="spellEnd"/>
      <w:r w:rsidRPr="000C3F78">
        <w:rPr>
          <w:rFonts w:ascii="Consolas" w:hAnsi="Consolas" w:cs="宋体"/>
          <w:b/>
          <w:bCs/>
          <w:color w:val="000000"/>
          <w:kern w:val="0"/>
          <w:sz w:val="24"/>
        </w:rPr>
        <w:t>) (</w:t>
      </w:r>
      <w:proofErr w:type="spellStart"/>
      <w:r w:rsidRPr="000C3F78">
        <w:rPr>
          <w:rFonts w:ascii="Consolas" w:hAnsi="Consolas" w:cs="宋体"/>
          <w:b/>
          <w:bCs/>
          <w:color w:val="000000"/>
          <w:kern w:val="0"/>
          <w:sz w:val="24"/>
        </w:rPr>
        <w:t>currentTime</w:t>
      </w:r>
      <w:proofErr w:type="spellEnd"/>
      <w:r w:rsidRPr="000C3F78">
        <w:rPr>
          <w:rFonts w:ascii="Consolas" w:hAnsi="Consolas" w:cs="宋体"/>
          <w:b/>
          <w:bCs/>
          <w:color w:val="000000"/>
          <w:kern w:val="0"/>
          <w:sz w:val="24"/>
        </w:rPr>
        <w:t xml:space="preserve"> % </w:t>
      </w:r>
      <w:r w:rsidRPr="000C3F78">
        <w:rPr>
          <w:rFonts w:ascii="Consolas" w:hAnsi="Consolas" w:cs="宋体"/>
          <w:b/>
          <w:bCs/>
          <w:color w:val="09885A"/>
          <w:kern w:val="0"/>
          <w:sz w:val="24"/>
        </w:rPr>
        <w:t>60</w:t>
      </w:r>
      <w:r w:rsidRPr="000C3F78">
        <w:rPr>
          <w:rFonts w:ascii="Consolas" w:hAnsi="Consolas" w:cs="宋体"/>
          <w:b/>
          <w:bCs/>
          <w:color w:val="000000"/>
          <w:kern w:val="0"/>
          <w:sz w:val="24"/>
        </w:rPr>
        <w:t xml:space="preserve">); </w:t>
      </w:r>
      <w:r w:rsidRPr="000C3F78">
        <w:rPr>
          <w:rFonts w:ascii="Consolas" w:hAnsi="Consolas" w:cs="宋体"/>
          <w:b/>
          <w:bCs/>
          <w:color w:val="008000"/>
          <w:kern w:val="0"/>
          <w:sz w:val="24"/>
        </w:rPr>
        <w:t>//get second</w:t>
      </w:r>
    </w:p>
    <w:p w:rsidR="000C3F78" w:rsidRPr="000C3F78" w:rsidRDefault="000C3F78" w:rsidP="000E19EA">
      <w:pPr>
        <w:widowControl/>
        <w:shd w:val="clear" w:color="auto" w:fill="FFFFFF"/>
        <w:jc w:val="left"/>
        <w:rPr>
          <w:rFonts w:ascii="Consolas" w:hAnsi="Consolas" w:cs="宋体"/>
          <w:b/>
          <w:bCs/>
          <w:color w:val="000000"/>
          <w:kern w:val="0"/>
          <w:sz w:val="24"/>
        </w:rPr>
      </w:pPr>
      <w:r w:rsidRPr="000C3F78">
        <w:rPr>
          <w:rFonts w:ascii="Consolas" w:hAnsi="Consolas" w:cs="宋体"/>
          <w:b/>
          <w:bCs/>
          <w:color w:val="000000"/>
          <w:kern w:val="0"/>
          <w:sz w:val="24"/>
        </w:rPr>
        <w:t xml:space="preserve">            </w:t>
      </w:r>
      <w:proofErr w:type="spellStart"/>
      <w:r w:rsidRPr="000C3F78">
        <w:rPr>
          <w:rFonts w:ascii="Consolas" w:hAnsi="Consolas" w:cs="宋体"/>
          <w:b/>
          <w:bCs/>
          <w:color w:val="000000"/>
          <w:kern w:val="0"/>
          <w:sz w:val="24"/>
        </w:rPr>
        <w:t>currentTime</w:t>
      </w:r>
      <w:proofErr w:type="spellEnd"/>
      <w:r w:rsidRPr="000C3F78">
        <w:rPr>
          <w:rFonts w:ascii="Consolas" w:hAnsi="Consolas" w:cs="宋体"/>
          <w:b/>
          <w:bCs/>
          <w:color w:val="000000"/>
          <w:kern w:val="0"/>
          <w:sz w:val="24"/>
        </w:rPr>
        <w:t xml:space="preserve"> = </w:t>
      </w:r>
      <w:proofErr w:type="spellStart"/>
      <w:r w:rsidRPr="000C3F78">
        <w:rPr>
          <w:rFonts w:ascii="Consolas" w:hAnsi="Consolas" w:cs="宋体"/>
          <w:b/>
          <w:bCs/>
          <w:color w:val="000000"/>
          <w:kern w:val="0"/>
          <w:sz w:val="24"/>
        </w:rPr>
        <w:t>currentTime</w:t>
      </w:r>
      <w:proofErr w:type="spellEnd"/>
      <w:r w:rsidRPr="000C3F78">
        <w:rPr>
          <w:rFonts w:ascii="Consolas" w:hAnsi="Consolas" w:cs="宋体"/>
          <w:b/>
          <w:bCs/>
          <w:color w:val="000000"/>
          <w:kern w:val="0"/>
          <w:sz w:val="24"/>
        </w:rPr>
        <w:t xml:space="preserve"> / </w:t>
      </w:r>
      <w:r w:rsidRPr="000C3F78">
        <w:rPr>
          <w:rFonts w:ascii="Consolas" w:hAnsi="Consolas" w:cs="宋体"/>
          <w:b/>
          <w:bCs/>
          <w:color w:val="09885A"/>
          <w:kern w:val="0"/>
          <w:sz w:val="24"/>
        </w:rPr>
        <w:t>60</w:t>
      </w:r>
      <w:r w:rsidRPr="000C3F78">
        <w:rPr>
          <w:rFonts w:ascii="Consolas" w:hAnsi="Consolas" w:cs="宋体"/>
          <w:b/>
          <w:bCs/>
          <w:color w:val="000000"/>
          <w:kern w:val="0"/>
          <w:sz w:val="24"/>
        </w:rPr>
        <w:t>;</w:t>
      </w:r>
    </w:p>
    <w:p w:rsidR="000C3F78" w:rsidRPr="000C3F78" w:rsidRDefault="000C3F78" w:rsidP="000E19EA">
      <w:pPr>
        <w:widowControl/>
        <w:shd w:val="clear" w:color="auto" w:fill="FFFFFF"/>
        <w:jc w:val="left"/>
        <w:rPr>
          <w:rFonts w:ascii="Consolas" w:hAnsi="Consolas" w:cs="宋体"/>
          <w:b/>
          <w:bCs/>
          <w:color w:val="000000"/>
          <w:kern w:val="0"/>
          <w:sz w:val="24"/>
        </w:rPr>
      </w:pPr>
      <w:r w:rsidRPr="000C3F78">
        <w:rPr>
          <w:rFonts w:ascii="Consolas" w:hAnsi="Consolas" w:cs="宋体"/>
          <w:b/>
          <w:bCs/>
          <w:color w:val="000000"/>
          <w:kern w:val="0"/>
          <w:sz w:val="24"/>
        </w:rPr>
        <w:t xml:space="preserve">            </w:t>
      </w:r>
      <w:proofErr w:type="spellStart"/>
      <w:r w:rsidRPr="000C3F78">
        <w:rPr>
          <w:rFonts w:ascii="Consolas" w:hAnsi="Consolas" w:cs="宋体"/>
          <w:b/>
          <w:bCs/>
          <w:color w:val="000000"/>
          <w:kern w:val="0"/>
          <w:sz w:val="24"/>
        </w:rPr>
        <w:t>currentMinute</w:t>
      </w:r>
      <w:proofErr w:type="spellEnd"/>
      <w:r w:rsidRPr="000C3F78">
        <w:rPr>
          <w:rFonts w:ascii="Consolas" w:hAnsi="Consolas" w:cs="宋体"/>
          <w:b/>
          <w:bCs/>
          <w:color w:val="000000"/>
          <w:kern w:val="0"/>
          <w:sz w:val="24"/>
        </w:rPr>
        <w:t xml:space="preserve"> = (</w:t>
      </w:r>
      <w:proofErr w:type="spellStart"/>
      <w:r w:rsidRPr="000C3F78">
        <w:rPr>
          <w:rFonts w:ascii="Consolas" w:hAnsi="Consolas" w:cs="宋体"/>
          <w:b/>
          <w:bCs/>
          <w:color w:val="267F99"/>
          <w:kern w:val="0"/>
          <w:sz w:val="24"/>
        </w:rPr>
        <w:t>int</w:t>
      </w:r>
      <w:proofErr w:type="spellEnd"/>
      <w:r w:rsidRPr="000C3F78">
        <w:rPr>
          <w:rFonts w:ascii="Consolas" w:hAnsi="Consolas" w:cs="宋体"/>
          <w:b/>
          <w:bCs/>
          <w:color w:val="000000"/>
          <w:kern w:val="0"/>
          <w:sz w:val="24"/>
        </w:rPr>
        <w:t>) (</w:t>
      </w:r>
      <w:proofErr w:type="spellStart"/>
      <w:r w:rsidRPr="000C3F78">
        <w:rPr>
          <w:rFonts w:ascii="Consolas" w:hAnsi="Consolas" w:cs="宋体"/>
          <w:b/>
          <w:bCs/>
          <w:color w:val="000000"/>
          <w:kern w:val="0"/>
          <w:sz w:val="24"/>
        </w:rPr>
        <w:t>currentTime</w:t>
      </w:r>
      <w:proofErr w:type="spellEnd"/>
      <w:r w:rsidRPr="000C3F78">
        <w:rPr>
          <w:rFonts w:ascii="Consolas" w:hAnsi="Consolas" w:cs="宋体"/>
          <w:b/>
          <w:bCs/>
          <w:color w:val="000000"/>
          <w:kern w:val="0"/>
          <w:sz w:val="24"/>
        </w:rPr>
        <w:t xml:space="preserve"> % </w:t>
      </w:r>
      <w:r w:rsidRPr="000C3F78">
        <w:rPr>
          <w:rFonts w:ascii="Consolas" w:hAnsi="Consolas" w:cs="宋体"/>
          <w:b/>
          <w:bCs/>
          <w:color w:val="09885A"/>
          <w:kern w:val="0"/>
          <w:sz w:val="24"/>
        </w:rPr>
        <w:t>60</w:t>
      </w:r>
      <w:proofErr w:type="gramStart"/>
      <w:r w:rsidRPr="000C3F78">
        <w:rPr>
          <w:rFonts w:ascii="Consolas" w:hAnsi="Consolas" w:cs="宋体"/>
          <w:b/>
          <w:bCs/>
          <w:color w:val="000000"/>
          <w:kern w:val="0"/>
          <w:sz w:val="24"/>
        </w:rPr>
        <w:t xml:space="preserve">);  </w:t>
      </w:r>
      <w:r w:rsidRPr="000C3F78">
        <w:rPr>
          <w:rFonts w:ascii="Consolas" w:hAnsi="Consolas" w:cs="宋体"/>
          <w:b/>
          <w:bCs/>
          <w:color w:val="008000"/>
          <w:kern w:val="0"/>
          <w:sz w:val="24"/>
        </w:rPr>
        <w:t>/</w:t>
      </w:r>
      <w:proofErr w:type="gramEnd"/>
      <w:r w:rsidRPr="000C3F78">
        <w:rPr>
          <w:rFonts w:ascii="Consolas" w:hAnsi="Consolas" w:cs="宋体"/>
          <w:b/>
          <w:bCs/>
          <w:color w:val="008000"/>
          <w:kern w:val="0"/>
          <w:sz w:val="24"/>
        </w:rPr>
        <w:t>/get minute</w:t>
      </w:r>
    </w:p>
    <w:p w:rsidR="000C3F78" w:rsidRPr="000C3F78" w:rsidRDefault="000C3F78" w:rsidP="000E19EA">
      <w:pPr>
        <w:widowControl/>
        <w:shd w:val="clear" w:color="auto" w:fill="FFFFFF"/>
        <w:jc w:val="left"/>
        <w:rPr>
          <w:rFonts w:ascii="Consolas" w:hAnsi="Consolas" w:cs="宋体"/>
          <w:b/>
          <w:bCs/>
          <w:color w:val="000000"/>
          <w:kern w:val="0"/>
          <w:sz w:val="24"/>
        </w:rPr>
      </w:pPr>
      <w:r w:rsidRPr="000C3F78">
        <w:rPr>
          <w:rFonts w:ascii="Consolas" w:hAnsi="Consolas" w:cs="宋体"/>
          <w:b/>
          <w:bCs/>
          <w:color w:val="000000"/>
          <w:kern w:val="0"/>
          <w:sz w:val="24"/>
        </w:rPr>
        <w:t xml:space="preserve">            </w:t>
      </w:r>
      <w:proofErr w:type="spellStart"/>
      <w:r w:rsidRPr="000C3F78">
        <w:rPr>
          <w:rFonts w:ascii="Consolas" w:hAnsi="Consolas" w:cs="宋体"/>
          <w:b/>
          <w:bCs/>
          <w:color w:val="000000"/>
          <w:kern w:val="0"/>
          <w:sz w:val="24"/>
        </w:rPr>
        <w:t>currentTime</w:t>
      </w:r>
      <w:proofErr w:type="spellEnd"/>
      <w:r w:rsidRPr="000C3F78">
        <w:rPr>
          <w:rFonts w:ascii="Consolas" w:hAnsi="Consolas" w:cs="宋体"/>
          <w:b/>
          <w:bCs/>
          <w:color w:val="000000"/>
          <w:kern w:val="0"/>
          <w:sz w:val="24"/>
        </w:rPr>
        <w:t xml:space="preserve"> = </w:t>
      </w:r>
      <w:proofErr w:type="spellStart"/>
      <w:r w:rsidRPr="000C3F78">
        <w:rPr>
          <w:rFonts w:ascii="Consolas" w:hAnsi="Consolas" w:cs="宋体"/>
          <w:b/>
          <w:bCs/>
          <w:color w:val="000000"/>
          <w:kern w:val="0"/>
          <w:sz w:val="24"/>
        </w:rPr>
        <w:t>currentTime</w:t>
      </w:r>
      <w:proofErr w:type="spellEnd"/>
      <w:r w:rsidRPr="000C3F78">
        <w:rPr>
          <w:rFonts w:ascii="Consolas" w:hAnsi="Consolas" w:cs="宋体"/>
          <w:b/>
          <w:bCs/>
          <w:color w:val="000000"/>
          <w:kern w:val="0"/>
          <w:sz w:val="24"/>
        </w:rPr>
        <w:t xml:space="preserve"> / </w:t>
      </w:r>
      <w:r w:rsidRPr="000C3F78">
        <w:rPr>
          <w:rFonts w:ascii="Consolas" w:hAnsi="Consolas" w:cs="宋体"/>
          <w:b/>
          <w:bCs/>
          <w:color w:val="09885A"/>
          <w:kern w:val="0"/>
          <w:sz w:val="24"/>
        </w:rPr>
        <w:t>60</w:t>
      </w:r>
      <w:r w:rsidRPr="000C3F78">
        <w:rPr>
          <w:rFonts w:ascii="Consolas" w:hAnsi="Consolas" w:cs="宋体"/>
          <w:b/>
          <w:bCs/>
          <w:color w:val="000000"/>
          <w:kern w:val="0"/>
          <w:sz w:val="24"/>
        </w:rPr>
        <w:t xml:space="preserve">;      </w:t>
      </w:r>
    </w:p>
    <w:p w:rsidR="009461EE" w:rsidRPr="00EE24F4" w:rsidRDefault="000C3F78" w:rsidP="000E19EA">
      <w:pPr>
        <w:widowControl/>
        <w:shd w:val="clear" w:color="auto" w:fill="FFFFFF"/>
        <w:jc w:val="left"/>
        <w:rPr>
          <w:rFonts w:ascii="Consolas" w:hAnsi="Consolas" w:cs="宋体"/>
          <w:b/>
          <w:bCs/>
          <w:color w:val="000000"/>
          <w:kern w:val="0"/>
          <w:sz w:val="24"/>
        </w:rPr>
      </w:pPr>
      <w:r w:rsidRPr="000C3F78">
        <w:rPr>
          <w:rFonts w:ascii="Consolas" w:hAnsi="Consolas" w:cs="宋体"/>
          <w:b/>
          <w:bCs/>
          <w:color w:val="000000"/>
          <w:kern w:val="0"/>
          <w:sz w:val="24"/>
        </w:rPr>
        <w:t xml:space="preserve">            </w:t>
      </w:r>
      <w:proofErr w:type="spellStart"/>
      <w:r w:rsidRPr="000C3F78">
        <w:rPr>
          <w:rFonts w:ascii="Consolas" w:hAnsi="Consolas" w:cs="宋体"/>
          <w:b/>
          <w:bCs/>
          <w:color w:val="000000"/>
          <w:kern w:val="0"/>
          <w:sz w:val="24"/>
        </w:rPr>
        <w:t>currentHour</w:t>
      </w:r>
      <w:proofErr w:type="spellEnd"/>
      <w:r w:rsidRPr="000C3F78">
        <w:rPr>
          <w:rFonts w:ascii="Consolas" w:hAnsi="Consolas" w:cs="宋体"/>
          <w:b/>
          <w:bCs/>
          <w:color w:val="000000"/>
          <w:kern w:val="0"/>
          <w:sz w:val="24"/>
        </w:rPr>
        <w:t xml:space="preserve"> = (</w:t>
      </w:r>
      <w:proofErr w:type="spellStart"/>
      <w:r w:rsidRPr="000C3F78">
        <w:rPr>
          <w:rFonts w:ascii="Consolas" w:hAnsi="Consolas" w:cs="宋体"/>
          <w:b/>
          <w:bCs/>
          <w:color w:val="267F99"/>
          <w:kern w:val="0"/>
          <w:sz w:val="24"/>
        </w:rPr>
        <w:t>int</w:t>
      </w:r>
      <w:proofErr w:type="spellEnd"/>
      <w:r w:rsidRPr="000C3F78">
        <w:rPr>
          <w:rFonts w:ascii="Consolas" w:hAnsi="Consolas" w:cs="宋体"/>
          <w:b/>
          <w:bCs/>
          <w:color w:val="000000"/>
          <w:kern w:val="0"/>
          <w:sz w:val="24"/>
        </w:rPr>
        <w:t>) (</w:t>
      </w:r>
      <w:proofErr w:type="spellStart"/>
      <w:r w:rsidRPr="000C3F78">
        <w:rPr>
          <w:rFonts w:ascii="Consolas" w:hAnsi="Consolas" w:cs="宋体"/>
          <w:b/>
          <w:bCs/>
          <w:color w:val="000000"/>
          <w:kern w:val="0"/>
          <w:sz w:val="24"/>
        </w:rPr>
        <w:t>currentTime</w:t>
      </w:r>
      <w:proofErr w:type="spellEnd"/>
      <w:r w:rsidRPr="000C3F78">
        <w:rPr>
          <w:rFonts w:ascii="Consolas" w:hAnsi="Consolas" w:cs="宋体"/>
          <w:b/>
          <w:bCs/>
          <w:color w:val="000000"/>
          <w:kern w:val="0"/>
          <w:sz w:val="24"/>
        </w:rPr>
        <w:t xml:space="preserve"> % </w:t>
      </w:r>
      <w:r w:rsidRPr="000C3F78">
        <w:rPr>
          <w:rFonts w:ascii="Consolas" w:hAnsi="Consolas" w:cs="宋体"/>
          <w:b/>
          <w:bCs/>
          <w:color w:val="09885A"/>
          <w:kern w:val="0"/>
          <w:sz w:val="24"/>
        </w:rPr>
        <w:t>24</w:t>
      </w:r>
      <w:r w:rsidRPr="000C3F78">
        <w:rPr>
          <w:rFonts w:ascii="Consolas" w:hAnsi="Consolas" w:cs="宋体"/>
          <w:b/>
          <w:bCs/>
          <w:color w:val="000000"/>
          <w:kern w:val="0"/>
          <w:sz w:val="24"/>
        </w:rPr>
        <w:t xml:space="preserve">); </w:t>
      </w:r>
      <w:r w:rsidRPr="000C3F78">
        <w:rPr>
          <w:rFonts w:ascii="Consolas" w:hAnsi="Consolas" w:cs="宋体"/>
          <w:b/>
          <w:bCs/>
          <w:color w:val="008000"/>
          <w:kern w:val="0"/>
          <w:sz w:val="24"/>
        </w:rPr>
        <w:t>//get hour</w:t>
      </w:r>
    </w:p>
    <w:p w:rsidR="009461EE" w:rsidRDefault="000C3F78" w:rsidP="000E19EA">
      <w:pPr>
        <w:spacing w:line="360" w:lineRule="auto"/>
        <w:ind w:firstLineChars="200" w:firstLine="480"/>
        <w:rPr>
          <w:bCs/>
          <w:sz w:val="24"/>
        </w:rPr>
      </w:pPr>
      <w:r>
        <w:rPr>
          <w:rFonts w:hint="eastAsia"/>
          <w:bCs/>
          <w:sz w:val="24"/>
        </w:rPr>
        <w:t>但是，据此得到的</w:t>
      </w:r>
      <w:r w:rsidR="00EE24F4">
        <w:rPr>
          <w:rFonts w:hint="eastAsia"/>
          <w:bCs/>
          <w:sz w:val="24"/>
        </w:rPr>
        <w:t>小时数却有问题，经过几轮调试后发现，总是与当前时间相差</w:t>
      </w:r>
      <w:r w:rsidR="00EE24F4">
        <w:rPr>
          <w:rFonts w:hint="eastAsia"/>
          <w:bCs/>
          <w:sz w:val="24"/>
        </w:rPr>
        <w:t>8</w:t>
      </w:r>
      <w:r w:rsidR="00EE24F4">
        <w:rPr>
          <w:rFonts w:hint="eastAsia"/>
          <w:bCs/>
          <w:sz w:val="24"/>
        </w:rPr>
        <w:t>个小时。后来听过思考，应该是因为北京时间处于东八区，而获取的时间是标准时间。解决办法是将用户输入的时间减去</w:t>
      </w:r>
      <w:r w:rsidR="00EE24F4">
        <w:rPr>
          <w:rFonts w:hint="eastAsia"/>
          <w:bCs/>
          <w:sz w:val="24"/>
        </w:rPr>
        <w:t>8</w:t>
      </w:r>
      <w:r w:rsidR="00EE24F4">
        <w:rPr>
          <w:rFonts w:hint="eastAsia"/>
          <w:bCs/>
          <w:sz w:val="24"/>
        </w:rPr>
        <w:t>，换算成标准时间再使用。</w:t>
      </w:r>
    </w:p>
    <w:p w:rsidR="009461EE" w:rsidRPr="008411E0" w:rsidRDefault="00EE24F4" w:rsidP="008411E0">
      <w:pPr>
        <w:pStyle w:val="1"/>
        <w:rPr>
          <w:rFonts w:ascii="黑体" w:eastAsia="黑体" w:hAnsi="黑体"/>
          <w:b w:val="0"/>
          <w:sz w:val="28"/>
          <w:szCs w:val="28"/>
        </w:rPr>
      </w:pPr>
      <w:bookmarkStart w:id="44" w:name="_Toc11763359"/>
      <w:bookmarkStart w:id="45" w:name="_Toc11766713"/>
      <w:r w:rsidRPr="008411E0">
        <w:rPr>
          <w:rFonts w:ascii="黑体" w:eastAsia="黑体" w:hAnsi="黑体" w:hint="eastAsia"/>
          <w:b w:val="0"/>
          <w:sz w:val="28"/>
          <w:szCs w:val="28"/>
        </w:rPr>
        <w:t>6.4</w:t>
      </w:r>
      <w:r w:rsidRPr="008411E0">
        <w:rPr>
          <w:rFonts w:ascii="黑体" w:eastAsia="黑体" w:hAnsi="黑体"/>
          <w:b w:val="0"/>
          <w:sz w:val="28"/>
          <w:szCs w:val="28"/>
        </w:rPr>
        <w:t xml:space="preserve"> </w:t>
      </w:r>
      <w:r w:rsidRPr="008411E0">
        <w:rPr>
          <w:rFonts w:ascii="黑体" w:eastAsia="黑体" w:hAnsi="黑体" w:hint="eastAsia"/>
          <w:b w:val="0"/>
          <w:sz w:val="28"/>
          <w:szCs w:val="28"/>
        </w:rPr>
        <w:t>功能补充</w:t>
      </w:r>
      <w:bookmarkEnd w:id="44"/>
      <w:bookmarkEnd w:id="45"/>
    </w:p>
    <w:p w:rsidR="00EE24F4" w:rsidRDefault="00EE24F4">
      <w:pPr>
        <w:spacing w:line="360" w:lineRule="auto"/>
        <w:ind w:firstLineChars="200" w:firstLine="480"/>
        <w:rPr>
          <w:bCs/>
          <w:sz w:val="24"/>
        </w:rPr>
      </w:pPr>
      <w:r>
        <w:rPr>
          <w:rFonts w:hint="eastAsia"/>
          <w:bCs/>
          <w:sz w:val="24"/>
        </w:rPr>
        <w:t>如果有时间的话，应当再添加一个可以让用户自定义日期提醒的功能，这样用户就可以添加生日、会议等自定义事项，人机交互更加自由。</w:t>
      </w:r>
    </w:p>
    <w:p w:rsidR="00EE24F4" w:rsidRPr="00EE24F4" w:rsidRDefault="00EE24F4">
      <w:pPr>
        <w:spacing w:line="360" w:lineRule="auto"/>
        <w:ind w:firstLineChars="200" w:firstLine="480"/>
        <w:rPr>
          <w:bCs/>
          <w:sz w:val="24"/>
        </w:rPr>
      </w:pPr>
      <w:r>
        <w:rPr>
          <w:rFonts w:hint="eastAsia"/>
          <w:bCs/>
          <w:sz w:val="24"/>
        </w:rPr>
        <w:t>还要有登录功能，搭配数据库，可以实时保存用户自定义提醒事项和闹钟的数据。</w:t>
      </w:r>
    </w:p>
    <w:p w:rsidR="009461EE" w:rsidRDefault="009461EE">
      <w:pPr>
        <w:spacing w:line="360" w:lineRule="auto"/>
        <w:ind w:firstLineChars="200" w:firstLine="420"/>
        <w:rPr>
          <w:bCs/>
          <w:szCs w:val="20"/>
        </w:rPr>
      </w:pPr>
    </w:p>
    <w:p w:rsidR="00925F0F" w:rsidRDefault="00925F0F">
      <w:pPr>
        <w:spacing w:line="360" w:lineRule="auto"/>
        <w:ind w:firstLineChars="200" w:firstLine="420"/>
        <w:rPr>
          <w:bCs/>
          <w:szCs w:val="20"/>
        </w:rPr>
      </w:pPr>
    </w:p>
    <w:p w:rsidR="00925F0F" w:rsidRDefault="00925F0F">
      <w:pPr>
        <w:spacing w:line="360" w:lineRule="auto"/>
        <w:ind w:firstLineChars="200" w:firstLine="420"/>
        <w:rPr>
          <w:bCs/>
          <w:szCs w:val="20"/>
        </w:rPr>
      </w:pPr>
    </w:p>
    <w:p w:rsidR="00925F0F" w:rsidRDefault="00B53AE1" w:rsidP="00B53AE1">
      <w:pPr>
        <w:widowControl/>
        <w:jc w:val="left"/>
        <w:rPr>
          <w:bCs/>
          <w:szCs w:val="20"/>
        </w:rPr>
      </w:pPr>
      <w:r>
        <w:rPr>
          <w:bCs/>
          <w:szCs w:val="20"/>
        </w:rPr>
        <w:br w:type="page"/>
      </w:r>
    </w:p>
    <w:p w:rsidR="009461EE" w:rsidRPr="00925F0F" w:rsidRDefault="00580EBD" w:rsidP="00925F0F">
      <w:pPr>
        <w:pStyle w:val="1"/>
        <w:rPr>
          <w:rFonts w:ascii="黑体" w:eastAsia="黑体" w:hAnsi="黑体"/>
          <w:sz w:val="30"/>
          <w:szCs w:val="30"/>
        </w:rPr>
      </w:pPr>
      <w:bookmarkStart w:id="46" w:name="_Toc11688254"/>
      <w:bookmarkStart w:id="47" w:name="_Toc11763360"/>
      <w:bookmarkStart w:id="48" w:name="_Toc11766714"/>
      <w:r w:rsidRPr="00580EBD">
        <w:rPr>
          <w:rFonts w:ascii="黑体" w:eastAsia="黑体" w:hAnsi="黑体" w:hint="eastAsia"/>
          <w:sz w:val="30"/>
          <w:szCs w:val="30"/>
        </w:rPr>
        <w:lastRenderedPageBreak/>
        <w:t>7</w:t>
      </w:r>
      <w:r w:rsidRPr="00580EBD">
        <w:rPr>
          <w:rFonts w:ascii="黑体" w:eastAsia="黑体" w:hAnsi="黑体"/>
          <w:sz w:val="30"/>
          <w:szCs w:val="30"/>
        </w:rPr>
        <w:t>.</w:t>
      </w:r>
      <w:r w:rsidR="00EB009B" w:rsidRPr="00580EBD">
        <w:rPr>
          <w:rFonts w:ascii="黑体" w:eastAsia="黑体" w:hAnsi="黑体" w:hint="eastAsia"/>
          <w:sz w:val="30"/>
          <w:szCs w:val="30"/>
        </w:rPr>
        <w:t>测试结果</w:t>
      </w:r>
      <w:bookmarkEnd w:id="46"/>
      <w:bookmarkEnd w:id="47"/>
      <w:bookmarkEnd w:id="48"/>
    </w:p>
    <w:p w:rsidR="00EB009B" w:rsidRPr="00925F0F" w:rsidRDefault="00004263" w:rsidP="00925F0F">
      <w:pPr>
        <w:pStyle w:val="1"/>
        <w:rPr>
          <w:rFonts w:ascii="黑体" w:eastAsia="黑体" w:hAnsi="黑体"/>
          <w:b w:val="0"/>
          <w:sz w:val="28"/>
          <w:szCs w:val="28"/>
        </w:rPr>
      </w:pPr>
      <w:bookmarkStart w:id="49" w:name="_Toc11763361"/>
      <w:bookmarkStart w:id="50" w:name="_Toc11766715"/>
      <w:r w:rsidRPr="00925F0F">
        <w:rPr>
          <w:rFonts w:ascii="黑体" w:eastAsia="黑体" w:hAnsi="黑体" w:hint="eastAsia"/>
          <w:b w:val="0"/>
          <w:sz w:val="28"/>
          <w:szCs w:val="28"/>
        </w:rPr>
        <w:t>7.1</w:t>
      </w:r>
      <w:r w:rsidRPr="00925F0F">
        <w:rPr>
          <w:rFonts w:ascii="黑体" w:eastAsia="黑体" w:hAnsi="黑体"/>
          <w:b w:val="0"/>
          <w:sz w:val="28"/>
          <w:szCs w:val="28"/>
        </w:rPr>
        <w:t xml:space="preserve"> </w:t>
      </w:r>
      <w:r w:rsidRPr="00925F0F">
        <w:rPr>
          <w:rFonts w:ascii="黑体" w:eastAsia="黑体" w:hAnsi="黑体" w:hint="eastAsia"/>
          <w:b w:val="0"/>
          <w:sz w:val="28"/>
          <w:szCs w:val="28"/>
        </w:rPr>
        <w:t>跳转功能</w:t>
      </w:r>
      <w:bookmarkEnd w:id="49"/>
      <w:bookmarkEnd w:id="50"/>
    </w:p>
    <w:p w:rsidR="00501DE6" w:rsidRPr="008671C8" w:rsidRDefault="00501DE6" w:rsidP="008671C8">
      <w:pPr>
        <w:spacing w:line="360" w:lineRule="auto"/>
        <w:ind w:firstLineChars="200" w:firstLine="480"/>
        <w:rPr>
          <w:rFonts w:ascii="宋体" w:hAnsi="宋体"/>
          <w:bCs/>
          <w:sz w:val="24"/>
          <w:szCs w:val="20"/>
        </w:rPr>
      </w:pPr>
      <w:proofErr w:type="spellStart"/>
      <w:r w:rsidRPr="008671C8">
        <w:rPr>
          <w:rFonts w:ascii="宋体" w:hAnsi="宋体" w:hint="eastAsia"/>
          <w:bCs/>
          <w:sz w:val="24"/>
          <w:szCs w:val="20"/>
        </w:rPr>
        <w:t>Fuction</w:t>
      </w:r>
      <w:proofErr w:type="spellEnd"/>
      <w:r w:rsidRPr="008671C8">
        <w:rPr>
          <w:rFonts w:ascii="宋体" w:hAnsi="宋体" w:hint="eastAsia"/>
          <w:bCs/>
          <w:sz w:val="24"/>
          <w:szCs w:val="20"/>
        </w:rPr>
        <w:t>菜单下有闹钟、跳转、上一年、下一年、上个月、下个月等功能。</w:t>
      </w:r>
    </w:p>
    <w:p w:rsidR="00004263" w:rsidRPr="008671C8" w:rsidRDefault="00501DE6" w:rsidP="008671C8">
      <w:pPr>
        <w:spacing w:line="360" w:lineRule="auto"/>
        <w:ind w:firstLineChars="200" w:firstLine="480"/>
        <w:rPr>
          <w:rFonts w:ascii="宋体" w:hAnsi="宋体"/>
          <w:bCs/>
          <w:sz w:val="24"/>
          <w:szCs w:val="20"/>
        </w:rPr>
      </w:pPr>
      <w:r w:rsidRPr="008671C8">
        <w:rPr>
          <w:rFonts w:ascii="宋体" w:hAnsi="宋体" w:hint="eastAsia"/>
          <w:bCs/>
          <w:sz w:val="24"/>
          <w:szCs w:val="20"/>
        </w:rPr>
        <w:t>测试</w:t>
      </w:r>
      <w:r w:rsidR="0054522F" w:rsidRPr="008671C8">
        <w:rPr>
          <w:rFonts w:ascii="宋体" w:hAnsi="宋体" w:hint="eastAsia"/>
          <w:bCs/>
          <w:sz w:val="24"/>
          <w:szCs w:val="20"/>
        </w:rPr>
        <w:t>Function菜单下的Skip功能，</w:t>
      </w:r>
      <w:r w:rsidR="00004263" w:rsidRPr="008671C8">
        <w:rPr>
          <w:rFonts w:ascii="宋体" w:hAnsi="宋体" w:hint="eastAsia"/>
          <w:bCs/>
          <w:sz w:val="24"/>
          <w:szCs w:val="20"/>
        </w:rPr>
        <w:t>跳转到2022年10月1日</w:t>
      </w:r>
      <w:r w:rsidR="00925F0F" w:rsidRPr="008671C8">
        <w:rPr>
          <w:rFonts w:ascii="宋体" w:hAnsi="宋体" w:hint="eastAsia"/>
          <w:bCs/>
          <w:sz w:val="24"/>
          <w:szCs w:val="20"/>
        </w:rPr>
        <w:t>。</w:t>
      </w:r>
    </w:p>
    <w:p w:rsidR="00EB009B" w:rsidRDefault="008671C8">
      <w:pPr>
        <w:ind w:firstLineChars="200" w:firstLine="420"/>
        <w:rPr>
          <w:bCs/>
          <w:szCs w:val="20"/>
        </w:rPr>
      </w:pPr>
      <w:r w:rsidRPr="0054522F">
        <w:rPr>
          <w:bCs/>
          <w:noProof/>
          <w:szCs w:val="20"/>
        </w:rPr>
        <w:drawing>
          <wp:anchor distT="0" distB="0" distL="114300" distR="114300" simplePos="0" relativeHeight="251681792" behindDoc="1" locked="0" layoutInCell="1" allowOverlap="1" wp14:anchorId="6CEEA158" wp14:editId="19B0AE26">
            <wp:simplePos x="0" y="0"/>
            <wp:positionH relativeFrom="margin">
              <wp:align>left</wp:align>
            </wp:positionH>
            <wp:positionV relativeFrom="paragraph">
              <wp:posOffset>154770</wp:posOffset>
            </wp:positionV>
            <wp:extent cx="2731935" cy="1371600"/>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31935" cy="1371600"/>
                    </a:xfrm>
                    <a:prstGeom prst="rect">
                      <a:avLst/>
                    </a:prstGeom>
                  </pic:spPr>
                </pic:pic>
              </a:graphicData>
            </a:graphic>
            <wp14:sizeRelH relativeFrom="margin">
              <wp14:pctWidth>0</wp14:pctWidth>
            </wp14:sizeRelH>
            <wp14:sizeRelV relativeFrom="margin">
              <wp14:pctHeight>0</wp14:pctHeight>
            </wp14:sizeRelV>
          </wp:anchor>
        </w:drawing>
      </w:r>
      <w:r w:rsidR="0054522F" w:rsidRPr="0054522F">
        <w:rPr>
          <w:bCs/>
          <w:noProof/>
          <w:szCs w:val="20"/>
        </w:rPr>
        <w:drawing>
          <wp:anchor distT="0" distB="0" distL="114300" distR="114300" simplePos="0" relativeHeight="251683840" behindDoc="1" locked="0" layoutInCell="1" allowOverlap="1" wp14:anchorId="436A11A8" wp14:editId="5734366B">
            <wp:simplePos x="0" y="0"/>
            <wp:positionH relativeFrom="margin">
              <wp:align>right</wp:align>
            </wp:positionH>
            <wp:positionV relativeFrom="paragraph">
              <wp:posOffset>154599</wp:posOffset>
            </wp:positionV>
            <wp:extent cx="2754420" cy="1371530"/>
            <wp:effectExtent l="0" t="0" r="8255" b="635"/>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4420" cy="1371530"/>
                    </a:xfrm>
                    <a:prstGeom prst="rect">
                      <a:avLst/>
                    </a:prstGeom>
                  </pic:spPr>
                </pic:pic>
              </a:graphicData>
            </a:graphic>
            <wp14:sizeRelH relativeFrom="margin">
              <wp14:pctWidth>0</wp14:pctWidth>
            </wp14:sizeRelH>
            <wp14:sizeRelV relativeFrom="margin">
              <wp14:pctHeight>0</wp14:pctHeight>
            </wp14:sizeRelV>
          </wp:anchor>
        </w:drawing>
      </w:r>
    </w:p>
    <w:p w:rsidR="00EB009B" w:rsidRDefault="00EB009B">
      <w:pPr>
        <w:ind w:firstLineChars="200" w:firstLine="420"/>
        <w:rPr>
          <w:bCs/>
          <w:szCs w:val="20"/>
        </w:rPr>
      </w:pPr>
    </w:p>
    <w:p w:rsidR="00EB009B" w:rsidRDefault="00EB009B">
      <w:pPr>
        <w:ind w:firstLineChars="200" w:firstLine="420"/>
        <w:rPr>
          <w:bCs/>
          <w:szCs w:val="20"/>
        </w:rPr>
      </w:pPr>
    </w:p>
    <w:p w:rsidR="00EB009B" w:rsidRDefault="00EB009B">
      <w:pPr>
        <w:ind w:firstLineChars="200" w:firstLine="420"/>
        <w:rPr>
          <w:bCs/>
          <w:szCs w:val="20"/>
        </w:rPr>
      </w:pPr>
    </w:p>
    <w:p w:rsidR="00EB009B" w:rsidRDefault="00EB009B">
      <w:pPr>
        <w:ind w:firstLineChars="200" w:firstLine="420"/>
        <w:rPr>
          <w:bCs/>
          <w:szCs w:val="20"/>
        </w:rPr>
      </w:pPr>
    </w:p>
    <w:p w:rsidR="00EB009B" w:rsidRDefault="00EB009B">
      <w:pPr>
        <w:ind w:firstLineChars="200" w:firstLine="420"/>
        <w:rPr>
          <w:bCs/>
          <w:szCs w:val="20"/>
        </w:rPr>
      </w:pPr>
    </w:p>
    <w:p w:rsidR="00EB009B" w:rsidRDefault="00EB009B">
      <w:pPr>
        <w:ind w:firstLineChars="200" w:firstLine="420"/>
        <w:rPr>
          <w:bCs/>
          <w:szCs w:val="20"/>
        </w:rPr>
      </w:pPr>
    </w:p>
    <w:p w:rsidR="00EB009B" w:rsidRDefault="00EB009B">
      <w:pPr>
        <w:ind w:firstLineChars="200" w:firstLine="420"/>
        <w:rPr>
          <w:bCs/>
          <w:szCs w:val="20"/>
        </w:rPr>
      </w:pPr>
    </w:p>
    <w:p w:rsidR="00004263" w:rsidRPr="00925F0F" w:rsidRDefault="00925F0F" w:rsidP="00925F0F">
      <w:pPr>
        <w:ind w:firstLineChars="200" w:firstLine="420"/>
        <w:rPr>
          <w:rFonts w:ascii="宋体" w:hAnsi="宋体"/>
          <w:bCs/>
          <w:szCs w:val="20"/>
        </w:rPr>
      </w:pPr>
      <w:r w:rsidRPr="00925F0F">
        <w:rPr>
          <w:rFonts w:ascii="宋体" w:hAnsi="宋体"/>
          <w:bCs/>
          <w:szCs w:val="20"/>
        </w:rPr>
        <w:t>图</w:t>
      </w:r>
      <w:r w:rsidRPr="00925F0F">
        <w:rPr>
          <w:rFonts w:ascii="宋体" w:hAnsi="宋体" w:hint="eastAsia"/>
          <w:bCs/>
          <w:szCs w:val="20"/>
        </w:rPr>
        <w:t>7</w:t>
      </w:r>
      <w:r w:rsidRPr="00925F0F">
        <w:rPr>
          <w:rFonts w:ascii="宋体" w:hAnsi="宋体"/>
          <w:bCs/>
          <w:szCs w:val="20"/>
        </w:rPr>
        <w:t xml:space="preserve">.1 </w:t>
      </w:r>
      <w:r w:rsidRPr="00925F0F">
        <w:rPr>
          <w:rFonts w:ascii="宋体" w:hAnsi="宋体" w:hint="eastAsia"/>
          <w:bCs/>
          <w:szCs w:val="20"/>
        </w:rPr>
        <w:t>跳转前，窗口输入</w:t>
      </w:r>
      <w:r>
        <w:rPr>
          <w:rFonts w:ascii="宋体" w:hAnsi="宋体"/>
          <w:bCs/>
          <w:szCs w:val="20"/>
        </w:rPr>
        <w:tab/>
      </w:r>
      <w:r>
        <w:rPr>
          <w:rFonts w:ascii="宋体" w:hAnsi="宋体"/>
          <w:bCs/>
          <w:szCs w:val="20"/>
        </w:rPr>
        <w:tab/>
      </w:r>
      <w:r>
        <w:rPr>
          <w:rFonts w:ascii="宋体" w:hAnsi="宋体"/>
          <w:bCs/>
          <w:szCs w:val="20"/>
        </w:rPr>
        <w:tab/>
      </w:r>
      <w:r>
        <w:rPr>
          <w:rFonts w:ascii="宋体" w:hAnsi="宋体"/>
          <w:bCs/>
          <w:szCs w:val="20"/>
        </w:rPr>
        <w:tab/>
      </w:r>
      <w:r>
        <w:rPr>
          <w:rFonts w:ascii="宋体" w:hAnsi="宋体"/>
          <w:bCs/>
          <w:szCs w:val="20"/>
        </w:rPr>
        <w:tab/>
      </w:r>
      <w:r>
        <w:rPr>
          <w:rFonts w:ascii="宋体" w:hAnsi="宋体"/>
          <w:bCs/>
          <w:szCs w:val="20"/>
        </w:rPr>
        <w:tab/>
      </w:r>
      <w:r>
        <w:rPr>
          <w:rFonts w:ascii="宋体" w:hAnsi="宋体"/>
          <w:bCs/>
          <w:szCs w:val="20"/>
        </w:rPr>
        <w:tab/>
      </w:r>
      <w:r w:rsidRPr="00925F0F">
        <w:rPr>
          <w:rFonts w:ascii="宋体" w:hAnsi="宋体"/>
          <w:bCs/>
          <w:szCs w:val="20"/>
        </w:rPr>
        <w:t>图</w:t>
      </w:r>
      <w:r w:rsidRPr="00925F0F">
        <w:rPr>
          <w:rFonts w:ascii="宋体" w:hAnsi="宋体" w:hint="eastAsia"/>
          <w:bCs/>
          <w:szCs w:val="20"/>
        </w:rPr>
        <w:t>7</w:t>
      </w:r>
      <w:r w:rsidRPr="00925F0F">
        <w:rPr>
          <w:rFonts w:ascii="宋体" w:hAnsi="宋体"/>
          <w:bCs/>
          <w:szCs w:val="20"/>
        </w:rPr>
        <w:t>.</w:t>
      </w:r>
      <w:r>
        <w:rPr>
          <w:rFonts w:ascii="宋体" w:hAnsi="宋体" w:hint="eastAsia"/>
          <w:bCs/>
          <w:szCs w:val="20"/>
        </w:rPr>
        <w:t>2</w:t>
      </w:r>
      <w:r w:rsidRPr="00925F0F">
        <w:rPr>
          <w:rFonts w:ascii="宋体" w:hAnsi="宋体"/>
          <w:bCs/>
          <w:szCs w:val="20"/>
        </w:rPr>
        <w:t xml:space="preserve"> </w:t>
      </w:r>
      <w:r w:rsidRPr="00925F0F">
        <w:rPr>
          <w:rFonts w:ascii="宋体" w:hAnsi="宋体" w:hint="eastAsia"/>
          <w:bCs/>
          <w:szCs w:val="20"/>
        </w:rPr>
        <w:t>跳转</w:t>
      </w:r>
      <w:r>
        <w:rPr>
          <w:rFonts w:ascii="宋体" w:hAnsi="宋体" w:hint="eastAsia"/>
          <w:bCs/>
          <w:szCs w:val="20"/>
        </w:rPr>
        <w:t>后</w:t>
      </w:r>
      <w:r w:rsidRPr="00925F0F">
        <w:rPr>
          <w:rFonts w:ascii="宋体" w:hAnsi="宋体" w:hint="eastAsia"/>
          <w:bCs/>
          <w:szCs w:val="20"/>
        </w:rPr>
        <w:t>，</w:t>
      </w:r>
      <w:r>
        <w:rPr>
          <w:rFonts w:ascii="宋体" w:hAnsi="宋体" w:hint="eastAsia"/>
          <w:bCs/>
          <w:szCs w:val="20"/>
        </w:rPr>
        <w:t>日期改变</w:t>
      </w:r>
    </w:p>
    <w:p w:rsidR="00004263" w:rsidRPr="00925F0F" w:rsidRDefault="00004263" w:rsidP="00925F0F">
      <w:pPr>
        <w:pStyle w:val="1"/>
        <w:rPr>
          <w:rFonts w:ascii="黑体" w:eastAsia="黑体" w:hAnsi="黑体"/>
          <w:b w:val="0"/>
          <w:sz w:val="28"/>
          <w:szCs w:val="28"/>
        </w:rPr>
      </w:pPr>
      <w:bookmarkStart w:id="51" w:name="_Toc11763362"/>
      <w:bookmarkStart w:id="52" w:name="_Toc11766716"/>
      <w:r w:rsidRPr="00925F0F">
        <w:rPr>
          <w:rFonts w:ascii="黑体" w:eastAsia="黑体" w:hAnsi="黑体" w:hint="eastAsia"/>
          <w:b w:val="0"/>
          <w:sz w:val="28"/>
          <w:szCs w:val="28"/>
        </w:rPr>
        <w:t>7.</w:t>
      </w:r>
      <w:r w:rsidRPr="00925F0F">
        <w:rPr>
          <w:rFonts w:ascii="黑体" w:eastAsia="黑体" w:hAnsi="黑体"/>
          <w:b w:val="0"/>
          <w:sz w:val="28"/>
          <w:szCs w:val="28"/>
        </w:rPr>
        <w:t>2 换肤</w:t>
      </w:r>
      <w:r w:rsidRPr="00925F0F">
        <w:rPr>
          <w:rFonts w:ascii="黑体" w:eastAsia="黑体" w:hAnsi="黑体" w:hint="eastAsia"/>
          <w:b w:val="0"/>
          <w:sz w:val="28"/>
          <w:szCs w:val="28"/>
        </w:rPr>
        <w:t>功能</w:t>
      </w:r>
      <w:bookmarkEnd w:id="51"/>
      <w:bookmarkEnd w:id="52"/>
    </w:p>
    <w:p w:rsidR="007F4C17" w:rsidRPr="008671C8" w:rsidRDefault="007F4C17" w:rsidP="008671C8">
      <w:pPr>
        <w:snapToGrid w:val="0"/>
        <w:spacing w:line="360" w:lineRule="auto"/>
        <w:ind w:firstLineChars="200" w:firstLine="480"/>
        <w:rPr>
          <w:rFonts w:ascii="宋体" w:hAnsi="宋体"/>
          <w:bCs/>
          <w:sz w:val="24"/>
          <w:szCs w:val="20"/>
        </w:rPr>
      </w:pPr>
      <w:r w:rsidRPr="008671C8">
        <w:rPr>
          <w:rFonts w:ascii="宋体" w:hAnsi="宋体" w:hint="eastAsia"/>
          <w:bCs/>
          <w:sz w:val="24"/>
          <w:szCs w:val="20"/>
        </w:rPr>
        <w:t>测试Start菜单下的Skin功能。</w:t>
      </w:r>
    </w:p>
    <w:p w:rsidR="00004263" w:rsidRPr="008671C8" w:rsidRDefault="007F4C17" w:rsidP="008671C8">
      <w:pPr>
        <w:snapToGrid w:val="0"/>
        <w:spacing w:line="360" w:lineRule="auto"/>
        <w:ind w:firstLineChars="200" w:firstLine="480"/>
        <w:rPr>
          <w:rFonts w:ascii="宋体" w:hAnsi="宋体"/>
          <w:bCs/>
          <w:sz w:val="24"/>
          <w:szCs w:val="20"/>
        </w:rPr>
      </w:pPr>
      <w:r w:rsidRPr="008671C8">
        <w:rPr>
          <w:rFonts w:ascii="宋体" w:hAnsi="宋体" w:hint="eastAsia"/>
          <w:bCs/>
          <w:sz w:val="24"/>
          <w:szCs w:val="20"/>
        </w:rPr>
        <w:t>有</w:t>
      </w:r>
      <w:proofErr w:type="spellStart"/>
      <w:r w:rsidRPr="008671C8">
        <w:rPr>
          <w:rFonts w:ascii="宋体" w:hAnsi="宋体" w:hint="eastAsia"/>
          <w:bCs/>
          <w:sz w:val="24"/>
          <w:szCs w:val="20"/>
        </w:rPr>
        <w:t>QuietWhite</w:t>
      </w:r>
      <w:proofErr w:type="spellEnd"/>
      <w:r w:rsidRPr="008671C8">
        <w:rPr>
          <w:rFonts w:ascii="宋体" w:hAnsi="宋体" w:hint="eastAsia"/>
          <w:bCs/>
          <w:sz w:val="24"/>
          <w:szCs w:val="20"/>
        </w:rPr>
        <w:t>、</w:t>
      </w:r>
      <w:proofErr w:type="spellStart"/>
      <w:r w:rsidRPr="008671C8">
        <w:rPr>
          <w:rFonts w:ascii="宋体" w:hAnsi="宋体" w:hint="eastAsia"/>
          <w:bCs/>
          <w:sz w:val="24"/>
          <w:szCs w:val="20"/>
        </w:rPr>
        <w:t>SoftYellow</w:t>
      </w:r>
      <w:proofErr w:type="spellEnd"/>
      <w:r w:rsidRPr="008671C8">
        <w:rPr>
          <w:rFonts w:ascii="宋体" w:hAnsi="宋体" w:hint="eastAsia"/>
          <w:bCs/>
          <w:sz w:val="24"/>
          <w:szCs w:val="20"/>
        </w:rPr>
        <w:t>、</w:t>
      </w:r>
      <w:proofErr w:type="spellStart"/>
      <w:r w:rsidRPr="008671C8">
        <w:rPr>
          <w:rFonts w:ascii="宋体" w:hAnsi="宋体" w:hint="eastAsia"/>
          <w:bCs/>
          <w:sz w:val="24"/>
          <w:szCs w:val="20"/>
        </w:rPr>
        <w:t>PureBlack</w:t>
      </w:r>
      <w:proofErr w:type="spellEnd"/>
      <w:r w:rsidRPr="008671C8">
        <w:rPr>
          <w:rFonts w:ascii="宋体" w:hAnsi="宋体" w:hint="eastAsia"/>
          <w:bCs/>
          <w:sz w:val="24"/>
          <w:szCs w:val="20"/>
        </w:rPr>
        <w:t>、</w:t>
      </w:r>
      <w:proofErr w:type="spellStart"/>
      <w:r w:rsidRPr="008671C8">
        <w:rPr>
          <w:rFonts w:ascii="宋体" w:hAnsi="宋体" w:hint="eastAsia"/>
          <w:bCs/>
          <w:sz w:val="24"/>
          <w:szCs w:val="20"/>
        </w:rPr>
        <w:t>VesperalDark</w:t>
      </w:r>
      <w:proofErr w:type="spellEnd"/>
      <w:r w:rsidRPr="008671C8">
        <w:rPr>
          <w:rFonts w:ascii="宋体" w:hAnsi="宋体" w:hint="eastAsia"/>
          <w:bCs/>
          <w:sz w:val="24"/>
          <w:szCs w:val="20"/>
        </w:rPr>
        <w:t>四种皮肤可选，选择</w:t>
      </w:r>
      <w:proofErr w:type="spellStart"/>
      <w:r w:rsidRPr="008671C8">
        <w:rPr>
          <w:rFonts w:ascii="宋体" w:hAnsi="宋体" w:hint="eastAsia"/>
          <w:bCs/>
          <w:sz w:val="24"/>
          <w:szCs w:val="20"/>
        </w:rPr>
        <w:t>VesperalDark</w:t>
      </w:r>
      <w:proofErr w:type="spellEnd"/>
      <w:r w:rsidRPr="008671C8">
        <w:rPr>
          <w:rFonts w:ascii="宋体" w:hAnsi="宋体" w:hint="eastAsia"/>
          <w:bCs/>
          <w:sz w:val="24"/>
          <w:szCs w:val="20"/>
        </w:rPr>
        <w:t>和</w:t>
      </w:r>
      <w:proofErr w:type="spellStart"/>
      <w:r w:rsidRPr="008671C8">
        <w:rPr>
          <w:rFonts w:ascii="宋体" w:hAnsi="宋体" w:hint="eastAsia"/>
          <w:bCs/>
          <w:sz w:val="24"/>
          <w:szCs w:val="20"/>
        </w:rPr>
        <w:t>PureBlack</w:t>
      </w:r>
      <w:proofErr w:type="spellEnd"/>
      <w:r w:rsidRPr="008671C8">
        <w:rPr>
          <w:rFonts w:ascii="宋体" w:hAnsi="宋体" w:hint="eastAsia"/>
          <w:bCs/>
          <w:sz w:val="24"/>
          <w:szCs w:val="20"/>
        </w:rPr>
        <w:t>进行测试。</w:t>
      </w:r>
    </w:p>
    <w:p w:rsidR="00004263" w:rsidRDefault="007F4C17">
      <w:pPr>
        <w:ind w:firstLineChars="200" w:firstLine="420"/>
        <w:rPr>
          <w:bCs/>
          <w:szCs w:val="20"/>
        </w:rPr>
      </w:pPr>
      <w:r w:rsidRPr="007F4C17">
        <w:rPr>
          <w:bCs/>
          <w:noProof/>
          <w:szCs w:val="20"/>
        </w:rPr>
        <w:drawing>
          <wp:anchor distT="0" distB="0" distL="114300" distR="114300" simplePos="0" relativeHeight="251685888" behindDoc="1" locked="0" layoutInCell="1" allowOverlap="1" wp14:anchorId="0E0E4467" wp14:editId="5462EE1F">
            <wp:simplePos x="0" y="0"/>
            <wp:positionH relativeFrom="margin">
              <wp:posOffset>2834865</wp:posOffset>
            </wp:positionH>
            <wp:positionV relativeFrom="paragraph">
              <wp:posOffset>150039</wp:posOffset>
            </wp:positionV>
            <wp:extent cx="2705324" cy="1357311"/>
            <wp:effectExtent l="0" t="0" r="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6584" cy="1357943"/>
                    </a:xfrm>
                    <a:prstGeom prst="rect">
                      <a:avLst/>
                    </a:prstGeom>
                  </pic:spPr>
                </pic:pic>
              </a:graphicData>
            </a:graphic>
            <wp14:sizeRelH relativeFrom="margin">
              <wp14:pctWidth>0</wp14:pctWidth>
            </wp14:sizeRelH>
            <wp14:sizeRelV relativeFrom="margin">
              <wp14:pctHeight>0</wp14:pctHeight>
            </wp14:sizeRelV>
          </wp:anchor>
        </w:drawing>
      </w:r>
      <w:r w:rsidRPr="007F4C17">
        <w:rPr>
          <w:bCs/>
          <w:noProof/>
          <w:szCs w:val="20"/>
        </w:rPr>
        <w:drawing>
          <wp:anchor distT="0" distB="0" distL="114300" distR="114300" simplePos="0" relativeHeight="251687936" behindDoc="1" locked="0" layoutInCell="1" allowOverlap="1" wp14:anchorId="5DD9C6E2" wp14:editId="06AFC0D8">
            <wp:simplePos x="0" y="0"/>
            <wp:positionH relativeFrom="margin">
              <wp:align>left</wp:align>
            </wp:positionH>
            <wp:positionV relativeFrom="paragraph">
              <wp:posOffset>132178</wp:posOffset>
            </wp:positionV>
            <wp:extent cx="2760029" cy="1374324"/>
            <wp:effectExtent l="0" t="0" r="2540"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60029" cy="1374324"/>
                    </a:xfrm>
                    <a:prstGeom prst="rect">
                      <a:avLst/>
                    </a:prstGeom>
                  </pic:spPr>
                </pic:pic>
              </a:graphicData>
            </a:graphic>
            <wp14:sizeRelH relativeFrom="margin">
              <wp14:pctWidth>0</wp14:pctWidth>
            </wp14:sizeRelH>
            <wp14:sizeRelV relativeFrom="margin">
              <wp14:pctHeight>0</wp14:pctHeight>
            </wp14:sizeRelV>
          </wp:anchor>
        </w:drawing>
      </w:r>
    </w:p>
    <w:p w:rsidR="00004263" w:rsidRDefault="00004263">
      <w:pPr>
        <w:ind w:firstLineChars="200" w:firstLine="420"/>
        <w:rPr>
          <w:bCs/>
          <w:szCs w:val="20"/>
        </w:rPr>
      </w:pPr>
    </w:p>
    <w:p w:rsidR="00004263" w:rsidRDefault="00004263">
      <w:pPr>
        <w:ind w:firstLineChars="200" w:firstLine="420"/>
        <w:rPr>
          <w:bCs/>
          <w:szCs w:val="20"/>
        </w:rPr>
      </w:pPr>
    </w:p>
    <w:p w:rsidR="00004263" w:rsidRDefault="00004263">
      <w:pPr>
        <w:ind w:firstLineChars="200" w:firstLine="420"/>
        <w:rPr>
          <w:bCs/>
          <w:szCs w:val="20"/>
        </w:rPr>
      </w:pPr>
    </w:p>
    <w:p w:rsidR="00004263" w:rsidRDefault="00004263">
      <w:pPr>
        <w:ind w:firstLineChars="200" w:firstLine="420"/>
        <w:rPr>
          <w:bCs/>
          <w:szCs w:val="20"/>
        </w:rPr>
      </w:pPr>
    </w:p>
    <w:p w:rsidR="00004263" w:rsidRDefault="00004263">
      <w:pPr>
        <w:ind w:firstLineChars="200" w:firstLine="420"/>
        <w:rPr>
          <w:bCs/>
          <w:szCs w:val="20"/>
        </w:rPr>
      </w:pPr>
    </w:p>
    <w:p w:rsidR="00925F0F" w:rsidRDefault="00925F0F">
      <w:pPr>
        <w:ind w:firstLineChars="200" w:firstLine="420"/>
        <w:rPr>
          <w:bCs/>
          <w:szCs w:val="20"/>
        </w:rPr>
      </w:pPr>
    </w:p>
    <w:p w:rsidR="00925F0F" w:rsidRDefault="00925F0F">
      <w:pPr>
        <w:ind w:firstLineChars="200" w:firstLine="420"/>
        <w:rPr>
          <w:bCs/>
          <w:szCs w:val="20"/>
        </w:rPr>
      </w:pPr>
    </w:p>
    <w:p w:rsidR="00925F0F" w:rsidRDefault="00925F0F">
      <w:pPr>
        <w:ind w:firstLineChars="200" w:firstLine="420"/>
        <w:rPr>
          <w:bCs/>
          <w:szCs w:val="20"/>
        </w:rPr>
      </w:pPr>
    </w:p>
    <w:p w:rsidR="00004263" w:rsidRPr="00925F0F" w:rsidRDefault="00925F0F" w:rsidP="007F4C17">
      <w:pPr>
        <w:ind w:left="420" w:firstLineChars="300" w:firstLine="630"/>
        <w:rPr>
          <w:rFonts w:ascii="宋体" w:hAnsi="宋体"/>
          <w:bCs/>
          <w:szCs w:val="20"/>
        </w:rPr>
      </w:pPr>
      <w:r w:rsidRPr="00925F0F">
        <w:rPr>
          <w:rFonts w:ascii="宋体" w:hAnsi="宋体"/>
          <w:bCs/>
          <w:szCs w:val="20"/>
        </w:rPr>
        <w:t>图</w:t>
      </w:r>
      <w:r w:rsidRPr="00925F0F">
        <w:rPr>
          <w:rFonts w:ascii="宋体" w:hAnsi="宋体" w:hint="eastAsia"/>
          <w:bCs/>
          <w:szCs w:val="20"/>
        </w:rPr>
        <w:t>7</w:t>
      </w:r>
      <w:r w:rsidRPr="00925F0F">
        <w:rPr>
          <w:rFonts w:ascii="宋体" w:hAnsi="宋体"/>
          <w:bCs/>
          <w:szCs w:val="20"/>
        </w:rPr>
        <w:t>.</w:t>
      </w:r>
      <w:r w:rsidR="007F4C17">
        <w:rPr>
          <w:rFonts w:ascii="宋体" w:hAnsi="宋体" w:hint="eastAsia"/>
          <w:bCs/>
          <w:szCs w:val="20"/>
        </w:rPr>
        <w:t>3</w:t>
      </w:r>
      <w:r w:rsidRPr="00925F0F">
        <w:rPr>
          <w:rFonts w:ascii="宋体" w:hAnsi="宋体"/>
          <w:bCs/>
          <w:szCs w:val="20"/>
        </w:rPr>
        <w:t xml:space="preserve"> </w:t>
      </w:r>
      <w:proofErr w:type="spellStart"/>
      <w:r w:rsidR="007F4C17">
        <w:rPr>
          <w:rFonts w:ascii="宋体" w:hAnsi="宋体" w:hint="eastAsia"/>
          <w:bCs/>
          <w:szCs w:val="20"/>
        </w:rPr>
        <w:t>VersperalDark</w:t>
      </w:r>
      <w:proofErr w:type="spellEnd"/>
      <w:r w:rsidR="007F4C17">
        <w:rPr>
          <w:rFonts w:ascii="宋体" w:hAnsi="宋体"/>
          <w:bCs/>
          <w:szCs w:val="20"/>
        </w:rPr>
        <w:tab/>
      </w:r>
      <w:r w:rsidR="007F4C17">
        <w:rPr>
          <w:rFonts w:ascii="宋体" w:hAnsi="宋体"/>
          <w:bCs/>
          <w:szCs w:val="20"/>
        </w:rPr>
        <w:tab/>
      </w:r>
      <w:r w:rsidR="007F4C17">
        <w:rPr>
          <w:rFonts w:ascii="宋体" w:hAnsi="宋体"/>
          <w:bCs/>
          <w:szCs w:val="20"/>
        </w:rPr>
        <w:tab/>
      </w:r>
      <w:r w:rsidR="007F4C17">
        <w:rPr>
          <w:rFonts w:ascii="宋体" w:hAnsi="宋体"/>
          <w:bCs/>
          <w:szCs w:val="20"/>
        </w:rPr>
        <w:tab/>
      </w:r>
      <w:r w:rsidR="007F4C17">
        <w:rPr>
          <w:rFonts w:ascii="宋体" w:hAnsi="宋体"/>
          <w:bCs/>
          <w:szCs w:val="20"/>
        </w:rPr>
        <w:tab/>
      </w:r>
      <w:r w:rsidR="007F4C17">
        <w:rPr>
          <w:rFonts w:ascii="宋体" w:hAnsi="宋体"/>
          <w:bCs/>
          <w:szCs w:val="20"/>
        </w:rPr>
        <w:tab/>
      </w:r>
      <w:r w:rsidR="007F4C17">
        <w:rPr>
          <w:rFonts w:ascii="宋体" w:hAnsi="宋体"/>
          <w:bCs/>
          <w:szCs w:val="20"/>
        </w:rPr>
        <w:tab/>
      </w:r>
      <w:r w:rsidR="007F4C17">
        <w:rPr>
          <w:rFonts w:ascii="宋体" w:hAnsi="宋体"/>
          <w:bCs/>
          <w:szCs w:val="20"/>
        </w:rPr>
        <w:tab/>
      </w:r>
      <w:r w:rsidR="007F4C17">
        <w:rPr>
          <w:rFonts w:ascii="宋体" w:hAnsi="宋体" w:hint="eastAsia"/>
          <w:bCs/>
          <w:szCs w:val="20"/>
        </w:rPr>
        <w:t>图7.4</w:t>
      </w:r>
      <w:r w:rsidR="007F4C17">
        <w:rPr>
          <w:rFonts w:ascii="宋体" w:hAnsi="宋体"/>
          <w:bCs/>
          <w:szCs w:val="20"/>
        </w:rPr>
        <w:t xml:space="preserve"> </w:t>
      </w:r>
      <w:proofErr w:type="spellStart"/>
      <w:r w:rsidR="007F4C17">
        <w:rPr>
          <w:rFonts w:ascii="宋体" w:hAnsi="宋体" w:hint="eastAsia"/>
          <w:bCs/>
          <w:szCs w:val="20"/>
        </w:rPr>
        <w:t>PureBlack</w:t>
      </w:r>
      <w:proofErr w:type="spellEnd"/>
    </w:p>
    <w:p w:rsidR="00004263" w:rsidRPr="00925F0F" w:rsidRDefault="00004263" w:rsidP="00925F0F">
      <w:pPr>
        <w:pStyle w:val="1"/>
        <w:rPr>
          <w:rFonts w:ascii="黑体" w:eastAsia="黑体" w:hAnsi="黑体"/>
          <w:b w:val="0"/>
          <w:sz w:val="28"/>
          <w:szCs w:val="28"/>
        </w:rPr>
      </w:pPr>
      <w:bookmarkStart w:id="53" w:name="_Toc11763363"/>
      <w:bookmarkStart w:id="54" w:name="_Toc11766717"/>
      <w:r w:rsidRPr="00925F0F">
        <w:rPr>
          <w:rFonts w:ascii="黑体" w:eastAsia="黑体" w:hAnsi="黑体" w:hint="eastAsia"/>
          <w:b w:val="0"/>
          <w:sz w:val="28"/>
          <w:szCs w:val="28"/>
        </w:rPr>
        <w:t>7.3</w:t>
      </w:r>
      <w:r w:rsidRPr="00925F0F">
        <w:rPr>
          <w:rFonts w:ascii="黑体" w:eastAsia="黑体" w:hAnsi="黑体"/>
          <w:b w:val="0"/>
          <w:sz w:val="28"/>
          <w:szCs w:val="28"/>
        </w:rPr>
        <w:t xml:space="preserve"> </w:t>
      </w:r>
      <w:r w:rsidRPr="00925F0F">
        <w:rPr>
          <w:rFonts w:ascii="黑体" w:eastAsia="黑体" w:hAnsi="黑体" w:hint="eastAsia"/>
          <w:b w:val="0"/>
          <w:sz w:val="28"/>
          <w:szCs w:val="28"/>
        </w:rPr>
        <w:t>定时功能</w:t>
      </w:r>
      <w:bookmarkEnd w:id="53"/>
      <w:bookmarkEnd w:id="54"/>
    </w:p>
    <w:p w:rsidR="00004263" w:rsidRPr="008671C8" w:rsidRDefault="007F4C17" w:rsidP="008671C8">
      <w:pPr>
        <w:snapToGrid w:val="0"/>
        <w:spacing w:line="360" w:lineRule="auto"/>
        <w:ind w:firstLineChars="200" w:firstLine="420"/>
        <w:rPr>
          <w:bCs/>
          <w:szCs w:val="20"/>
        </w:rPr>
      </w:pPr>
      <w:r>
        <w:rPr>
          <w:rFonts w:hint="eastAsia"/>
          <w:bCs/>
          <w:szCs w:val="20"/>
        </w:rPr>
        <w:t>测试</w:t>
      </w:r>
      <w:r>
        <w:rPr>
          <w:rFonts w:hint="eastAsia"/>
          <w:bCs/>
          <w:szCs w:val="20"/>
        </w:rPr>
        <w:t>Function</w:t>
      </w:r>
      <w:r>
        <w:rPr>
          <w:rFonts w:hint="eastAsia"/>
          <w:bCs/>
          <w:szCs w:val="20"/>
        </w:rPr>
        <w:t>菜单下的</w:t>
      </w:r>
      <w:r>
        <w:rPr>
          <w:rFonts w:hint="eastAsia"/>
          <w:bCs/>
          <w:szCs w:val="20"/>
        </w:rPr>
        <w:t>Alarm</w:t>
      </w:r>
      <w:r>
        <w:rPr>
          <w:rFonts w:hint="eastAsia"/>
          <w:bCs/>
          <w:szCs w:val="20"/>
        </w:rPr>
        <w:t>功能。</w:t>
      </w:r>
      <w:r w:rsidR="00925F0F">
        <w:rPr>
          <w:rFonts w:hint="eastAsia"/>
          <w:bCs/>
          <w:szCs w:val="20"/>
        </w:rPr>
        <w:t>当前时间</w:t>
      </w:r>
      <w:r w:rsidR="00340897">
        <w:rPr>
          <w:rFonts w:hint="eastAsia"/>
          <w:bCs/>
          <w:szCs w:val="20"/>
        </w:rPr>
        <w:t>15</w:t>
      </w:r>
      <w:r w:rsidR="00340897">
        <w:rPr>
          <w:rFonts w:hint="eastAsia"/>
          <w:bCs/>
          <w:szCs w:val="20"/>
        </w:rPr>
        <w:t>：</w:t>
      </w:r>
      <w:r>
        <w:rPr>
          <w:rFonts w:hint="eastAsia"/>
          <w:bCs/>
          <w:szCs w:val="20"/>
        </w:rPr>
        <w:t>40</w:t>
      </w:r>
      <w:r w:rsidR="00925F0F">
        <w:rPr>
          <w:rFonts w:hint="eastAsia"/>
          <w:bCs/>
          <w:szCs w:val="20"/>
        </w:rPr>
        <w:t>，</w:t>
      </w:r>
      <w:r w:rsidR="00925F0F">
        <w:rPr>
          <w:rFonts w:hint="eastAsia"/>
          <w:bCs/>
          <w:szCs w:val="20"/>
        </w:rPr>
        <w:t xml:space="preserve"> </w:t>
      </w:r>
      <w:r w:rsidR="00004263">
        <w:rPr>
          <w:rFonts w:hint="eastAsia"/>
          <w:bCs/>
          <w:szCs w:val="20"/>
        </w:rPr>
        <w:t>定一个闹钟，</w:t>
      </w:r>
      <w:r w:rsidR="00340897">
        <w:rPr>
          <w:rFonts w:hint="eastAsia"/>
          <w:bCs/>
          <w:szCs w:val="20"/>
        </w:rPr>
        <w:t>15</w:t>
      </w:r>
      <w:r w:rsidR="00340897">
        <w:rPr>
          <w:rFonts w:hint="eastAsia"/>
          <w:bCs/>
          <w:szCs w:val="20"/>
        </w:rPr>
        <w:t>：</w:t>
      </w:r>
      <w:r>
        <w:rPr>
          <w:rFonts w:hint="eastAsia"/>
          <w:bCs/>
          <w:szCs w:val="20"/>
        </w:rPr>
        <w:t>43</w:t>
      </w:r>
      <w:r w:rsidR="00004263">
        <w:rPr>
          <w:rFonts w:hint="eastAsia"/>
          <w:bCs/>
          <w:szCs w:val="20"/>
        </w:rPr>
        <w:t>提醒</w:t>
      </w:r>
      <w:r w:rsidR="00925F0F">
        <w:rPr>
          <w:rFonts w:hint="eastAsia"/>
          <w:bCs/>
          <w:szCs w:val="20"/>
        </w:rPr>
        <w:t>。</w:t>
      </w:r>
    </w:p>
    <w:p w:rsidR="00925F0F" w:rsidRDefault="00D06CB5">
      <w:pPr>
        <w:ind w:firstLineChars="200" w:firstLine="420"/>
        <w:rPr>
          <w:bCs/>
          <w:szCs w:val="20"/>
        </w:rPr>
      </w:pPr>
      <w:r w:rsidRPr="00D06CB5">
        <w:rPr>
          <w:bCs/>
          <w:noProof/>
          <w:szCs w:val="20"/>
        </w:rPr>
        <w:lastRenderedPageBreak/>
        <w:drawing>
          <wp:anchor distT="0" distB="0" distL="114300" distR="114300" simplePos="0" relativeHeight="251675648" behindDoc="1" locked="0" layoutInCell="1" allowOverlap="1" wp14:anchorId="33036B55" wp14:editId="25395906">
            <wp:simplePos x="0" y="0"/>
            <wp:positionH relativeFrom="margin">
              <wp:align>center</wp:align>
            </wp:positionH>
            <wp:positionV relativeFrom="paragraph">
              <wp:posOffset>7188</wp:posOffset>
            </wp:positionV>
            <wp:extent cx="3323500" cy="1654896"/>
            <wp:effectExtent l="0" t="0" r="0" b="254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23500" cy="1654896"/>
                    </a:xfrm>
                    <a:prstGeom prst="rect">
                      <a:avLst/>
                    </a:prstGeom>
                  </pic:spPr>
                </pic:pic>
              </a:graphicData>
            </a:graphic>
            <wp14:sizeRelH relativeFrom="margin">
              <wp14:pctWidth>0</wp14:pctWidth>
            </wp14:sizeRelH>
            <wp14:sizeRelV relativeFrom="margin">
              <wp14:pctHeight>0</wp14:pctHeight>
            </wp14:sizeRelV>
          </wp:anchor>
        </w:drawing>
      </w:r>
    </w:p>
    <w:p w:rsidR="00925F0F" w:rsidRDefault="00925F0F">
      <w:pPr>
        <w:ind w:firstLineChars="200" w:firstLine="420"/>
        <w:rPr>
          <w:bCs/>
          <w:szCs w:val="20"/>
        </w:rPr>
      </w:pPr>
    </w:p>
    <w:p w:rsidR="00925F0F" w:rsidRDefault="00925F0F">
      <w:pPr>
        <w:ind w:firstLineChars="200" w:firstLine="420"/>
        <w:rPr>
          <w:bCs/>
          <w:szCs w:val="20"/>
        </w:rPr>
      </w:pPr>
    </w:p>
    <w:p w:rsidR="00004263" w:rsidRDefault="00004263">
      <w:pPr>
        <w:ind w:firstLineChars="200" w:firstLine="420"/>
        <w:rPr>
          <w:bCs/>
          <w:szCs w:val="20"/>
        </w:rPr>
      </w:pPr>
    </w:p>
    <w:p w:rsidR="00D06CB5" w:rsidRDefault="00D06CB5">
      <w:pPr>
        <w:ind w:firstLineChars="200" w:firstLine="420"/>
        <w:rPr>
          <w:bCs/>
          <w:szCs w:val="20"/>
        </w:rPr>
      </w:pPr>
    </w:p>
    <w:p w:rsidR="00925F0F" w:rsidRDefault="00925F0F" w:rsidP="00925F0F">
      <w:pPr>
        <w:ind w:firstLineChars="200" w:firstLine="420"/>
        <w:rPr>
          <w:rFonts w:ascii="宋体" w:hAnsi="宋体"/>
          <w:bCs/>
          <w:szCs w:val="20"/>
        </w:rPr>
      </w:pPr>
    </w:p>
    <w:p w:rsidR="00D06CB5" w:rsidRDefault="00D06CB5" w:rsidP="00925F0F">
      <w:pPr>
        <w:ind w:firstLineChars="200" w:firstLine="420"/>
        <w:rPr>
          <w:rFonts w:ascii="宋体" w:hAnsi="宋体"/>
          <w:bCs/>
          <w:szCs w:val="20"/>
        </w:rPr>
      </w:pPr>
    </w:p>
    <w:p w:rsidR="00D06CB5" w:rsidRDefault="00D06CB5" w:rsidP="00925F0F">
      <w:pPr>
        <w:ind w:firstLineChars="200" w:firstLine="420"/>
        <w:rPr>
          <w:rFonts w:ascii="宋体" w:hAnsi="宋体"/>
          <w:bCs/>
          <w:szCs w:val="20"/>
        </w:rPr>
      </w:pPr>
    </w:p>
    <w:p w:rsidR="00925F0F" w:rsidRDefault="00925F0F" w:rsidP="00925F0F">
      <w:pPr>
        <w:ind w:firstLineChars="200" w:firstLine="420"/>
        <w:rPr>
          <w:rFonts w:ascii="宋体" w:hAnsi="宋体"/>
          <w:bCs/>
          <w:szCs w:val="20"/>
        </w:rPr>
      </w:pPr>
    </w:p>
    <w:p w:rsidR="00D06CB5" w:rsidRDefault="00925F0F" w:rsidP="00D06CB5">
      <w:pPr>
        <w:ind w:firstLineChars="200" w:firstLine="420"/>
        <w:jc w:val="center"/>
        <w:rPr>
          <w:rFonts w:ascii="宋体" w:hAnsi="宋体"/>
          <w:bCs/>
          <w:szCs w:val="20"/>
        </w:rPr>
      </w:pPr>
      <w:r w:rsidRPr="00925F0F">
        <w:rPr>
          <w:rFonts w:ascii="宋体" w:hAnsi="宋体"/>
          <w:bCs/>
          <w:szCs w:val="20"/>
        </w:rPr>
        <w:t>图</w:t>
      </w:r>
      <w:r w:rsidRPr="00925F0F">
        <w:rPr>
          <w:rFonts w:ascii="宋体" w:hAnsi="宋体" w:hint="eastAsia"/>
          <w:bCs/>
          <w:szCs w:val="20"/>
        </w:rPr>
        <w:t>7</w:t>
      </w:r>
      <w:r w:rsidRPr="00925F0F">
        <w:rPr>
          <w:rFonts w:ascii="宋体" w:hAnsi="宋体"/>
          <w:bCs/>
          <w:szCs w:val="20"/>
        </w:rPr>
        <w:t>.</w:t>
      </w:r>
      <w:r w:rsidR="00B026B6">
        <w:rPr>
          <w:rFonts w:ascii="宋体" w:hAnsi="宋体" w:hint="eastAsia"/>
          <w:bCs/>
          <w:szCs w:val="20"/>
        </w:rPr>
        <w:t>5</w:t>
      </w:r>
      <w:r w:rsidRPr="00925F0F">
        <w:rPr>
          <w:rFonts w:ascii="宋体" w:hAnsi="宋体"/>
          <w:bCs/>
          <w:szCs w:val="20"/>
        </w:rPr>
        <w:t xml:space="preserve"> </w:t>
      </w:r>
      <w:r>
        <w:rPr>
          <w:rFonts w:ascii="宋体" w:hAnsi="宋体" w:hint="eastAsia"/>
          <w:bCs/>
          <w:szCs w:val="20"/>
        </w:rPr>
        <w:t>定时前，窗口输入</w:t>
      </w:r>
    </w:p>
    <w:p w:rsidR="00501DE6" w:rsidRDefault="00501DE6" w:rsidP="00D06CB5">
      <w:pPr>
        <w:ind w:firstLineChars="200" w:firstLine="420"/>
        <w:jc w:val="center"/>
        <w:rPr>
          <w:rFonts w:ascii="宋体" w:hAnsi="宋体"/>
          <w:bCs/>
          <w:szCs w:val="20"/>
        </w:rPr>
      </w:pPr>
    </w:p>
    <w:p w:rsidR="00D06CB5" w:rsidRDefault="00D06CB5" w:rsidP="00D06CB5">
      <w:pPr>
        <w:ind w:firstLineChars="200" w:firstLine="420"/>
        <w:jc w:val="center"/>
        <w:rPr>
          <w:rFonts w:ascii="宋体" w:hAnsi="宋体"/>
          <w:bCs/>
          <w:szCs w:val="20"/>
        </w:rPr>
      </w:pPr>
      <w:r w:rsidRPr="00D06CB5">
        <w:rPr>
          <w:rFonts w:ascii="宋体" w:hAnsi="宋体"/>
          <w:bCs/>
          <w:noProof/>
          <w:szCs w:val="20"/>
        </w:rPr>
        <w:drawing>
          <wp:anchor distT="0" distB="0" distL="114300" distR="114300" simplePos="0" relativeHeight="251679744" behindDoc="1" locked="0" layoutInCell="1" allowOverlap="1" wp14:anchorId="755DE32E" wp14:editId="2DE1619C">
            <wp:simplePos x="0" y="0"/>
            <wp:positionH relativeFrom="margin">
              <wp:posOffset>3164804</wp:posOffset>
            </wp:positionH>
            <wp:positionV relativeFrom="paragraph">
              <wp:posOffset>2540</wp:posOffset>
            </wp:positionV>
            <wp:extent cx="1983221" cy="1669949"/>
            <wp:effectExtent l="0" t="0" r="0" b="6985"/>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83221" cy="1669949"/>
                    </a:xfrm>
                    <a:prstGeom prst="rect">
                      <a:avLst/>
                    </a:prstGeom>
                  </pic:spPr>
                </pic:pic>
              </a:graphicData>
            </a:graphic>
            <wp14:sizeRelH relativeFrom="margin">
              <wp14:pctWidth>0</wp14:pctWidth>
            </wp14:sizeRelH>
            <wp14:sizeRelV relativeFrom="margin">
              <wp14:pctHeight>0</wp14:pctHeight>
            </wp14:sizeRelV>
          </wp:anchor>
        </w:drawing>
      </w:r>
      <w:r w:rsidRPr="00D06CB5">
        <w:rPr>
          <w:bCs/>
          <w:noProof/>
          <w:szCs w:val="20"/>
        </w:rPr>
        <w:drawing>
          <wp:anchor distT="0" distB="0" distL="114300" distR="114300" simplePos="0" relativeHeight="251677696" behindDoc="1" locked="0" layoutInCell="1" allowOverlap="1" wp14:anchorId="195BAEAE" wp14:editId="6D49121D">
            <wp:simplePos x="0" y="0"/>
            <wp:positionH relativeFrom="margin">
              <wp:posOffset>476834</wp:posOffset>
            </wp:positionH>
            <wp:positionV relativeFrom="paragraph">
              <wp:posOffset>40114</wp:posOffset>
            </wp:positionV>
            <wp:extent cx="1940996" cy="1630837"/>
            <wp:effectExtent l="0" t="0" r="2540" b="762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40996" cy="1630837"/>
                    </a:xfrm>
                    <a:prstGeom prst="rect">
                      <a:avLst/>
                    </a:prstGeom>
                  </pic:spPr>
                </pic:pic>
              </a:graphicData>
            </a:graphic>
            <wp14:sizeRelH relativeFrom="margin">
              <wp14:pctWidth>0</wp14:pctWidth>
            </wp14:sizeRelH>
            <wp14:sizeRelV relativeFrom="margin">
              <wp14:pctHeight>0</wp14:pctHeight>
            </wp14:sizeRelV>
          </wp:anchor>
        </w:drawing>
      </w:r>
      <w:r w:rsidR="00925F0F">
        <w:rPr>
          <w:rFonts w:ascii="宋体" w:hAnsi="宋体"/>
          <w:bCs/>
          <w:szCs w:val="20"/>
        </w:rPr>
        <w:tab/>
      </w:r>
      <w:r w:rsidR="00925F0F">
        <w:rPr>
          <w:rFonts w:ascii="宋体" w:hAnsi="宋体"/>
          <w:bCs/>
          <w:szCs w:val="20"/>
        </w:rPr>
        <w:tab/>
      </w:r>
      <w:r w:rsidR="00925F0F">
        <w:rPr>
          <w:rFonts w:ascii="宋体" w:hAnsi="宋体"/>
          <w:bCs/>
          <w:szCs w:val="20"/>
        </w:rPr>
        <w:tab/>
      </w:r>
      <w:r w:rsidR="00925F0F">
        <w:rPr>
          <w:rFonts w:ascii="宋体" w:hAnsi="宋体"/>
          <w:bCs/>
          <w:szCs w:val="20"/>
        </w:rPr>
        <w:tab/>
      </w:r>
      <w:r w:rsidR="00925F0F">
        <w:rPr>
          <w:rFonts w:ascii="宋体" w:hAnsi="宋体"/>
          <w:bCs/>
          <w:szCs w:val="20"/>
        </w:rPr>
        <w:tab/>
      </w:r>
    </w:p>
    <w:p w:rsidR="00D06CB5" w:rsidRDefault="00D06CB5" w:rsidP="00D06CB5">
      <w:pPr>
        <w:ind w:firstLineChars="200" w:firstLine="420"/>
        <w:jc w:val="center"/>
        <w:rPr>
          <w:rFonts w:ascii="宋体" w:hAnsi="宋体"/>
          <w:bCs/>
          <w:szCs w:val="20"/>
        </w:rPr>
      </w:pPr>
    </w:p>
    <w:p w:rsidR="00D06CB5" w:rsidRDefault="00D06CB5" w:rsidP="00D06CB5">
      <w:pPr>
        <w:ind w:firstLineChars="200" w:firstLine="420"/>
        <w:jc w:val="center"/>
        <w:rPr>
          <w:rFonts w:ascii="宋体" w:hAnsi="宋体"/>
          <w:bCs/>
          <w:szCs w:val="20"/>
        </w:rPr>
      </w:pPr>
    </w:p>
    <w:p w:rsidR="00D06CB5" w:rsidRDefault="00D06CB5" w:rsidP="00D06CB5">
      <w:pPr>
        <w:ind w:firstLineChars="200" w:firstLine="420"/>
        <w:jc w:val="center"/>
        <w:rPr>
          <w:rFonts w:ascii="宋体" w:hAnsi="宋体"/>
          <w:bCs/>
          <w:szCs w:val="20"/>
        </w:rPr>
      </w:pPr>
    </w:p>
    <w:p w:rsidR="00D06CB5" w:rsidRDefault="00D06CB5" w:rsidP="00D06CB5">
      <w:pPr>
        <w:ind w:firstLineChars="200" w:firstLine="420"/>
        <w:jc w:val="center"/>
        <w:rPr>
          <w:rFonts w:ascii="宋体" w:hAnsi="宋体"/>
          <w:bCs/>
          <w:szCs w:val="20"/>
        </w:rPr>
      </w:pPr>
    </w:p>
    <w:p w:rsidR="00D06CB5" w:rsidRDefault="00D06CB5" w:rsidP="00D06CB5">
      <w:pPr>
        <w:ind w:firstLineChars="200" w:firstLine="420"/>
        <w:jc w:val="center"/>
        <w:rPr>
          <w:rFonts w:ascii="宋体" w:hAnsi="宋体"/>
          <w:bCs/>
          <w:szCs w:val="20"/>
        </w:rPr>
      </w:pPr>
    </w:p>
    <w:p w:rsidR="00D06CB5" w:rsidRDefault="00D06CB5" w:rsidP="00D06CB5">
      <w:pPr>
        <w:ind w:firstLineChars="200" w:firstLine="420"/>
        <w:jc w:val="center"/>
        <w:rPr>
          <w:rFonts w:ascii="宋体" w:hAnsi="宋体"/>
          <w:bCs/>
          <w:szCs w:val="20"/>
        </w:rPr>
      </w:pPr>
    </w:p>
    <w:p w:rsidR="00D06CB5" w:rsidRDefault="00D06CB5" w:rsidP="00D06CB5">
      <w:pPr>
        <w:ind w:firstLineChars="200" w:firstLine="420"/>
        <w:jc w:val="center"/>
        <w:rPr>
          <w:rFonts w:ascii="宋体" w:hAnsi="宋体"/>
          <w:bCs/>
          <w:szCs w:val="20"/>
        </w:rPr>
      </w:pPr>
    </w:p>
    <w:p w:rsidR="00D06CB5" w:rsidRDefault="00D06CB5" w:rsidP="00D06CB5">
      <w:pPr>
        <w:ind w:firstLineChars="200" w:firstLine="420"/>
        <w:jc w:val="center"/>
        <w:rPr>
          <w:rFonts w:ascii="宋体" w:hAnsi="宋体"/>
          <w:bCs/>
          <w:szCs w:val="20"/>
        </w:rPr>
      </w:pPr>
    </w:p>
    <w:p w:rsidR="00004263" w:rsidRPr="00501DE6" w:rsidRDefault="00925F0F" w:rsidP="00501DE6">
      <w:pPr>
        <w:ind w:firstLineChars="300" w:firstLine="630"/>
        <w:rPr>
          <w:rFonts w:ascii="宋体" w:hAnsi="宋体"/>
          <w:bCs/>
          <w:szCs w:val="20"/>
        </w:rPr>
      </w:pPr>
      <w:r w:rsidRPr="00925F0F">
        <w:rPr>
          <w:rFonts w:ascii="宋体" w:hAnsi="宋体"/>
          <w:bCs/>
          <w:szCs w:val="20"/>
        </w:rPr>
        <w:t>图</w:t>
      </w:r>
      <w:r w:rsidRPr="00925F0F">
        <w:rPr>
          <w:rFonts w:ascii="宋体" w:hAnsi="宋体" w:hint="eastAsia"/>
          <w:bCs/>
          <w:szCs w:val="20"/>
        </w:rPr>
        <w:t>7</w:t>
      </w:r>
      <w:r w:rsidRPr="00925F0F">
        <w:rPr>
          <w:rFonts w:ascii="宋体" w:hAnsi="宋体"/>
          <w:bCs/>
          <w:szCs w:val="20"/>
        </w:rPr>
        <w:t>.</w:t>
      </w:r>
      <w:r w:rsidR="00B026B6">
        <w:rPr>
          <w:rFonts w:ascii="宋体" w:hAnsi="宋体" w:hint="eastAsia"/>
          <w:bCs/>
          <w:szCs w:val="20"/>
        </w:rPr>
        <w:t>6</w:t>
      </w:r>
      <w:r w:rsidR="00D06CB5">
        <w:rPr>
          <w:rFonts w:ascii="宋体" w:hAnsi="宋体"/>
          <w:bCs/>
          <w:szCs w:val="20"/>
        </w:rPr>
        <w:t xml:space="preserve"> </w:t>
      </w:r>
      <w:r w:rsidR="00D06CB5">
        <w:rPr>
          <w:rFonts w:ascii="宋体" w:hAnsi="宋体" w:hint="eastAsia"/>
          <w:bCs/>
          <w:szCs w:val="20"/>
        </w:rPr>
        <w:t>运行时</w:t>
      </w:r>
      <w:r w:rsidR="00D06CB5">
        <w:rPr>
          <w:rFonts w:ascii="宋体" w:hAnsi="宋体"/>
          <w:bCs/>
          <w:szCs w:val="20"/>
        </w:rPr>
        <w:tab/>
      </w:r>
      <w:r w:rsidR="00D06CB5">
        <w:rPr>
          <w:rFonts w:ascii="宋体" w:hAnsi="宋体" w:hint="eastAsia"/>
          <w:bCs/>
          <w:szCs w:val="20"/>
        </w:rPr>
        <w:t>终端显示倒计时</w:t>
      </w:r>
      <w:r w:rsidR="00D06CB5">
        <w:rPr>
          <w:rFonts w:ascii="宋体" w:hAnsi="宋体"/>
          <w:bCs/>
          <w:szCs w:val="20"/>
        </w:rPr>
        <w:tab/>
      </w:r>
      <w:r w:rsidR="00D06CB5">
        <w:rPr>
          <w:rFonts w:ascii="宋体" w:hAnsi="宋体"/>
          <w:bCs/>
          <w:szCs w:val="20"/>
        </w:rPr>
        <w:tab/>
        <w:t xml:space="preserve">   </w:t>
      </w:r>
      <w:r w:rsidR="00D06CB5">
        <w:rPr>
          <w:rFonts w:ascii="宋体" w:hAnsi="宋体"/>
          <w:bCs/>
          <w:szCs w:val="20"/>
        </w:rPr>
        <w:tab/>
      </w:r>
      <w:r w:rsidR="00D06CB5">
        <w:rPr>
          <w:rFonts w:ascii="宋体" w:hAnsi="宋体"/>
          <w:bCs/>
          <w:szCs w:val="20"/>
        </w:rPr>
        <w:tab/>
      </w:r>
      <w:r w:rsidR="00D06CB5">
        <w:rPr>
          <w:rFonts w:ascii="宋体" w:hAnsi="宋体" w:hint="eastAsia"/>
          <w:bCs/>
          <w:szCs w:val="20"/>
        </w:rPr>
        <w:t>图7.</w:t>
      </w:r>
      <w:r w:rsidR="00B026B6">
        <w:rPr>
          <w:rFonts w:ascii="宋体" w:hAnsi="宋体" w:hint="eastAsia"/>
          <w:bCs/>
          <w:szCs w:val="20"/>
        </w:rPr>
        <w:t>7</w:t>
      </w:r>
      <w:r w:rsidR="00D06CB5">
        <w:rPr>
          <w:rFonts w:ascii="宋体" w:hAnsi="宋体"/>
          <w:bCs/>
          <w:szCs w:val="20"/>
        </w:rPr>
        <w:t xml:space="preserve"> </w:t>
      </w:r>
      <w:r w:rsidR="00D06CB5">
        <w:rPr>
          <w:rFonts w:ascii="宋体" w:hAnsi="宋体" w:hint="eastAsia"/>
          <w:bCs/>
          <w:szCs w:val="20"/>
        </w:rPr>
        <w:t>时间到，显示Time</w:t>
      </w:r>
      <w:r w:rsidR="00D06CB5">
        <w:rPr>
          <w:rFonts w:ascii="宋体" w:hAnsi="宋体"/>
          <w:bCs/>
          <w:szCs w:val="20"/>
        </w:rPr>
        <w:t xml:space="preserve"> </w:t>
      </w:r>
      <w:r w:rsidR="00D06CB5">
        <w:rPr>
          <w:rFonts w:ascii="宋体" w:hAnsi="宋体" w:hint="eastAsia"/>
          <w:bCs/>
          <w:szCs w:val="20"/>
        </w:rPr>
        <w:t>Out！</w:t>
      </w:r>
      <w:r w:rsidR="00D06CB5">
        <w:rPr>
          <w:rFonts w:ascii="宋体" w:hAnsi="宋体"/>
          <w:bCs/>
          <w:szCs w:val="20"/>
        </w:rPr>
        <w:tab/>
      </w:r>
    </w:p>
    <w:p w:rsidR="00004263" w:rsidRPr="005954B9" w:rsidRDefault="00925F0F" w:rsidP="005954B9">
      <w:pPr>
        <w:pStyle w:val="af0"/>
        <w:jc w:val="left"/>
        <w:rPr>
          <w:rFonts w:ascii="黑体" w:eastAsia="黑体" w:hAnsi="黑体"/>
          <w:b w:val="0"/>
          <w:sz w:val="28"/>
          <w:szCs w:val="28"/>
        </w:rPr>
      </w:pPr>
      <w:bookmarkStart w:id="55" w:name="_Toc11763364"/>
      <w:bookmarkStart w:id="56" w:name="_Toc11766718"/>
      <w:r w:rsidRPr="005954B9">
        <w:rPr>
          <w:rFonts w:ascii="黑体" w:eastAsia="黑体" w:hAnsi="黑体" w:hint="eastAsia"/>
          <w:b w:val="0"/>
          <w:sz w:val="28"/>
          <w:szCs w:val="28"/>
        </w:rPr>
        <w:t>7.4</w:t>
      </w:r>
      <w:r w:rsidRPr="005954B9">
        <w:rPr>
          <w:rFonts w:ascii="黑体" w:eastAsia="黑体" w:hAnsi="黑体"/>
          <w:b w:val="0"/>
          <w:sz w:val="28"/>
          <w:szCs w:val="28"/>
        </w:rPr>
        <w:t xml:space="preserve"> </w:t>
      </w:r>
      <w:r w:rsidRPr="005954B9">
        <w:rPr>
          <w:rFonts w:ascii="黑体" w:eastAsia="黑体" w:hAnsi="黑体" w:hint="eastAsia"/>
          <w:b w:val="0"/>
          <w:sz w:val="28"/>
          <w:szCs w:val="28"/>
        </w:rPr>
        <w:t>显示About</w:t>
      </w:r>
      <w:bookmarkEnd w:id="55"/>
      <w:bookmarkEnd w:id="56"/>
    </w:p>
    <w:p w:rsidR="00795178" w:rsidRPr="00795178" w:rsidRDefault="00795178" w:rsidP="00B026B6">
      <w:pPr>
        <w:spacing w:line="360" w:lineRule="auto"/>
        <w:ind w:firstLineChars="200" w:firstLine="420"/>
        <w:rPr>
          <w:bCs/>
          <w:szCs w:val="20"/>
        </w:rPr>
      </w:pPr>
      <w:r w:rsidRPr="00795178">
        <w:rPr>
          <w:rFonts w:hint="eastAsia"/>
          <w:bCs/>
          <w:szCs w:val="20"/>
        </w:rPr>
        <w:t xml:space="preserve">Help </w:t>
      </w:r>
      <w:r w:rsidRPr="00795178">
        <w:rPr>
          <w:rFonts w:hint="eastAsia"/>
          <w:bCs/>
          <w:szCs w:val="20"/>
        </w:rPr>
        <w:t>菜单提供关于开发者的一些信息。其中</w:t>
      </w:r>
      <w:r w:rsidRPr="00795178">
        <w:rPr>
          <w:rFonts w:hint="eastAsia"/>
          <w:bCs/>
          <w:szCs w:val="20"/>
        </w:rPr>
        <w:t xml:space="preserve"> Readme </w:t>
      </w:r>
      <w:r w:rsidRPr="00795178">
        <w:rPr>
          <w:rFonts w:hint="eastAsia"/>
          <w:bCs/>
          <w:szCs w:val="20"/>
        </w:rPr>
        <w:t>显示软件的使用说明、</w:t>
      </w:r>
      <w:r w:rsidRPr="00795178">
        <w:rPr>
          <w:rFonts w:hint="eastAsia"/>
          <w:bCs/>
          <w:szCs w:val="20"/>
        </w:rPr>
        <w:t xml:space="preserve">About </w:t>
      </w:r>
      <w:r w:rsidRPr="00795178">
        <w:rPr>
          <w:rFonts w:hint="eastAsia"/>
          <w:bCs/>
          <w:szCs w:val="20"/>
        </w:rPr>
        <w:t>显示开发者的个人信息。</w:t>
      </w:r>
      <w:r w:rsidRPr="00795178">
        <w:rPr>
          <w:rFonts w:hint="eastAsia"/>
          <w:bCs/>
          <w:szCs w:val="20"/>
        </w:rPr>
        <w:t xml:space="preserve"> </w:t>
      </w:r>
    </w:p>
    <w:p w:rsidR="00AB7BEA" w:rsidRDefault="00AB7BEA" w:rsidP="00B026B6">
      <w:pPr>
        <w:spacing w:line="360" w:lineRule="auto"/>
        <w:ind w:firstLineChars="200" w:firstLine="420"/>
        <w:rPr>
          <w:bCs/>
          <w:szCs w:val="20"/>
        </w:rPr>
      </w:pPr>
      <w:r w:rsidRPr="00AB7BEA">
        <w:rPr>
          <w:rFonts w:hint="eastAsia"/>
          <w:bCs/>
          <w:szCs w:val="20"/>
        </w:rPr>
        <w:t>测试</w:t>
      </w:r>
      <w:r w:rsidRPr="00AB7BEA">
        <w:rPr>
          <w:rFonts w:hint="eastAsia"/>
          <w:bCs/>
          <w:szCs w:val="20"/>
        </w:rPr>
        <w:t xml:space="preserve"> Help </w:t>
      </w:r>
      <w:r w:rsidRPr="00AB7BEA">
        <w:rPr>
          <w:rFonts w:hint="eastAsia"/>
          <w:bCs/>
          <w:szCs w:val="20"/>
        </w:rPr>
        <w:t>菜单下的</w:t>
      </w:r>
      <w:r w:rsidRPr="00AB7BEA">
        <w:rPr>
          <w:rFonts w:hint="eastAsia"/>
          <w:bCs/>
          <w:szCs w:val="20"/>
        </w:rPr>
        <w:t xml:space="preserve"> About </w:t>
      </w:r>
      <w:r w:rsidRPr="00AB7BEA">
        <w:rPr>
          <w:rFonts w:hint="eastAsia"/>
          <w:bCs/>
          <w:szCs w:val="20"/>
        </w:rPr>
        <w:t>提示</w:t>
      </w:r>
    </w:p>
    <w:p w:rsidR="00004263" w:rsidRDefault="008671C8">
      <w:pPr>
        <w:ind w:firstLineChars="200" w:firstLine="420"/>
        <w:rPr>
          <w:bCs/>
          <w:szCs w:val="20"/>
        </w:rPr>
      </w:pPr>
      <w:r>
        <w:rPr>
          <w:noProof/>
        </w:rPr>
        <w:drawing>
          <wp:anchor distT="0" distB="0" distL="114300" distR="114300" simplePos="0" relativeHeight="251664384" behindDoc="1" locked="0" layoutInCell="1" allowOverlap="1" wp14:anchorId="68183FF3" wp14:editId="055A3369">
            <wp:simplePos x="0" y="0"/>
            <wp:positionH relativeFrom="margin">
              <wp:align>center</wp:align>
            </wp:positionH>
            <wp:positionV relativeFrom="paragraph">
              <wp:posOffset>128270</wp:posOffset>
            </wp:positionV>
            <wp:extent cx="4750248" cy="2366962"/>
            <wp:effectExtent l="0" t="0" r="0" b="0"/>
            <wp:wrapNone/>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50248" cy="23669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4263" w:rsidRDefault="00004263">
      <w:pPr>
        <w:ind w:firstLineChars="200" w:firstLine="420"/>
        <w:rPr>
          <w:bCs/>
          <w:szCs w:val="20"/>
        </w:rPr>
      </w:pPr>
    </w:p>
    <w:p w:rsidR="00004263" w:rsidRDefault="00004263">
      <w:pPr>
        <w:ind w:firstLineChars="200" w:firstLine="420"/>
        <w:rPr>
          <w:bCs/>
          <w:szCs w:val="20"/>
        </w:rPr>
      </w:pPr>
    </w:p>
    <w:p w:rsidR="00344EE7" w:rsidRDefault="00344EE7">
      <w:pPr>
        <w:ind w:firstLineChars="200" w:firstLine="420"/>
        <w:rPr>
          <w:bCs/>
          <w:szCs w:val="20"/>
        </w:rPr>
      </w:pPr>
    </w:p>
    <w:p w:rsidR="00344EE7" w:rsidRDefault="00344EE7">
      <w:pPr>
        <w:ind w:firstLineChars="200" w:firstLine="420"/>
        <w:rPr>
          <w:bCs/>
          <w:szCs w:val="20"/>
        </w:rPr>
      </w:pPr>
    </w:p>
    <w:p w:rsidR="00344EE7" w:rsidRDefault="00344EE7">
      <w:pPr>
        <w:ind w:firstLineChars="200" w:firstLine="420"/>
        <w:rPr>
          <w:bCs/>
          <w:szCs w:val="20"/>
        </w:rPr>
      </w:pPr>
    </w:p>
    <w:p w:rsidR="00344EE7" w:rsidRDefault="00344EE7">
      <w:pPr>
        <w:ind w:firstLineChars="200" w:firstLine="420"/>
        <w:rPr>
          <w:bCs/>
          <w:szCs w:val="20"/>
        </w:rPr>
      </w:pPr>
    </w:p>
    <w:p w:rsidR="00344EE7" w:rsidRDefault="00344EE7">
      <w:pPr>
        <w:ind w:firstLineChars="200" w:firstLine="420"/>
        <w:rPr>
          <w:bCs/>
          <w:szCs w:val="20"/>
        </w:rPr>
      </w:pPr>
    </w:p>
    <w:p w:rsidR="00344EE7" w:rsidRDefault="00344EE7">
      <w:pPr>
        <w:ind w:firstLineChars="200" w:firstLine="420"/>
        <w:rPr>
          <w:bCs/>
          <w:szCs w:val="20"/>
        </w:rPr>
      </w:pPr>
    </w:p>
    <w:p w:rsidR="00344EE7" w:rsidRDefault="00344EE7">
      <w:pPr>
        <w:ind w:firstLineChars="200" w:firstLine="420"/>
        <w:rPr>
          <w:bCs/>
          <w:szCs w:val="20"/>
        </w:rPr>
      </w:pPr>
    </w:p>
    <w:p w:rsidR="00344EE7" w:rsidRDefault="00344EE7">
      <w:pPr>
        <w:ind w:firstLineChars="200" w:firstLine="420"/>
        <w:rPr>
          <w:bCs/>
          <w:szCs w:val="20"/>
        </w:rPr>
      </w:pPr>
    </w:p>
    <w:p w:rsidR="00A86FB9" w:rsidRDefault="00A86FB9">
      <w:pPr>
        <w:ind w:firstLineChars="200" w:firstLine="420"/>
        <w:rPr>
          <w:bCs/>
          <w:szCs w:val="20"/>
        </w:rPr>
      </w:pPr>
    </w:p>
    <w:p w:rsidR="00A86FB9" w:rsidRDefault="00A86FB9">
      <w:pPr>
        <w:ind w:firstLineChars="200" w:firstLine="420"/>
        <w:rPr>
          <w:bCs/>
          <w:szCs w:val="20"/>
        </w:rPr>
      </w:pPr>
    </w:p>
    <w:p w:rsidR="00A86FB9" w:rsidRDefault="00A86FB9">
      <w:pPr>
        <w:ind w:firstLineChars="200" w:firstLine="420"/>
        <w:rPr>
          <w:bCs/>
          <w:szCs w:val="20"/>
        </w:rPr>
      </w:pPr>
    </w:p>
    <w:p w:rsidR="00A86FB9" w:rsidRDefault="00B026B6" w:rsidP="00B026B6">
      <w:pPr>
        <w:ind w:firstLineChars="200" w:firstLine="420"/>
        <w:jc w:val="center"/>
        <w:rPr>
          <w:bCs/>
          <w:szCs w:val="20"/>
        </w:rPr>
      </w:pPr>
      <w:r>
        <w:rPr>
          <w:rFonts w:ascii="宋体" w:hAnsi="宋体" w:hint="eastAsia"/>
          <w:bCs/>
          <w:szCs w:val="20"/>
        </w:rPr>
        <w:t>图7.8</w:t>
      </w:r>
      <w:r>
        <w:rPr>
          <w:rFonts w:ascii="宋体" w:hAnsi="宋体"/>
          <w:bCs/>
          <w:szCs w:val="20"/>
        </w:rPr>
        <w:t xml:space="preserve"> </w:t>
      </w:r>
      <w:r>
        <w:rPr>
          <w:rFonts w:ascii="宋体" w:hAnsi="宋体" w:hint="eastAsia"/>
          <w:bCs/>
          <w:szCs w:val="20"/>
        </w:rPr>
        <w:t>关于开发者</w:t>
      </w:r>
    </w:p>
    <w:p w:rsidR="00EB009B" w:rsidRPr="00472984" w:rsidRDefault="00EB009B" w:rsidP="00472984">
      <w:pPr>
        <w:pStyle w:val="1"/>
        <w:rPr>
          <w:rFonts w:ascii="黑体" w:eastAsia="黑体" w:hAnsi="黑体"/>
          <w:sz w:val="30"/>
          <w:szCs w:val="30"/>
        </w:rPr>
      </w:pPr>
      <w:bookmarkStart w:id="57" w:name="_Toc11688255"/>
      <w:bookmarkStart w:id="58" w:name="_Toc11763365"/>
      <w:bookmarkStart w:id="59" w:name="_Toc11766719"/>
      <w:r w:rsidRPr="00472984">
        <w:rPr>
          <w:rFonts w:ascii="黑体" w:eastAsia="黑体" w:hAnsi="黑体" w:hint="eastAsia"/>
          <w:sz w:val="30"/>
          <w:szCs w:val="30"/>
        </w:rPr>
        <w:lastRenderedPageBreak/>
        <w:t>参考文献</w:t>
      </w:r>
      <w:bookmarkEnd w:id="57"/>
      <w:bookmarkEnd w:id="58"/>
      <w:bookmarkEnd w:id="59"/>
    </w:p>
    <w:p w:rsidR="00977250" w:rsidRPr="0005669A" w:rsidRDefault="00977250" w:rsidP="00977250">
      <w:pPr>
        <w:jc w:val="left"/>
        <w:rPr>
          <w:rFonts w:ascii="宋体" w:hAnsi="宋体"/>
          <w:bCs/>
          <w:szCs w:val="21"/>
        </w:rPr>
      </w:pPr>
      <w:r w:rsidRPr="0005669A">
        <w:rPr>
          <w:rFonts w:ascii="宋体" w:hAnsi="宋体" w:cs="宋体" w:hint="eastAsia"/>
          <w:bCs/>
          <w:kern w:val="0"/>
          <w:szCs w:val="21"/>
        </w:rPr>
        <w:t>[</w:t>
      </w:r>
      <w:r>
        <w:rPr>
          <w:rFonts w:ascii="宋体" w:hAnsi="宋体" w:cs="宋体" w:hint="eastAsia"/>
          <w:bCs/>
          <w:kern w:val="0"/>
          <w:szCs w:val="21"/>
        </w:rPr>
        <w:t>1</w:t>
      </w:r>
      <w:r w:rsidRPr="0005669A">
        <w:rPr>
          <w:rFonts w:ascii="宋体" w:hAnsi="宋体" w:cs="宋体"/>
          <w:bCs/>
          <w:kern w:val="0"/>
          <w:szCs w:val="21"/>
        </w:rPr>
        <w:t xml:space="preserve">] </w:t>
      </w:r>
      <w:r w:rsidRPr="0005669A">
        <w:rPr>
          <w:rFonts w:ascii="宋体" w:hAnsi="宋体" w:cs="宋体" w:hint="eastAsia"/>
          <w:bCs/>
          <w:kern w:val="0"/>
          <w:szCs w:val="21"/>
        </w:rPr>
        <w:t>赵满来.可视化Java</w:t>
      </w:r>
      <w:ins w:id="60" w:author="枫 落" w:date="2019-06-18T11:23:00Z">
        <w:r w:rsidRPr="0005669A">
          <w:rPr>
            <w:rFonts w:ascii="宋体" w:hAnsi="宋体" w:cs="宋体"/>
            <w:bCs/>
            <w:kern w:val="0"/>
            <w:szCs w:val="21"/>
          </w:rPr>
          <w:t xml:space="preserve"> </w:t>
        </w:r>
      </w:ins>
      <w:r w:rsidRPr="0005669A">
        <w:rPr>
          <w:rFonts w:ascii="宋体" w:hAnsi="宋体" w:cs="宋体" w:hint="eastAsia"/>
          <w:bCs/>
          <w:kern w:val="0"/>
          <w:szCs w:val="21"/>
        </w:rPr>
        <w:t>GUI程序设计实验指导[</w:t>
      </w:r>
      <w:r w:rsidRPr="0005669A">
        <w:rPr>
          <w:rFonts w:ascii="宋体" w:hAnsi="宋体" w:cs="宋体"/>
          <w:bCs/>
          <w:kern w:val="0"/>
          <w:szCs w:val="21"/>
        </w:rPr>
        <w:t>M]</w:t>
      </w:r>
      <w:r w:rsidRPr="0005669A">
        <w:rPr>
          <w:rFonts w:ascii="宋体" w:hAnsi="宋体" w:cs="宋体" w:hint="eastAsia"/>
          <w:bCs/>
          <w:kern w:val="0"/>
          <w:szCs w:val="21"/>
        </w:rPr>
        <w:t>.</w:t>
      </w:r>
      <w:r w:rsidRPr="0005669A">
        <w:rPr>
          <w:rFonts w:ascii="宋体" w:hAnsi="宋体" w:cs="宋体"/>
          <w:bCs/>
          <w:kern w:val="0"/>
          <w:szCs w:val="21"/>
        </w:rPr>
        <w:t xml:space="preserve"> </w:t>
      </w:r>
      <w:r w:rsidRPr="0005669A">
        <w:rPr>
          <w:rFonts w:ascii="宋体" w:hAnsi="宋体" w:cs="宋体" w:hint="eastAsia"/>
          <w:bCs/>
          <w:kern w:val="0"/>
          <w:szCs w:val="21"/>
        </w:rPr>
        <w:t>清华大学出版社，2016</w:t>
      </w:r>
    </w:p>
    <w:p w:rsidR="00977250" w:rsidRPr="0005669A" w:rsidRDefault="00977250" w:rsidP="00977250">
      <w:pPr>
        <w:overflowPunct w:val="0"/>
        <w:adjustRightInd w:val="0"/>
        <w:snapToGrid w:val="0"/>
        <w:jc w:val="left"/>
        <w:rPr>
          <w:rFonts w:ascii="宋体" w:hAnsi="宋体"/>
          <w:szCs w:val="21"/>
        </w:rPr>
      </w:pPr>
      <w:r w:rsidRPr="0005669A">
        <w:rPr>
          <w:rFonts w:ascii="宋体" w:hAnsi="宋体"/>
          <w:szCs w:val="21"/>
        </w:rPr>
        <w:t>[2] 耿祥义.Java 2实用教程(第5版)</w:t>
      </w:r>
      <w:r w:rsidRPr="0005669A">
        <w:rPr>
          <w:rFonts w:ascii="宋体" w:hAnsi="宋体" w:hint="eastAsia"/>
          <w:szCs w:val="21"/>
        </w:rPr>
        <w:t>[M]</w:t>
      </w:r>
      <w:r w:rsidRPr="0005669A">
        <w:rPr>
          <w:rFonts w:ascii="宋体" w:hAnsi="宋体"/>
          <w:szCs w:val="21"/>
        </w:rPr>
        <w:t>. 清华大学出版社,2017</w:t>
      </w:r>
      <w:r w:rsidRPr="0005669A">
        <w:rPr>
          <w:rFonts w:ascii="宋体" w:hAnsi="宋体" w:hint="eastAsia"/>
          <w:szCs w:val="21"/>
        </w:rPr>
        <w:t>.</w:t>
      </w:r>
    </w:p>
    <w:p w:rsidR="00977250" w:rsidRPr="0005669A" w:rsidRDefault="00977250" w:rsidP="00977250">
      <w:pPr>
        <w:overflowPunct w:val="0"/>
        <w:adjustRightInd w:val="0"/>
        <w:snapToGrid w:val="0"/>
        <w:jc w:val="left"/>
        <w:rPr>
          <w:rFonts w:ascii="宋体" w:hAnsi="宋体"/>
          <w:szCs w:val="21"/>
        </w:rPr>
      </w:pPr>
      <w:r w:rsidRPr="0005669A">
        <w:rPr>
          <w:rFonts w:ascii="宋体" w:hAnsi="宋体"/>
          <w:szCs w:val="21"/>
        </w:rPr>
        <w:t>[3] 耿祥义.Java课程设计</w:t>
      </w:r>
      <w:r w:rsidRPr="0005669A">
        <w:rPr>
          <w:rFonts w:ascii="宋体" w:hAnsi="宋体" w:hint="eastAsia"/>
          <w:szCs w:val="21"/>
        </w:rPr>
        <w:t>(</w:t>
      </w:r>
      <w:r w:rsidRPr="0005669A">
        <w:rPr>
          <w:rFonts w:ascii="宋体" w:hAnsi="宋体"/>
          <w:szCs w:val="21"/>
        </w:rPr>
        <w:t>第3版</w:t>
      </w:r>
      <w:r w:rsidRPr="0005669A">
        <w:rPr>
          <w:rFonts w:ascii="宋体" w:hAnsi="宋体" w:hint="eastAsia"/>
          <w:szCs w:val="21"/>
        </w:rPr>
        <w:t>)[M]</w:t>
      </w:r>
      <w:r w:rsidRPr="0005669A">
        <w:rPr>
          <w:rFonts w:ascii="宋体" w:hAnsi="宋体"/>
          <w:szCs w:val="21"/>
        </w:rPr>
        <w:t xml:space="preserve">. 清华大学出版社,2018 </w:t>
      </w:r>
      <w:r w:rsidRPr="0005669A">
        <w:rPr>
          <w:rFonts w:ascii="宋体" w:hAnsi="宋体" w:hint="eastAsia"/>
          <w:szCs w:val="21"/>
        </w:rPr>
        <w:t>.</w:t>
      </w:r>
    </w:p>
    <w:p w:rsidR="00977250" w:rsidRDefault="00977250" w:rsidP="00977250">
      <w:pPr>
        <w:jc w:val="left"/>
        <w:rPr>
          <w:rFonts w:ascii="宋体" w:hAnsi="宋体"/>
          <w:szCs w:val="21"/>
        </w:rPr>
      </w:pPr>
      <w:r w:rsidRPr="0005669A">
        <w:rPr>
          <w:rFonts w:ascii="宋体" w:hAnsi="宋体" w:hint="eastAsia"/>
          <w:szCs w:val="21"/>
        </w:rPr>
        <w:t>[</w:t>
      </w:r>
      <w:r>
        <w:rPr>
          <w:rFonts w:ascii="宋体" w:hAnsi="宋体" w:hint="eastAsia"/>
          <w:szCs w:val="21"/>
        </w:rPr>
        <w:t>4</w:t>
      </w:r>
      <w:r w:rsidRPr="0005669A">
        <w:rPr>
          <w:rFonts w:ascii="宋体" w:hAnsi="宋体"/>
          <w:szCs w:val="21"/>
        </w:rPr>
        <w:t xml:space="preserve">] </w:t>
      </w:r>
      <w:r w:rsidRPr="0005669A">
        <w:rPr>
          <w:rFonts w:ascii="宋体" w:hAnsi="宋体" w:hint="eastAsia"/>
          <w:szCs w:val="21"/>
        </w:rPr>
        <w:t>林智杨、范明翔等.</w:t>
      </w:r>
      <w:r w:rsidRPr="0005669A">
        <w:rPr>
          <w:rFonts w:ascii="宋体" w:hAnsi="宋体"/>
          <w:szCs w:val="21"/>
        </w:rPr>
        <w:t xml:space="preserve"> </w:t>
      </w:r>
      <w:r w:rsidRPr="0005669A">
        <w:rPr>
          <w:rFonts w:ascii="宋体" w:hAnsi="宋体" w:hint="eastAsia"/>
          <w:szCs w:val="21"/>
        </w:rPr>
        <w:t>深入浅出J</w:t>
      </w:r>
      <w:r w:rsidRPr="0005669A">
        <w:rPr>
          <w:rFonts w:ascii="宋体" w:hAnsi="宋体"/>
          <w:szCs w:val="21"/>
        </w:rPr>
        <w:t xml:space="preserve">ava </w:t>
      </w:r>
      <w:r w:rsidRPr="0005669A">
        <w:rPr>
          <w:rFonts w:ascii="宋体" w:hAnsi="宋体" w:hint="eastAsia"/>
          <w:szCs w:val="21"/>
        </w:rPr>
        <w:t>S</w:t>
      </w:r>
      <w:r w:rsidRPr="0005669A">
        <w:rPr>
          <w:rFonts w:ascii="宋体" w:hAnsi="宋体"/>
          <w:szCs w:val="21"/>
        </w:rPr>
        <w:t>wing</w:t>
      </w:r>
      <w:r w:rsidRPr="0005669A">
        <w:rPr>
          <w:rFonts w:ascii="宋体" w:hAnsi="宋体" w:hint="eastAsia"/>
          <w:szCs w:val="21"/>
        </w:rPr>
        <w:t>程序设计[</w:t>
      </w:r>
      <w:r w:rsidRPr="0005669A">
        <w:rPr>
          <w:rFonts w:ascii="宋体" w:hAnsi="宋体"/>
          <w:szCs w:val="21"/>
        </w:rPr>
        <w:t>M]</w:t>
      </w:r>
      <w:r w:rsidRPr="0005669A">
        <w:rPr>
          <w:rFonts w:ascii="宋体" w:hAnsi="宋体" w:hint="eastAsia"/>
          <w:szCs w:val="21"/>
        </w:rPr>
        <w:t>.</w:t>
      </w:r>
      <w:r w:rsidRPr="0005669A">
        <w:rPr>
          <w:rFonts w:ascii="宋体" w:hAnsi="宋体"/>
          <w:szCs w:val="21"/>
        </w:rPr>
        <w:t xml:space="preserve"> </w:t>
      </w:r>
      <w:r w:rsidRPr="0005669A">
        <w:rPr>
          <w:rFonts w:ascii="宋体" w:hAnsi="宋体" w:hint="eastAsia"/>
          <w:szCs w:val="21"/>
        </w:rPr>
        <w:t>中国铁道出版社,</w:t>
      </w:r>
      <w:r w:rsidRPr="0005669A">
        <w:rPr>
          <w:rFonts w:ascii="宋体" w:hAnsi="宋体"/>
          <w:szCs w:val="21"/>
        </w:rPr>
        <w:t>2005</w:t>
      </w:r>
    </w:p>
    <w:p w:rsidR="00977250" w:rsidRPr="00977250" w:rsidRDefault="00977250" w:rsidP="00977250">
      <w:pPr>
        <w:jc w:val="left"/>
        <w:rPr>
          <w:rFonts w:ascii="宋体" w:hAnsi="宋体" w:cs="Arial"/>
          <w:color w:val="333333"/>
          <w:szCs w:val="21"/>
          <w:shd w:val="clear" w:color="auto" w:fill="FFFFFF"/>
        </w:rPr>
      </w:pPr>
      <w:r w:rsidRPr="0005669A">
        <w:rPr>
          <w:rFonts w:ascii="宋体" w:hAnsi="宋体" w:cs="Arial"/>
          <w:color w:val="333333"/>
          <w:szCs w:val="21"/>
          <w:shd w:val="clear" w:color="auto" w:fill="FFFFFF"/>
        </w:rPr>
        <w:t>[</w:t>
      </w:r>
      <w:r>
        <w:rPr>
          <w:rFonts w:ascii="宋体" w:hAnsi="宋体" w:cs="Arial" w:hint="eastAsia"/>
          <w:color w:val="333333"/>
          <w:szCs w:val="21"/>
          <w:shd w:val="clear" w:color="auto" w:fill="FFFFFF"/>
        </w:rPr>
        <w:t>5</w:t>
      </w:r>
      <w:r w:rsidRPr="0005669A">
        <w:rPr>
          <w:rFonts w:ascii="宋体" w:hAnsi="宋体" w:cs="Arial"/>
          <w:color w:val="333333"/>
          <w:szCs w:val="21"/>
          <w:shd w:val="clear" w:color="auto" w:fill="FFFFFF"/>
        </w:rPr>
        <w:t>]</w:t>
      </w:r>
      <w:proofErr w:type="gramStart"/>
      <w:r w:rsidRPr="0005669A">
        <w:rPr>
          <w:rFonts w:ascii="宋体" w:hAnsi="宋体" w:cs="Arial"/>
          <w:color w:val="333333"/>
          <w:szCs w:val="21"/>
          <w:shd w:val="clear" w:color="auto" w:fill="FFFFFF"/>
        </w:rPr>
        <w:t>王晓哲</w:t>
      </w:r>
      <w:proofErr w:type="gramEnd"/>
      <w:r w:rsidRPr="0005669A">
        <w:rPr>
          <w:rFonts w:ascii="宋体" w:hAnsi="宋体" w:cs="Arial"/>
          <w:color w:val="333333"/>
          <w:szCs w:val="21"/>
          <w:shd w:val="clear" w:color="auto" w:fill="FFFFFF"/>
        </w:rPr>
        <w:t>.Java Swing组件技术[J].天津职业院校联合学报,2008(03):138-142+145.</w:t>
      </w:r>
    </w:p>
    <w:p w:rsidR="00977250" w:rsidRPr="0005669A" w:rsidRDefault="00977250" w:rsidP="00977250">
      <w:pPr>
        <w:jc w:val="left"/>
        <w:rPr>
          <w:rFonts w:ascii="宋体" w:hAnsi="宋体"/>
          <w:b/>
          <w:color w:val="000000"/>
          <w:szCs w:val="21"/>
        </w:rPr>
      </w:pPr>
      <w:r w:rsidRPr="0005669A">
        <w:rPr>
          <w:rFonts w:ascii="宋体" w:hAnsi="宋体" w:cs="Arial"/>
          <w:color w:val="333333"/>
          <w:szCs w:val="21"/>
          <w:shd w:val="clear" w:color="auto" w:fill="FFFFFF"/>
        </w:rPr>
        <w:t>[</w:t>
      </w:r>
      <w:r w:rsidRPr="0005669A">
        <w:rPr>
          <w:rFonts w:ascii="宋体" w:hAnsi="宋体" w:cs="Arial" w:hint="eastAsia"/>
          <w:color w:val="333333"/>
          <w:szCs w:val="21"/>
          <w:shd w:val="clear" w:color="auto" w:fill="FFFFFF"/>
        </w:rPr>
        <w:t>6</w:t>
      </w:r>
      <w:r w:rsidRPr="0005669A">
        <w:rPr>
          <w:rFonts w:ascii="宋体" w:hAnsi="宋体" w:cs="Arial"/>
          <w:color w:val="333333"/>
          <w:szCs w:val="21"/>
          <w:shd w:val="clear" w:color="auto" w:fill="FFFFFF"/>
        </w:rPr>
        <w:t>]潘国荣.Java中的常见事件及处理探究[J].电脑知识与技术,2018,14(29):125-126+131.</w:t>
      </w:r>
    </w:p>
    <w:p w:rsidR="008C2D51" w:rsidRPr="00977250" w:rsidRDefault="008C2D51">
      <w:pPr>
        <w:jc w:val="center"/>
        <w:rPr>
          <w:rFonts w:ascii="黑体" w:eastAsia="黑体"/>
          <w:b/>
          <w:color w:val="000000"/>
          <w:sz w:val="30"/>
          <w:szCs w:val="30"/>
        </w:rPr>
      </w:pPr>
    </w:p>
    <w:p w:rsidR="00EB009B" w:rsidRDefault="008C2D51">
      <w:pPr>
        <w:jc w:val="center"/>
        <w:rPr>
          <w:rFonts w:ascii="黑体" w:eastAsia="黑体"/>
          <w:b/>
          <w:color w:val="000000"/>
          <w:sz w:val="30"/>
          <w:szCs w:val="30"/>
        </w:rPr>
      </w:pPr>
      <w:r>
        <w:rPr>
          <w:rFonts w:ascii="黑体" w:eastAsia="黑体"/>
          <w:b/>
          <w:color w:val="000000"/>
          <w:sz w:val="30"/>
          <w:szCs w:val="30"/>
        </w:rPr>
        <w:br w:type="page"/>
      </w:r>
    </w:p>
    <w:p w:rsidR="00EB009B" w:rsidRPr="00601033" w:rsidRDefault="00EB009B" w:rsidP="00601033">
      <w:pPr>
        <w:pStyle w:val="af5"/>
        <w:rPr>
          <w:rFonts w:ascii="黑体" w:eastAsia="黑体" w:hAnsi="黑体"/>
        </w:rPr>
      </w:pPr>
      <w:bookmarkStart w:id="61" w:name="_Toc11763366"/>
      <w:bookmarkStart w:id="62" w:name="_Toc11766720"/>
      <w:r w:rsidRPr="005954B9">
        <w:rPr>
          <w:rFonts w:ascii="黑体" w:eastAsia="黑体" w:hAnsi="黑体" w:hint="eastAsia"/>
        </w:rPr>
        <w:lastRenderedPageBreak/>
        <w:t>心得体会</w:t>
      </w:r>
      <w:bookmarkEnd w:id="61"/>
      <w:bookmarkEnd w:id="62"/>
    </w:p>
    <w:p w:rsidR="006B55BB" w:rsidRDefault="001E4102" w:rsidP="00601033">
      <w:pPr>
        <w:widowControl/>
        <w:spacing w:line="360" w:lineRule="auto"/>
        <w:ind w:firstLineChars="200" w:firstLine="480"/>
        <w:jc w:val="left"/>
        <w:rPr>
          <w:bCs/>
          <w:sz w:val="24"/>
        </w:rPr>
      </w:pPr>
      <w:r>
        <w:rPr>
          <w:rFonts w:hint="eastAsia"/>
          <w:bCs/>
          <w:sz w:val="24"/>
        </w:rPr>
        <w:t>两周的时间能够开发一个小程序还是非常开心的。</w:t>
      </w:r>
      <w:r w:rsidR="006B55BB">
        <w:rPr>
          <w:rFonts w:hint="eastAsia"/>
          <w:bCs/>
          <w:sz w:val="24"/>
        </w:rPr>
        <w:t>从这次课程设计中我深切地体会到需求分析的重要性。因为早期没有做好需求分析，代码被改了一遍又一遍，枉费心机。</w:t>
      </w:r>
    </w:p>
    <w:p w:rsidR="006B55BB" w:rsidRDefault="00601033" w:rsidP="00601033">
      <w:pPr>
        <w:widowControl/>
        <w:spacing w:line="360" w:lineRule="auto"/>
        <w:ind w:firstLineChars="200" w:firstLine="480"/>
        <w:jc w:val="left"/>
        <w:rPr>
          <w:bCs/>
          <w:sz w:val="24"/>
        </w:rPr>
      </w:pPr>
      <w:r w:rsidRPr="006B55BB">
        <w:rPr>
          <w:rFonts w:ascii="宋体" w:hAnsi="宋体" w:cs="宋体"/>
          <w:noProof/>
          <w:kern w:val="0"/>
          <w:sz w:val="24"/>
        </w:rPr>
        <w:drawing>
          <wp:anchor distT="0" distB="0" distL="114300" distR="114300" simplePos="0" relativeHeight="251669504" behindDoc="0" locked="0" layoutInCell="1" allowOverlap="1" wp14:anchorId="7ED3EC70" wp14:editId="23227B00">
            <wp:simplePos x="0" y="0"/>
            <wp:positionH relativeFrom="margin">
              <wp:align>center</wp:align>
            </wp:positionH>
            <wp:positionV relativeFrom="paragraph">
              <wp:posOffset>402326</wp:posOffset>
            </wp:positionV>
            <wp:extent cx="2226038" cy="1623638"/>
            <wp:effectExtent l="0" t="0" r="3175" b="0"/>
            <wp:wrapNone/>
            <wp:docPr id="12" name="图片 2" descr="9CEB671AD7C3E53FF025A3537354FA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9CEB671AD7C3E53FF025A3537354FAC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26038" cy="16236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55BB">
        <w:rPr>
          <w:rFonts w:hint="eastAsia"/>
          <w:bCs/>
          <w:sz w:val="24"/>
        </w:rPr>
        <w:t>早期第一个版本的界面是这样的，只有一个日历功能，而且仅仅能显示日期和跳转到指定日期。</w:t>
      </w:r>
    </w:p>
    <w:p w:rsidR="001E4102" w:rsidRDefault="001E4102" w:rsidP="006B55BB">
      <w:pPr>
        <w:widowControl/>
        <w:jc w:val="center"/>
        <w:rPr>
          <w:rFonts w:ascii="宋体" w:hAnsi="宋体" w:cs="宋体"/>
          <w:kern w:val="0"/>
          <w:sz w:val="24"/>
        </w:rPr>
      </w:pPr>
    </w:p>
    <w:p w:rsidR="00601033" w:rsidRDefault="00601033" w:rsidP="003352C1">
      <w:pPr>
        <w:widowControl/>
        <w:jc w:val="center"/>
        <w:rPr>
          <w:rFonts w:ascii="宋体" w:hAnsi="宋体" w:cs="宋体"/>
          <w:kern w:val="0"/>
        </w:rPr>
      </w:pPr>
    </w:p>
    <w:p w:rsidR="00601033" w:rsidRDefault="00601033" w:rsidP="003352C1">
      <w:pPr>
        <w:widowControl/>
        <w:jc w:val="center"/>
        <w:rPr>
          <w:rFonts w:ascii="宋体" w:hAnsi="宋体" w:cs="宋体"/>
          <w:kern w:val="0"/>
        </w:rPr>
      </w:pPr>
    </w:p>
    <w:p w:rsidR="00601033" w:rsidRDefault="00601033" w:rsidP="003352C1">
      <w:pPr>
        <w:widowControl/>
        <w:jc w:val="center"/>
        <w:rPr>
          <w:rFonts w:ascii="宋体" w:hAnsi="宋体" w:cs="宋体"/>
          <w:kern w:val="0"/>
        </w:rPr>
      </w:pPr>
    </w:p>
    <w:p w:rsidR="00601033" w:rsidRDefault="00601033" w:rsidP="003352C1">
      <w:pPr>
        <w:widowControl/>
        <w:jc w:val="center"/>
        <w:rPr>
          <w:rFonts w:ascii="宋体" w:hAnsi="宋体" w:cs="宋体"/>
          <w:kern w:val="0"/>
        </w:rPr>
      </w:pPr>
    </w:p>
    <w:p w:rsidR="00601033" w:rsidRDefault="00601033" w:rsidP="003352C1">
      <w:pPr>
        <w:widowControl/>
        <w:jc w:val="center"/>
        <w:rPr>
          <w:rFonts w:ascii="宋体" w:hAnsi="宋体" w:cs="宋体"/>
          <w:kern w:val="0"/>
        </w:rPr>
      </w:pPr>
    </w:p>
    <w:p w:rsidR="00601033" w:rsidRDefault="00601033" w:rsidP="003352C1">
      <w:pPr>
        <w:widowControl/>
        <w:jc w:val="center"/>
        <w:rPr>
          <w:rFonts w:ascii="宋体" w:hAnsi="宋体" w:cs="宋体"/>
          <w:kern w:val="0"/>
        </w:rPr>
      </w:pPr>
    </w:p>
    <w:p w:rsidR="00601033" w:rsidRDefault="00601033" w:rsidP="003352C1">
      <w:pPr>
        <w:widowControl/>
        <w:jc w:val="center"/>
        <w:rPr>
          <w:rFonts w:ascii="宋体" w:hAnsi="宋体" w:cs="宋体"/>
          <w:kern w:val="0"/>
        </w:rPr>
      </w:pPr>
    </w:p>
    <w:p w:rsidR="00D40AC9" w:rsidRDefault="005954B9" w:rsidP="003352C1">
      <w:pPr>
        <w:widowControl/>
        <w:jc w:val="center"/>
        <w:rPr>
          <w:rFonts w:ascii="宋体" w:hAnsi="宋体" w:cs="宋体"/>
          <w:kern w:val="0"/>
        </w:rPr>
      </w:pPr>
      <w:r w:rsidRPr="005954B9">
        <w:rPr>
          <w:rFonts w:ascii="宋体" w:hAnsi="宋体" w:cs="宋体" w:hint="eastAsia"/>
          <w:kern w:val="0"/>
        </w:rPr>
        <w:t>图8.1</w:t>
      </w:r>
      <w:r w:rsidRPr="005954B9">
        <w:rPr>
          <w:rFonts w:ascii="宋体" w:hAnsi="宋体" w:cs="宋体"/>
          <w:kern w:val="0"/>
        </w:rPr>
        <w:t xml:space="preserve"> </w:t>
      </w:r>
      <w:r w:rsidRPr="005954B9">
        <w:rPr>
          <w:rFonts w:ascii="宋体" w:hAnsi="宋体" w:cs="宋体" w:hint="eastAsia"/>
          <w:kern w:val="0"/>
        </w:rPr>
        <w:t>Calendar1.0</w:t>
      </w:r>
    </w:p>
    <w:p w:rsidR="003352C1" w:rsidRDefault="003352C1" w:rsidP="003352C1">
      <w:pPr>
        <w:widowControl/>
        <w:jc w:val="center"/>
        <w:rPr>
          <w:rFonts w:ascii="宋体" w:hAnsi="宋体" w:cs="宋体"/>
          <w:kern w:val="0"/>
          <w:sz w:val="24"/>
        </w:rPr>
      </w:pPr>
    </w:p>
    <w:p w:rsidR="006B55BB" w:rsidRDefault="00911E7E" w:rsidP="00601033">
      <w:pPr>
        <w:widowControl/>
        <w:spacing w:line="360" w:lineRule="auto"/>
        <w:ind w:firstLine="420"/>
        <w:rPr>
          <w:rFonts w:ascii="宋体" w:hAnsi="宋体" w:cs="宋体"/>
          <w:kern w:val="0"/>
          <w:sz w:val="24"/>
        </w:rPr>
      </w:pPr>
      <w:r>
        <w:rPr>
          <w:rFonts w:ascii="宋体" w:hAnsi="宋体" w:cs="宋体" w:hint="eastAsia"/>
          <w:noProof/>
          <w:kern w:val="0"/>
          <w:sz w:val="24"/>
        </w:rPr>
        <w:drawing>
          <wp:anchor distT="0" distB="0" distL="114300" distR="114300" simplePos="0" relativeHeight="251665408" behindDoc="1" locked="0" layoutInCell="1" allowOverlap="1">
            <wp:simplePos x="0" y="0"/>
            <wp:positionH relativeFrom="column">
              <wp:posOffset>1203960</wp:posOffset>
            </wp:positionH>
            <wp:positionV relativeFrom="paragraph">
              <wp:posOffset>528700</wp:posOffset>
            </wp:positionV>
            <wp:extent cx="3181985" cy="1276985"/>
            <wp:effectExtent l="0" t="0" r="0" b="0"/>
            <wp:wrapNone/>
            <wp:docPr id="40" name="图片 40" descr="Calend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lendar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81985" cy="1276985"/>
                    </a:xfrm>
                    <a:prstGeom prst="rect">
                      <a:avLst/>
                    </a:prstGeom>
                    <a:noFill/>
                    <a:ln>
                      <a:noFill/>
                    </a:ln>
                  </pic:spPr>
                </pic:pic>
              </a:graphicData>
            </a:graphic>
            <wp14:sizeRelH relativeFrom="page">
              <wp14:pctWidth>0</wp14:pctWidth>
            </wp14:sizeRelH>
            <wp14:sizeRelV relativeFrom="page">
              <wp14:pctHeight>0</wp14:pctHeight>
            </wp14:sizeRelV>
          </wp:anchor>
        </w:drawing>
      </w:r>
      <w:r w:rsidR="006B55BB">
        <w:rPr>
          <w:rFonts w:ascii="宋体" w:hAnsi="宋体" w:cs="宋体" w:hint="eastAsia"/>
          <w:kern w:val="0"/>
          <w:sz w:val="24"/>
        </w:rPr>
        <w:t>后来感觉功能太弱了，就加了一个表盘</w:t>
      </w:r>
      <w:r w:rsidR="00D40AC9">
        <w:rPr>
          <w:rFonts w:ascii="宋体" w:hAnsi="宋体" w:cs="宋体" w:hint="eastAsia"/>
          <w:kern w:val="0"/>
          <w:sz w:val="24"/>
        </w:rPr>
        <w:t>，将界面做地扁平化，诞生了第二个版本，效果是这样的：</w:t>
      </w:r>
    </w:p>
    <w:p w:rsidR="00D40AC9" w:rsidRDefault="00D40AC9" w:rsidP="00601033">
      <w:pPr>
        <w:widowControl/>
        <w:spacing w:line="360" w:lineRule="auto"/>
        <w:rPr>
          <w:rFonts w:ascii="宋体" w:hAnsi="宋体" w:cs="宋体"/>
          <w:kern w:val="0"/>
          <w:sz w:val="24"/>
        </w:rPr>
      </w:pPr>
    </w:p>
    <w:p w:rsidR="00D40AC9" w:rsidRDefault="00D40AC9" w:rsidP="00601033">
      <w:pPr>
        <w:widowControl/>
        <w:spacing w:line="360" w:lineRule="auto"/>
        <w:rPr>
          <w:rFonts w:ascii="宋体" w:hAnsi="宋体" w:cs="宋体"/>
          <w:kern w:val="0"/>
          <w:sz w:val="24"/>
        </w:rPr>
      </w:pPr>
    </w:p>
    <w:p w:rsidR="00D40AC9" w:rsidRDefault="00D40AC9" w:rsidP="00601033">
      <w:pPr>
        <w:widowControl/>
        <w:spacing w:line="360" w:lineRule="auto"/>
        <w:rPr>
          <w:rFonts w:ascii="宋体" w:hAnsi="宋体" w:cs="宋体"/>
          <w:kern w:val="0"/>
          <w:sz w:val="24"/>
        </w:rPr>
      </w:pPr>
    </w:p>
    <w:p w:rsidR="00D40AC9" w:rsidRDefault="00D40AC9" w:rsidP="00601033">
      <w:pPr>
        <w:widowControl/>
        <w:spacing w:line="360" w:lineRule="auto"/>
        <w:rPr>
          <w:rFonts w:ascii="宋体" w:hAnsi="宋体" w:cs="宋体"/>
          <w:kern w:val="0"/>
          <w:sz w:val="24"/>
        </w:rPr>
      </w:pPr>
    </w:p>
    <w:p w:rsidR="003352C1" w:rsidRPr="003352C1" w:rsidRDefault="005954B9" w:rsidP="00601033">
      <w:pPr>
        <w:widowControl/>
        <w:spacing w:line="360" w:lineRule="auto"/>
        <w:jc w:val="center"/>
        <w:rPr>
          <w:rFonts w:ascii="宋体" w:hAnsi="宋体" w:cs="宋体"/>
          <w:kern w:val="0"/>
        </w:rPr>
      </w:pPr>
      <w:r w:rsidRPr="005954B9">
        <w:rPr>
          <w:rFonts w:ascii="宋体" w:hAnsi="宋体" w:cs="宋体" w:hint="eastAsia"/>
          <w:kern w:val="0"/>
        </w:rPr>
        <w:t>图8.</w:t>
      </w:r>
      <w:r>
        <w:rPr>
          <w:rFonts w:ascii="宋体" w:hAnsi="宋体" w:cs="宋体" w:hint="eastAsia"/>
          <w:kern w:val="0"/>
        </w:rPr>
        <w:t>2</w:t>
      </w:r>
      <w:r w:rsidRPr="005954B9">
        <w:rPr>
          <w:rFonts w:ascii="宋体" w:hAnsi="宋体" w:cs="宋体"/>
          <w:kern w:val="0"/>
        </w:rPr>
        <w:t xml:space="preserve"> </w:t>
      </w:r>
      <w:r w:rsidRPr="005954B9">
        <w:rPr>
          <w:rFonts w:ascii="宋体" w:hAnsi="宋体" w:cs="宋体" w:hint="eastAsia"/>
          <w:kern w:val="0"/>
        </w:rPr>
        <w:t>Calendar</w:t>
      </w:r>
      <w:r>
        <w:rPr>
          <w:rFonts w:ascii="宋体" w:hAnsi="宋体" w:cs="宋体" w:hint="eastAsia"/>
          <w:kern w:val="0"/>
        </w:rPr>
        <w:t>2</w:t>
      </w:r>
      <w:r w:rsidRPr="005954B9">
        <w:rPr>
          <w:rFonts w:ascii="宋体" w:hAnsi="宋体" w:cs="宋体" w:hint="eastAsia"/>
          <w:kern w:val="0"/>
        </w:rPr>
        <w:t>.0</w:t>
      </w:r>
    </w:p>
    <w:p w:rsidR="00D40AC9" w:rsidRDefault="00D40AC9" w:rsidP="00601033">
      <w:pPr>
        <w:widowControl/>
        <w:spacing w:line="360" w:lineRule="auto"/>
        <w:rPr>
          <w:rFonts w:ascii="宋体" w:hAnsi="宋体" w:cs="宋体"/>
          <w:kern w:val="0"/>
          <w:sz w:val="24"/>
        </w:rPr>
      </w:pPr>
      <w:r>
        <w:rPr>
          <w:rFonts w:ascii="宋体" w:hAnsi="宋体" w:cs="宋体"/>
          <w:kern w:val="0"/>
          <w:sz w:val="24"/>
        </w:rPr>
        <w:tab/>
      </w:r>
      <w:r>
        <w:rPr>
          <w:rFonts w:ascii="宋体" w:hAnsi="宋体" w:cs="宋体" w:hint="eastAsia"/>
          <w:kern w:val="0"/>
          <w:sz w:val="24"/>
        </w:rPr>
        <w:t>但是这样功能依旧很少，而且没有给用户一种交互的感觉，于是就添加了显示节日的功能。顺便把排版布局重新设定，诞生了第三个版本。可以看出，效果好于之前太多：</w:t>
      </w:r>
    </w:p>
    <w:p w:rsidR="00D40AC9" w:rsidRDefault="00911E7E" w:rsidP="00601033">
      <w:pPr>
        <w:widowControl/>
        <w:spacing w:line="360" w:lineRule="auto"/>
        <w:jc w:val="center"/>
        <w:rPr>
          <w:rFonts w:ascii="宋体" w:hAnsi="宋体" w:cs="宋体"/>
          <w:kern w:val="0"/>
          <w:sz w:val="24"/>
        </w:rPr>
      </w:pPr>
      <w:r w:rsidRPr="00D40AC9">
        <w:rPr>
          <w:rFonts w:ascii="宋体" w:hAnsi="宋体" w:cs="宋体"/>
          <w:noProof/>
          <w:kern w:val="0"/>
          <w:sz w:val="24"/>
        </w:rPr>
        <w:drawing>
          <wp:inline distT="0" distB="0" distL="0" distR="0">
            <wp:extent cx="2406650" cy="1272540"/>
            <wp:effectExtent l="0" t="0" r="0" b="0"/>
            <wp:docPr id="11" name="图片 3" descr="3E(WY~PU()`0SROE[}Z0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E(WY~PU()`0SROE[}Z02AB"/>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06650" cy="1272540"/>
                    </a:xfrm>
                    <a:prstGeom prst="rect">
                      <a:avLst/>
                    </a:prstGeom>
                    <a:noFill/>
                    <a:ln>
                      <a:noFill/>
                    </a:ln>
                  </pic:spPr>
                </pic:pic>
              </a:graphicData>
            </a:graphic>
          </wp:inline>
        </w:drawing>
      </w:r>
    </w:p>
    <w:p w:rsidR="00D40AC9" w:rsidRPr="00601033" w:rsidRDefault="003352C1" w:rsidP="00601033">
      <w:pPr>
        <w:widowControl/>
        <w:spacing w:line="360" w:lineRule="auto"/>
        <w:jc w:val="center"/>
        <w:rPr>
          <w:rFonts w:ascii="宋体" w:hAnsi="宋体" w:cs="宋体"/>
          <w:kern w:val="0"/>
        </w:rPr>
      </w:pPr>
      <w:r w:rsidRPr="003352C1">
        <w:rPr>
          <w:rFonts w:ascii="宋体" w:hAnsi="宋体" w:cs="宋体" w:hint="eastAsia"/>
          <w:kern w:val="0"/>
        </w:rPr>
        <w:t>图8.3</w:t>
      </w:r>
      <w:r w:rsidRPr="003352C1">
        <w:rPr>
          <w:rFonts w:ascii="宋体" w:hAnsi="宋体" w:cs="宋体"/>
          <w:kern w:val="0"/>
        </w:rPr>
        <w:t xml:space="preserve"> </w:t>
      </w:r>
      <w:r w:rsidRPr="003352C1">
        <w:rPr>
          <w:rFonts w:ascii="宋体" w:hAnsi="宋体" w:cs="宋体" w:hint="eastAsia"/>
          <w:kern w:val="0"/>
        </w:rPr>
        <w:t>Calendar3.0</w:t>
      </w:r>
    </w:p>
    <w:p w:rsidR="00D40AC9" w:rsidRDefault="00D40AC9" w:rsidP="00601033">
      <w:pPr>
        <w:widowControl/>
        <w:spacing w:line="360" w:lineRule="auto"/>
        <w:ind w:firstLine="420"/>
        <w:rPr>
          <w:rFonts w:ascii="宋体" w:hAnsi="宋体" w:cs="宋体"/>
          <w:kern w:val="0"/>
          <w:sz w:val="24"/>
        </w:rPr>
      </w:pPr>
      <w:r>
        <w:rPr>
          <w:rFonts w:ascii="宋体" w:hAnsi="宋体" w:cs="宋体" w:hint="eastAsia"/>
          <w:kern w:val="0"/>
          <w:sz w:val="24"/>
        </w:rPr>
        <w:lastRenderedPageBreak/>
        <w:t>但是这样看来颜色并不友好，反倒是给人一种很突兀的感觉。为了实现换肤功能，</w:t>
      </w:r>
    </w:p>
    <w:p w:rsidR="00D40AC9" w:rsidRPr="00D40AC9" w:rsidRDefault="00D40AC9" w:rsidP="00601033">
      <w:pPr>
        <w:widowControl/>
        <w:spacing w:line="360" w:lineRule="auto"/>
        <w:rPr>
          <w:rFonts w:ascii="宋体" w:hAnsi="宋体" w:cs="宋体"/>
          <w:kern w:val="0"/>
          <w:sz w:val="24"/>
        </w:rPr>
      </w:pPr>
      <w:r>
        <w:rPr>
          <w:rFonts w:ascii="宋体" w:hAnsi="宋体" w:cs="宋体" w:hint="eastAsia"/>
          <w:kern w:val="0"/>
          <w:sz w:val="24"/>
        </w:rPr>
        <w:t>将界面颜色统一，</w:t>
      </w:r>
      <w:r w:rsidR="00F5286D">
        <w:rPr>
          <w:rFonts w:ascii="宋体" w:hAnsi="宋体" w:cs="宋体" w:hint="eastAsia"/>
          <w:kern w:val="0"/>
          <w:sz w:val="24"/>
        </w:rPr>
        <w:t>优化了类之间的组合关系，做出了这个Calendar</w:t>
      </w:r>
      <w:r w:rsidR="00F5286D">
        <w:rPr>
          <w:rFonts w:ascii="宋体" w:hAnsi="宋体" w:cs="宋体"/>
          <w:kern w:val="0"/>
          <w:sz w:val="24"/>
        </w:rPr>
        <w:t xml:space="preserve"> </w:t>
      </w:r>
      <w:r w:rsidR="00F5286D">
        <w:rPr>
          <w:rFonts w:ascii="宋体" w:hAnsi="宋体" w:cs="宋体" w:hint="eastAsia"/>
          <w:kern w:val="0"/>
          <w:sz w:val="24"/>
        </w:rPr>
        <w:t>Beta版本：</w:t>
      </w:r>
    </w:p>
    <w:p w:rsidR="00D40AC9" w:rsidRDefault="00911E7E" w:rsidP="00601033">
      <w:pPr>
        <w:widowControl/>
        <w:spacing w:line="360" w:lineRule="auto"/>
        <w:rPr>
          <w:rFonts w:ascii="宋体" w:hAnsi="宋体" w:cs="宋体"/>
          <w:kern w:val="0"/>
          <w:sz w:val="24"/>
        </w:rPr>
      </w:pPr>
      <w:r>
        <w:rPr>
          <w:noProof/>
        </w:rPr>
        <w:drawing>
          <wp:anchor distT="0" distB="0" distL="114300" distR="114300" simplePos="0" relativeHeight="251666432" behindDoc="1" locked="0" layoutInCell="1" allowOverlap="1">
            <wp:simplePos x="0" y="0"/>
            <wp:positionH relativeFrom="column">
              <wp:posOffset>843280</wp:posOffset>
            </wp:positionH>
            <wp:positionV relativeFrom="paragraph">
              <wp:posOffset>86360</wp:posOffset>
            </wp:positionV>
            <wp:extent cx="3854450" cy="1915795"/>
            <wp:effectExtent l="0" t="0" r="0" b="0"/>
            <wp:wrapNone/>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54450" cy="1915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286D" w:rsidRDefault="00F5286D" w:rsidP="00601033">
      <w:pPr>
        <w:widowControl/>
        <w:spacing w:line="360" w:lineRule="auto"/>
        <w:rPr>
          <w:rFonts w:ascii="宋体" w:hAnsi="宋体" w:cs="宋体"/>
          <w:kern w:val="0"/>
          <w:sz w:val="24"/>
        </w:rPr>
      </w:pPr>
    </w:p>
    <w:p w:rsidR="00F5286D" w:rsidRDefault="00F5286D" w:rsidP="00601033">
      <w:pPr>
        <w:widowControl/>
        <w:spacing w:line="360" w:lineRule="auto"/>
        <w:rPr>
          <w:rFonts w:ascii="宋体" w:hAnsi="宋体" w:cs="宋体"/>
          <w:kern w:val="0"/>
          <w:sz w:val="24"/>
        </w:rPr>
      </w:pPr>
    </w:p>
    <w:p w:rsidR="00F5286D" w:rsidRDefault="00F5286D" w:rsidP="00601033">
      <w:pPr>
        <w:widowControl/>
        <w:spacing w:line="360" w:lineRule="auto"/>
        <w:rPr>
          <w:rFonts w:ascii="宋体" w:hAnsi="宋体" w:cs="宋体"/>
          <w:kern w:val="0"/>
          <w:sz w:val="24"/>
        </w:rPr>
      </w:pPr>
    </w:p>
    <w:p w:rsidR="00F5286D" w:rsidRDefault="00F5286D" w:rsidP="00601033">
      <w:pPr>
        <w:widowControl/>
        <w:spacing w:line="360" w:lineRule="auto"/>
        <w:rPr>
          <w:rFonts w:ascii="宋体" w:hAnsi="宋体" w:cs="宋体"/>
          <w:kern w:val="0"/>
          <w:sz w:val="24"/>
        </w:rPr>
      </w:pPr>
    </w:p>
    <w:p w:rsidR="00F5286D" w:rsidRDefault="00F5286D" w:rsidP="00601033">
      <w:pPr>
        <w:widowControl/>
        <w:spacing w:line="360" w:lineRule="auto"/>
        <w:rPr>
          <w:rFonts w:ascii="宋体" w:hAnsi="宋体" w:cs="宋体"/>
          <w:kern w:val="0"/>
          <w:sz w:val="24"/>
        </w:rPr>
      </w:pPr>
    </w:p>
    <w:p w:rsidR="00F5286D" w:rsidRDefault="00F5286D" w:rsidP="00601033">
      <w:pPr>
        <w:widowControl/>
        <w:spacing w:line="360" w:lineRule="auto"/>
        <w:rPr>
          <w:rFonts w:ascii="宋体" w:hAnsi="宋体" w:cs="宋体"/>
          <w:kern w:val="0"/>
          <w:sz w:val="24"/>
        </w:rPr>
      </w:pPr>
    </w:p>
    <w:p w:rsidR="003352C1" w:rsidRPr="003352C1" w:rsidRDefault="003352C1" w:rsidP="00601033">
      <w:pPr>
        <w:widowControl/>
        <w:spacing w:line="360" w:lineRule="auto"/>
        <w:jc w:val="center"/>
        <w:rPr>
          <w:rFonts w:ascii="宋体" w:hAnsi="宋体" w:cs="宋体"/>
          <w:kern w:val="0"/>
        </w:rPr>
      </w:pPr>
      <w:r w:rsidRPr="003352C1">
        <w:rPr>
          <w:rFonts w:ascii="宋体" w:hAnsi="宋体" w:cs="宋体" w:hint="eastAsia"/>
          <w:kern w:val="0"/>
        </w:rPr>
        <w:t>图8.</w:t>
      </w:r>
      <w:r>
        <w:rPr>
          <w:rFonts w:ascii="宋体" w:hAnsi="宋体" w:cs="宋体" w:hint="eastAsia"/>
          <w:kern w:val="0"/>
        </w:rPr>
        <w:t>4</w:t>
      </w:r>
      <w:r w:rsidRPr="003352C1">
        <w:rPr>
          <w:rFonts w:ascii="宋体" w:hAnsi="宋体" w:cs="宋体"/>
          <w:kern w:val="0"/>
        </w:rPr>
        <w:t xml:space="preserve"> </w:t>
      </w:r>
      <w:r w:rsidRPr="003352C1">
        <w:rPr>
          <w:rFonts w:ascii="宋体" w:hAnsi="宋体" w:cs="宋体" w:hint="eastAsia"/>
          <w:kern w:val="0"/>
        </w:rPr>
        <w:t>Calendar</w:t>
      </w:r>
      <w:r>
        <w:rPr>
          <w:rFonts w:ascii="宋体" w:hAnsi="宋体" w:cs="宋体"/>
          <w:kern w:val="0"/>
        </w:rPr>
        <w:t xml:space="preserve"> </w:t>
      </w:r>
      <w:r>
        <w:rPr>
          <w:rFonts w:ascii="宋体" w:hAnsi="宋体" w:cs="宋体" w:hint="eastAsia"/>
          <w:kern w:val="0"/>
        </w:rPr>
        <w:t>Beta</w:t>
      </w:r>
    </w:p>
    <w:p w:rsidR="00F5286D" w:rsidRPr="006B55BB" w:rsidRDefault="00F5286D" w:rsidP="00601033">
      <w:pPr>
        <w:widowControl/>
        <w:spacing w:line="360" w:lineRule="auto"/>
        <w:rPr>
          <w:rFonts w:ascii="宋体" w:hAnsi="宋体" w:cs="宋体"/>
          <w:kern w:val="0"/>
          <w:sz w:val="24"/>
        </w:rPr>
      </w:pPr>
    </w:p>
    <w:p w:rsidR="00F5286D" w:rsidRDefault="00F5286D" w:rsidP="00601033">
      <w:pPr>
        <w:spacing w:line="360" w:lineRule="auto"/>
        <w:ind w:firstLineChars="200" w:firstLine="480"/>
        <w:rPr>
          <w:bCs/>
          <w:sz w:val="24"/>
        </w:rPr>
      </w:pPr>
      <w:r>
        <w:rPr>
          <w:rFonts w:hint="eastAsia"/>
          <w:bCs/>
          <w:sz w:val="24"/>
        </w:rPr>
        <w:t>界面进一步显得简洁大方</w:t>
      </w:r>
      <w:r>
        <w:rPr>
          <w:rFonts w:ascii="宋体" w:hAnsi="宋体" w:cs="宋体" w:hint="eastAsia"/>
          <w:kern w:val="0"/>
          <w:sz w:val="24"/>
        </w:rPr>
        <w:t>，朴素高雅，排版也更加合理</w:t>
      </w:r>
      <w:r w:rsidR="00D25E5E">
        <w:rPr>
          <w:rFonts w:ascii="宋体" w:hAnsi="宋体" w:cs="宋体" w:hint="eastAsia"/>
          <w:kern w:val="0"/>
          <w:sz w:val="24"/>
        </w:rPr>
        <w:t>，功能也趋于完善</w:t>
      </w:r>
      <w:r>
        <w:rPr>
          <w:rFonts w:ascii="宋体" w:hAnsi="宋体" w:cs="宋体" w:hint="eastAsia"/>
          <w:kern w:val="0"/>
          <w:sz w:val="24"/>
        </w:rPr>
        <w:t>，就我本人来说非常满意。</w:t>
      </w:r>
      <w:r w:rsidR="00D25E5E">
        <w:rPr>
          <w:rFonts w:hint="eastAsia"/>
          <w:bCs/>
          <w:sz w:val="24"/>
        </w:rPr>
        <w:t>虽然系统已经有了</w:t>
      </w:r>
      <w:proofErr w:type="gramStart"/>
      <w:r w:rsidR="00D25E5E">
        <w:rPr>
          <w:rFonts w:hint="eastAsia"/>
          <w:bCs/>
          <w:sz w:val="24"/>
        </w:rPr>
        <w:t>很</w:t>
      </w:r>
      <w:proofErr w:type="gramEnd"/>
      <w:r w:rsidR="00D25E5E">
        <w:rPr>
          <w:rFonts w:hint="eastAsia"/>
          <w:bCs/>
          <w:sz w:val="24"/>
        </w:rPr>
        <w:t>多功能，但是实现让用户添加自定义提醒却没有实现。因为时间关系，不敢再对代码做大的改动。当代码写到上千行的时候，每添加一个功能，就得考虑很多因素。</w:t>
      </w:r>
    </w:p>
    <w:p w:rsidR="00D25E5E" w:rsidRDefault="00D25E5E" w:rsidP="00601033">
      <w:pPr>
        <w:spacing w:line="360" w:lineRule="auto"/>
        <w:ind w:firstLineChars="200" w:firstLine="480"/>
        <w:rPr>
          <w:rFonts w:ascii="宋体" w:hAnsi="宋体" w:cs="宋体"/>
          <w:kern w:val="0"/>
          <w:sz w:val="24"/>
        </w:rPr>
      </w:pPr>
      <w:r>
        <w:rPr>
          <w:rFonts w:hint="eastAsia"/>
          <w:bCs/>
          <w:sz w:val="24"/>
        </w:rPr>
        <w:t>倘若需求分析能够做地完善</w:t>
      </w:r>
      <w:r>
        <w:rPr>
          <w:rFonts w:ascii="宋体" w:hAnsi="宋体" w:cs="宋体" w:hint="eastAsia"/>
          <w:kern w:val="0"/>
          <w:sz w:val="24"/>
        </w:rPr>
        <w:t>，那么在实现的时候简直就是事半功倍。由于早期考虑不周，导致一遍遍地修改程序甚至推翻重写。做系统不能仅仅局限于眼前某一个小功能如何实现，而应该是统筹全局，合理安排，不然肯定是拆东墙补西墙，这是我最大的体会。</w:t>
      </w:r>
    </w:p>
    <w:p w:rsidR="00D25E5E" w:rsidRPr="00F5614A" w:rsidRDefault="00D25E5E" w:rsidP="00601033">
      <w:pPr>
        <w:widowControl/>
        <w:shd w:val="clear" w:color="auto" w:fill="FFFFFF"/>
        <w:spacing w:line="360" w:lineRule="auto"/>
        <w:ind w:firstLine="420"/>
        <w:jc w:val="left"/>
        <w:rPr>
          <w:rFonts w:ascii="Consolas" w:hAnsi="Consolas" w:cs="宋体"/>
          <w:b/>
          <w:bCs/>
          <w:color w:val="000000"/>
          <w:kern w:val="0"/>
          <w:sz w:val="24"/>
        </w:rPr>
      </w:pPr>
      <w:r>
        <w:rPr>
          <w:rFonts w:ascii="宋体" w:hAnsi="宋体" w:cs="宋体" w:hint="eastAsia"/>
          <w:kern w:val="0"/>
          <w:sz w:val="24"/>
        </w:rPr>
        <w:t>通过此次课程设计，我对swing</w:t>
      </w:r>
      <w:r w:rsidR="00F5614A">
        <w:rPr>
          <w:rFonts w:ascii="宋体" w:hAnsi="宋体" w:cs="宋体" w:hint="eastAsia"/>
          <w:kern w:val="0"/>
          <w:sz w:val="24"/>
        </w:rPr>
        <w:t>的设计方法更加了解。深入理解了组件之间的堆叠方式、事件</w:t>
      </w:r>
      <w:r>
        <w:rPr>
          <w:rFonts w:ascii="宋体" w:hAnsi="宋体" w:cs="宋体" w:hint="eastAsia"/>
          <w:kern w:val="0"/>
          <w:sz w:val="24"/>
        </w:rPr>
        <w:t>的处理方式。还学会使用很多</w:t>
      </w:r>
      <w:proofErr w:type="gramStart"/>
      <w:r>
        <w:rPr>
          <w:rFonts w:ascii="宋体" w:hAnsi="宋体" w:cs="宋体" w:hint="eastAsia"/>
          <w:kern w:val="0"/>
          <w:sz w:val="24"/>
        </w:rPr>
        <w:t>实用库比如</w:t>
      </w:r>
      <w:proofErr w:type="gramEnd"/>
      <w:r>
        <w:rPr>
          <w:rFonts w:ascii="宋体" w:hAnsi="宋体" w:cs="宋体" w:hint="eastAsia"/>
          <w:kern w:val="0"/>
          <w:sz w:val="24"/>
        </w:rPr>
        <w:t>：</w:t>
      </w:r>
      <w:proofErr w:type="spellStart"/>
      <w:r w:rsidR="00F5614A" w:rsidRPr="00F5614A">
        <w:rPr>
          <w:rFonts w:ascii="Consolas" w:hAnsi="Consolas" w:cs="宋体"/>
          <w:b/>
          <w:bCs/>
          <w:color w:val="000000"/>
          <w:kern w:val="0"/>
          <w:sz w:val="24"/>
        </w:rPr>
        <w:t>java.util.Calendar</w:t>
      </w:r>
      <w:proofErr w:type="spellEnd"/>
      <w:r w:rsidRPr="00F5614A">
        <w:rPr>
          <w:rFonts w:ascii="宋体" w:hAnsi="宋体" w:cs="宋体" w:hint="eastAsia"/>
          <w:kern w:val="0"/>
          <w:sz w:val="24"/>
        </w:rPr>
        <w:t>、</w:t>
      </w:r>
      <w:proofErr w:type="spellStart"/>
      <w:r w:rsidRPr="00F5614A">
        <w:rPr>
          <w:rFonts w:ascii="Consolas" w:hAnsi="Consolas" w:cs="宋体"/>
          <w:b/>
          <w:bCs/>
          <w:color w:val="000000"/>
          <w:kern w:val="0"/>
          <w:sz w:val="24"/>
        </w:rPr>
        <w:t>java.awt.geom.AffineTrans</w:t>
      </w:r>
      <w:r w:rsidR="00F5614A" w:rsidRPr="00F5614A">
        <w:rPr>
          <w:rFonts w:ascii="Consolas" w:hAnsi="Consolas" w:cs="宋体"/>
          <w:b/>
          <w:bCs/>
          <w:color w:val="000000"/>
          <w:kern w:val="0"/>
          <w:sz w:val="24"/>
        </w:rPr>
        <w:t>form</w:t>
      </w:r>
      <w:proofErr w:type="spellEnd"/>
      <w:r w:rsidR="00F5614A" w:rsidRPr="00F5614A">
        <w:rPr>
          <w:rFonts w:ascii="Consolas" w:hAnsi="Consolas" w:cs="宋体" w:hint="eastAsia"/>
          <w:bCs/>
          <w:color w:val="000000"/>
          <w:kern w:val="0"/>
          <w:sz w:val="24"/>
        </w:rPr>
        <w:t>等。</w:t>
      </w:r>
    </w:p>
    <w:p w:rsidR="00EB009B" w:rsidRDefault="00F5614A" w:rsidP="00601033">
      <w:pPr>
        <w:widowControl/>
        <w:shd w:val="clear" w:color="auto" w:fill="FFFFFF"/>
        <w:spacing w:line="360" w:lineRule="auto"/>
        <w:ind w:firstLine="420"/>
        <w:jc w:val="left"/>
        <w:rPr>
          <w:bCs/>
          <w:sz w:val="24"/>
        </w:rPr>
      </w:pPr>
      <w:r>
        <w:rPr>
          <w:rFonts w:ascii="宋体" w:hAnsi="宋体" w:cs="宋体"/>
          <w:kern w:val="0"/>
          <w:sz w:val="24"/>
        </w:rPr>
        <w:t>S</w:t>
      </w:r>
      <w:r>
        <w:rPr>
          <w:rFonts w:ascii="宋体" w:hAnsi="宋体" w:cs="宋体" w:hint="eastAsia"/>
          <w:kern w:val="0"/>
          <w:sz w:val="24"/>
        </w:rPr>
        <w:t>wing更强大的地方在于绘图。重载</w:t>
      </w:r>
      <w:proofErr w:type="spellStart"/>
      <w:r w:rsidRPr="00F5614A">
        <w:rPr>
          <w:rFonts w:ascii="Consolas" w:hAnsi="Consolas" w:cs="宋体"/>
          <w:b/>
          <w:bCs/>
          <w:color w:val="795E26"/>
          <w:kern w:val="0"/>
          <w:sz w:val="24"/>
        </w:rPr>
        <w:t>paintComponent</w:t>
      </w:r>
      <w:proofErr w:type="spellEnd"/>
      <w:r w:rsidRPr="00F5614A">
        <w:rPr>
          <w:rFonts w:ascii="Consolas" w:hAnsi="Consolas" w:cs="宋体"/>
          <w:b/>
          <w:bCs/>
          <w:color w:val="000000"/>
          <w:kern w:val="0"/>
          <w:sz w:val="24"/>
        </w:rPr>
        <w:t>(</w:t>
      </w:r>
      <w:r w:rsidRPr="00F5614A">
        <w:rPr>
          <w:rFonts w:ascii="Consolas" w:hAnsi="Consolas" w:cs="宋体"/>
          <w:b/>
          <w:bCs/>
          <w:color w:val="267F99"/>
          <w:kern w:val="0"/>
          <w:sz w:val="24"/>
        </w:rPr>
        <w:t>Graphics</w:t>
      </w:r>
      <w:r w:rsidRPr="00F5614A">
        <w:rPr>
          <w:rFonts w:ascii="Consolas" w:hAnsi="Consolas" w:cs="宋体"/>
          <w:b/>
          <w:bCs/>
          <w:color w:val="000000"/>
          <w:kern w:val="0"/>
          <w:sz w:val="24"/>
        </w:rPr>
        <w:t xml:space="preserve"> </w:t>
      </w:r>
      <w:r w:rsidRPr="00F5614A">
        <w:rPr>
          <w:rFonts w:ascii="Consolas" w:hAnsi="Consolas" w:cs="宋体"/>
          <w:b/>
          <w:bCs/>
          <w:color w:val="001080"/>
          <w:kern w:val="0"/>
          <w:sz w:val="24"/>
        </w:rPr>
        <w:t>G</w:t>
      </w:r>
      <w:r w:rsidRPr="00F5614A">
        <w:rPr>
          <w:rFonts w:ascii="Consolas" w:hAnsi="Consolas" w:cs="宋体"/>
          <w:b/>
          <w:bCs/>
          <w:color w:val="000000"/>
          <w:kern w:val="0"/>
          <w:sz w:val="24"/>
        </w:rPr>
        <w:t>)</w:t>
      </w:r>
      <w:r>
        <w:rPr>
          <w:rFonts w:hint="eastAsia"/>
          <w:bCs/>
          <w:sz w:val="24"/>
        </w:rPr>
        <w:t>方法可以使用</w:t>
      </w:r>
      <w:r>
        <w:rPr>
          <w:rFonts w:hint="eastAsia"/>
          <w:bCs/>
          <w:sz w:val="24"/>
        </w:rPr>
        <w:t>Graphics</w:t>
      </w:r>
      <w:r>
        <w:rPr>
          <w:rFonts w:hint="eastAsia"/>
          <w:bCs/>
          <w:sz w:val="24"/>
        </w:rPr>
        <w:t>类绘制各种图形。</w:t>
      </w:r>
    </w:p>
    <w:p w:rsidR="00F5614A" w:rsidRPr="00F5614A" w:rsidRDefault="00F5614A" w:rsidP="00601033">
      <w:pPr>
        <w:widowControl/>
        <w:shd w:val="clear" w:color="auto" w:fill="FFFFFF"/>
        <w:spacing w:line="360" w:lineRule="auto"/>
        <w:ind w:firstLine="420"/>
        <w:jc w:val="left"/>
        <w:rPr>
          <w:rFonts w:ascii="Consolas" w:hAnsi="Consolas" w:cs="宋体"/>
          <w:b/>
          <w:bCs/>
          <w:color w:val="000000"/>
          <w:kern w:val="0"/>
          <w:sz w:val="27"/>
          <w:szCs w:val="27"/>
        </w:rPr>
      </w:pPr>
      <w:r>
        <w:rPr>
          <w:rFonts w:ascii="宋体" w:hAnsi="宋体" w:cs="宋体" w:hint="eastAsia"/>
          <w:kern w:val="0"/>
          <w:sz w:val="24"/>
        </w:rPr>
        <w:t>课程设计让我真正体会到了Java强大的地方，有丰富的第三</w:t>
      </w:r>
      <w:proofErr w:type="gramStart"/>
      <w:r>
        <w:rPr>
          <w:rFonts w:ascii="宋体" w:hAnsi="宋体" w:cs="宋体" w:hint="eastAsia"/>
          <w:kern w:val="0"/>
          <w:sz w:val="24"/>
        </w:rPr>
        <w:t>方库可以嗲</w:t>
      </w:r>
      <w:proofErr w:type="gramEnd"/>
      <w:r>
        <w:rPr>
          <w:rFonts w:ascii="宋体" w:hAnsi="宋体" w:cs="宋体" w:hint="eastAsia"/>
          <w:kern w:val="0"/>
          <w:sz w:val="24"/>
        </w:rPr>
        <w:t>用，从而做出绚丽的UI界面，而不用再对着终端的</w:t>
      </w:r>
      <w:proofErr w:type="gramStart"/>
      <w:r>
        <w:rPr>
          <w:rFonts w:ascii="宋体" w:hAnsi="宋体" w:cs="宋体" w:hint="eastAsia"/>
          <w:kern w:val="0"/>
          <w:sz w:val="24"/>
        </w:rPr>
        <w:t>黑白框</w:t>
      </w:r>
      <w:r w:rsidR="002903E5">
        <w:rPr>
          <w:rFonts w:ascii="宋体" w:hAnsi="宋体" w:cs="宋体" w:hint="eastAsia"/>
          <w:kern w:val="0"/>
          <w:sz w:val="24"/>
        </w:rPr>
        <w:t>跑程序</w:t>
      </w:r>
      <w:proofErr w:type="gramEnd"/>
      <w:r w:rsidR="002903E5">
        <w:rPr>
          <w:rFonts w:ascii="宋体" w:hAnsi="宋体" w:cs="宋体" w:hint="eastAsia"/>
          <w:kern w:val="0"/>
          <w:sz w:val="24"/>
        </w:rPr>
        <w:t>。我也学习到了开发一套程序的基本流程：需求分析、概要设计、详细设计</w:t>
      </w:r>
      <w:r w:rsidR="002903E5">
        <w:rPr>
          <w:rFonts w:ascii="宋体" w:hAnsi="宋体" w:cs="宋体"/>
          <w:kern w:val="0"/>
          <w:sz w:val="24"/>
        </w:rPr>
        <w:t>……</w:t>
      </w:r>
      <w:r w:rsidR="002903E5">
        <w:rPr>
          <w:rFonts w:ascii="宋体" w:hAnsi="宋体" w:cs="宋体" w:hint="eastAsia"/>
          <w:kern w:val="0"/>
          <w:sz w:val="24"/>
        </w:rPr>
        <w:t>而不是撸起袖子就开始写代码。</w:t>
      </w:r>
      <w:r w:rsidR="002903E5">
        <w:rPr>
          <w:rFonts w:hint="eastAsia"/>
          <w:bCs/>
          <w:sz w:val="24"/>
        </w:rPr>
        <w:t>总之</w:t>
      </w:r>
      <w:r w:rsidR="002903E5">
        <w:rPr>
          <w:rFonts w:ascii="宋体" w:hAnsi="宋体" w:cs="宋体" w:hint="eastAsia"/>
          <w:kern w:val="0"/>
          <w:sz w:val="24"/>
        </w:rPr>
        <w:t>，获益匪浅，收益颇丰。</w:t>
      </w:r>
    </w:p>
    <w:sectPr w:rsidR="00F5614A" w:rsidRPr="00F5614A" w:rsidSect="006F74E7">
      <w:footerReference w:type="even" r:id="rId49"/>
      <w:footerReference w:type="default" r:id="rId50"/>
      <w:type w:val="continuous"/>
      <w:pgSz w:w="11906" w:h="16838"/>
      <w:pgMar w:top="1440" w:right="1588" w:bottom="1440" w:left="158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3FB4" w:rsidRDefault="00023FB4">
      <w:r>
        <w:separator/>
      </w:r>
    </w:p>
  </w:endnote>
  <w:endnote w:type="continuationSeparator" w:id="0">
    <w:p w:rsidR="00023FB4" w:rsidRDefault="00023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1" w:usb1="080E0000" w:usb2="0000000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0AD3" w:rsidRDefault="00280AD3">
    <w:pPr>
      <w:pStyle w:val="a7"/>
      <w:ind w:right="360"/>
      <w:rPr>
        <w:sz w:val="28"/>
        <w:szCs w:val="28"/>
      </w:rP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0AD3" w:rsidRPr="00B8782E" w:rsidRDefault="00280AD3">
    <w:pPr>
      <w:pStyle w:val="a7"/>
      <w:jc w:val="center"/>
      <w:rPr>
        <w:rFonts w:ascii="宋体" w:hAnsi="宋体"/>
        <w:sz w:val="21"/>
      </w:rPr>
    </w:pPr>
    <w:r w:rsidRPr="00B8782E">
      <w:rPr>
        <w:rFonts w:ascii="宋体" w:hAnsi="宋体"/>
        <w:sz w:val="21"/>
      </w:rPr>
      <w:fldChar w:fldCharType="begin"/>
    </w:r>
    <w:r w:rsidRPr="00B8782E">
      <w:rPr>
        <w:rFonts w:ascii="宋体" w:hAnsi="宋体"/>
        <w:sz w:val="21"/>
      </w:rPr>
      <w:instrText>PAGE   \* MERGEFORMAT</w:instrText>
    </w:r>
    <w:r w:rsidRPr="00B8782E">
      <w:rPr>
        <w:rFonts w:ascii="宋体" w:hAnsi="宋体"/>
        <w:sz w:val="21"/>
      </w:rPr>
      <w:fldChar w:fldCharType="separate"/>
    </w:r>
    <w:r w:rsidR="008007A6" w:rsidRPr="008007A6">
      <w:rPr>
        <w:rFonts w:ascii="宋体" w:hAnsi="宋体"/>
        <w:noProof/>
        <w:sz w:val="21"/>
        <w:lang w:val="zh-CN"/>
      </w:rPr>
      <w:t>1</w:t>
    </w:r>
    <w:r w:rsidRPr="00B8782E">
      <w:rPr>
        <w:rFonts w:ascii="宋体" w:hAnsi="宋体"/>
        <w:sz w:val="21"/>
      </w:rPr>
      <w:fldChar w:fldCharType="end"/>
    </w:r>
  </w:p>
  <w:p w:rsidR="00280AD3" w:rsidRDefault="00280AD3">
    <w:pPr>
      <w:pStyle w:val="a7"/>
      <w:ind w:right="360"/>
      <w:jc w:val="right"/>
      <w:rPr>
        <w:sz w:val="28"/>
        <w:szCs w:val="28"/>
      </w:rP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0AD3" w:rsidRDefault="00280AD3">
    <w:pPr>
      <w:pStyle w:val="a7"/>
      <w:ind w:right="360"/>
      <w:rPr>
        <w:sz w:val="28"/>
        <w:szCs w:val="28"/>
      </w:rPr>
    </w:pPr>
    <w:r>
      <w:rPr>
        <w:noProof/>
        <w:sz w:val="2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AD3" w:rsidRPr="006F74E7" w:rsidRDefault="00280AD3" w:rsidP="006F74E7">
                          <w:pPr>
                            <w:pStyle w:val="a7"/>
                            <w:rPr>
                              <w:sz w:val="21"/>
                            </w:rPr>
                          </w:pPr>
                          <w:r w:rsidRPr="006F74E7">
                            <w:rPr>
                              <w:rFonts w:hint="eastAsia"/>
                              <w:sz w:val="21"/>
                            </w:rPr>
                            <w:fldChar w:fldCharType="begin"/>
                          </w:r>
                          <w:r w:rsidRPr="006F74E7">
                            <w:rPr>
                              <w:rFonts w:hint="eastAsia"/>
                              <w:sz w:val="21"/>
                            </w:rPr>
                            <w:instrText xml:space="preserve"> PAGE  \* MERGEFORMAT </w:instrText>
                          </w:r>
                          <w:r w:rsidRPr="006F74E7">
                            <w:rPr>
                              <w:rFonts w:hint="eastAsia"/>
                              <w:sz w:val="21"/>
                            </w:rPr>
                            <w:fldChar w:fldCharType="separate"/>
                          </w:r>
                          <w:r>
                            <w:rPr>
                              <w:noProof/>
                              <w:sz w:val="21"/>
                            </w:rPr>
                            <w:t>26</w:t>
                          </w:r>
                          <w:r w:rsidRPr="006F74E7">
                            <w:rPr>
                              <w:rFonts w:hint="eastAsia"/>
                              <w:sz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6" o:spid="_x0000_s1035" type="#_x0000_t202" style="position:absolute;margin-left:92.8pt;margin-top:0;width:2in;height:2in;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" filled="f" stroked="f">
              <v:textbox style="mso-fit-shape-to-text:t" inset="0,0,0,0">
                <w:txbxContent>
                  <w:p w:rsidR="00CC24B6" w:rsidRPr="006F74E7" w:rsidRDefault="00CC24B6" w:rsidP="006F74E7">
                    <w:pPr>
                      <w:pStyle w:val="a7"/>
                      <w:rPr>
                        <w:sz w:val="21"/>
                      </w:rPr>
                    </w:pPr>
                    <w:r w:rsidRPr="006F74E7">
                      <w:rPr>
                        <w:rFonts w:hint="eastAsia"/>
                        <w:sz w:val="21"/>
                      </w:rPr>
                      <w:fldChar w:fldCharType="begin"/>
                    </w:r>
                    <w:r w:rsidRPr="006F74E7">
                      <w:rPr>
                        <w:rFonts w:hint="eastAsia"/>
                        <w:sz w:val="21"/>
                      </w:rPr>
                      <w:instrText xml:space="preserve"> PAGE  \* MERGEFORMAT </w:instrText>
                    </w:r>
                    <w:r w:rsidRPr="006F74E7">
                      <w:rPr>
                        <w:rFonts w:hint="eastAsia"/>
                        <w:sz w:val="21"/>
                      </w:rPr>
                      <w:fldChar w:fldCharType="separate"/>
                    </w:r>
                    <w:r>
                      <w:rPr>
                        <w:noProof/>
                        <w:sz w:val="21"/>
                      </w:rPr>
                      <w:t>26</w:t>
                    </w:r>
                    <w:r w:rsidRPr="006F74E7">
                      <w:rPr>
                        <w:rFonts w:hint="eastAsia"/>
                        <w:sz w:val="21"/>
                      </w:rP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0AD3" w:rsidRPr="00B8782E" w:rsidRDefault="00280AD3">
    <w:pPr>
      <w:pStyle w:val="a7"/>
      <w:jc w:val="center"/>
      <w:rPr>
        <w:rFonts w:ascii="宋体" w:hAnsi="宋体"/>
        <w:sz w:val="21"/>
      </w:rPr>
    </w:pPr>
    <w:r w:rsidRPr="00B8782E">
      <w:rPr>
        <w:rFonts w:ascii="宋体" w:hAnsi="宋体"/>
        <w:sz w:val="21"/>
      </w:rPr>
      <w:fldChar w:fldCharType="begin"/>
    </w:r>
    <w:r w:rsidRPr="00B8782E">
      <w:rPr>
        <w:rFonts w:ascii="宋体" w:hAnsi="宋体"/>
        <w:sz w:val="21"/>
      </w:rPr>
      <w:instrText>PAGE   \* MERGEFORMAT</w:instrText>
    </w:r>
    <w:r w:rsidRPr="00B8782E">
      <w:rPr>
        <w:rFonts w:ascii="宋体" w:hAnsi="宋体"/>
        <w:sz w:val="21"/>
      </w:rPr>
      <w:fldChar w:fldCharType="separate"/>
    </w:r>
    <w:r w:rsidR="008007A6" w:rsidRPr="008007A6">
      <w:rPr>
        <w:rFonts w:ascii="宋体" w:hAnsi="宋体"/>
        <w:noProof/>
        <w:sz w:val="21"/>
        <w:lang w:val="zh-CN"/>
      </w:rPr>
      <w:t>18</w:t>
    </w:r>
    <w:r w:rsidRPr="00B8782E">
      <w:rPr>
        <w:rFonts w:ascii="宋体" w:hAnsi="宋体"/>
        <w:sz w:val="21"/>
      </w:rPr>
      <w:fldChar w:fldCharType="end"/>
    </w:r>
  </w:p>
  <w:p w:rsidR="00280AD3" w:rsidRDefault="00280AD3" w:rsidP="00E002DD">
    <w:pPr>
      <w:pStyle w:val="a7"/>
      <w:ind w:right="360"/>
      <w:jc w:val="center"/>
      <w:rPr>
        <w:sz w:val="28"/>
        <w:szCs w:val="2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0AD3" w:rsidRDefault="00280AD3">
    <w:pPr>
      <w:pStyle w:val="a7"/>
      <w:ind w:right="360"/>
      <w:jc w:val="right"/>
      <w:rPr>
        <w:sz w:val="28"/>
        <w:szCs w:val="28"/>
      </w:rPr>
    </w:pPr>
    <w:r>
      <w:rPr>
        <w:noProof/>
        <w:sz w:val="28"/>
      </w:rPr>
      <mc:AlternateContent>
        <mc:Choice Requires="wps">
          <w:drawing>
            <wp:anchor distT="0" distB="0" distL="114300" distR="114300" simplePos="0" relativeHeight="251654144" behindDoc="0" locked="0" layoutInCell="1" allowOverlap="1">
              <wp:simplePos x="0" y="0"/>
              <wp:positionH relativeFrom="margin">
                <wp:align>right</wp:align>
              </wp:positionH>
              <wp:positionV relativeFrom="paragraph">
                <wp:posOffset>0</wp:posOffset>
              </wp:positionV>
              <wp:extent cx="114935" cy="131445"/>
              <wp:effectExtent l="0" t="0" r="1270" b="2540"/>
              <wp:wrapNone/>
              <wp:docPr id="10"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AD3" w:rsidRDefault="00280AD3">
                          <w:pPr>
                            <w:pStyle w:val="a7"/>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7" o:spid="_x0000_s1026" type="#_x0000_t202" style="position:absolute;left:0;text-align:left;margin-left:-42.15pt;margin-top:0;width:9.05pt;height:10.35pt;z-index:25165414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" filled="f" stroked="f">
              <v:textbox style="mso-fit-shape-to-text:t" inset="0,0,0,0">
                <w:txbxContent>
                  <w:p w:rsidR="00280AD3" w:rsidRDefault="00280AD3">
                    <w:pPr>
                      <w:pStyle w:val="a7"/>
                    </w:pPr>
                  </w:p>
                </w:txbxContent>
              </v:textbox>
              <w10:wrap anchorx="margin"/>
            </v:shape>
          </w:pict>
        </mc:Fallback>
      </mc:AlternateContent>
    </w:r>
    <w:r>
      <w:rPr>
        <w:noProof/>
        <w:sz w:val="28"/>
      </w:rPr>
      <mc:AlternateContent>
        <mc:Choice Requires="wps">
          <w:drawing>
            <wp:anchor distT="0" distB="0" distL="114300" distR="114300" simplePos="0" relativeHeight="251653120" behindDoc="0" locked="0" layoutInCell="1" allowOverlap="1">
              <wp:simplePos x="0" y="0"/>
              <wp:positionH relativeFrom="margin">
                <wp:align>right</wp:align>
              </wp:positionH>
              <wp:positionV relativeFrom="paragraph">
                <wp:posOffset>0</wp:posOffset>
              </wp:positionV>
              <wp:extent cx="114935" cy="153035"/>
              <wp:effectExtent l="0" t="0" r="1270" b="0"/>
              <wp:wrapNone/>
              <wp:docPr id="9"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AD3" w:rsidRDefault="00280AD3"/>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文本框 8" o:spid="_x0000_s1027" type="#_x0000_t202" style="position:absolute;left:0;text-align:left;margin-left:-42.15pt;margin-top:0;width:9.05pt;height:12.05pt;z-index:25165312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" filled="f" stroked="f">
              <v:textbox style="mso-fit-shape-to-text:t" inset="0,0,0,0">
                <w:txbxContent>
                  <w:p w:rsidR="00280AD3" w:rsidRDefault="00280AD3"/>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0AD3" w:rsidRDefault="00280AD3">
    <w:pPr>
      <w:pStyle w:val="a7"/>
      <w:ind w:right="360"/>
      <w:rPr>
        <w:sz w:val="28"/>
        <w:szCs w:val="28"/>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0AD3" w:rsidRDefault="00280AD3">
    <w:pPr>
      <w:pStyle w:val="a7"/>
      <w:ind w:right="360"/>
      <w:jc w:val="right"/>
      <w:rPr>
        <w:sz w:val="28"/>
        <w:szCs w:val="28"/>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0AD3" w:rsidRDefault="00280AD3">
    <w:pPr>
      <w:pStyle w:val="a7"/>
      <w:ind w:right="360"/>
      <w:rPr>
        <w:sz w:val="28"/>
        <w:szCs w:val="28"/>
      </w:rPr>
    </w:pPr>
    <w:r>
      <w:rPr>
        <w:noProof/>
        <w:sz w:val="2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AD3" w:rsidRDefault="00280AD3">
                          <w:pPr>
                            <w:pStyle w:val="a7"/>
                          </w:pPr>
                          <w:r>
                            <w:rPr>
                              <w:rFonts w:hint="eastAsia"/>
                            </w:rPr>
                            <w:fldChar w:fldCharType="begin"/>
                          </w:r>
                          <w:r>
                            <w:rPr>
                              <w:rFonts w:hint="eastAsia"/>
                            </w:rPr>
                            <w:instrText xml:space="preserve"> PAGE  \* MERGEFORMAT </w:instrText>
                          </w:r>
                          <w:r>
                            <w:rPr>
                              <w:rFonts w:hint="eastAsia"/>
                            </w:rPr>
                            <w:fldChar w:fldCharType="separate"/>
                          </w:r>
                          <w:r>
                            <w:rPr>
                              <w:rFonts w:hint="eastAsia"/>
                            </w:rPr>
                            <w:t>4</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8" o:spid="_x0000_s1028" type="#_x0000_t202" style="position:absolute;margin-left:92.8pt;margin-top:0;width:2in;height:2in;z-index:251661312;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" filled="f" stroked="f">
              <v:textbox style="mso-fit-shape-to-text:t" inset="0,0,0,0">
                <w:txbxContent>
                  <w:p w:rsidR="00280AD3" w:rsidRDefault="00280AD3">
                    <w:pPr>
                      <w:pStyle w:val="a7"/>
                    </w:pPr>
                    <w:r>
                      <w:rPr>
                        <w:rFonts w:hint="eastAsia"/>
                      </w:rPr>
                      <w:fldChar w:fldCharType="begin"/>
                    </w:r>
                    <w:r>
                      <w:rPr>
                        <w:rFonts w:hint="eastAsia"/>
                      </w:rPr>
                      <w:instrText xml:space="preserve"> PAGE  \* MERGEFORMAT </w:instrText>
                    </w:r>
                    <w:r>
                      <w:rPr>
                        <w:rFonts w:hint="eastAsia"/>
                      </w:rPr>
                      <w:fldChar w:fldCharType="separate"/>
                    </w:r>
                    <w:r>
                      <w:rPr>
                        <w:rFonts w:hint="eastAsia"/>
                      </w:rPr>
                      <w:t>4</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0AD3" w:rsidRDefault="00280AD3">
    <w:pPr>
      <w:pStyle w:val="a7"/>
      <w:ind w:right="360"/>
      <w:jc w:val="right"/>
      <w:rPr>
        <w:sz w:val="28"/>
        <w:szCs w:val="28"/>
      </w:rPr>
    </w:pPr>
    <w:r>
      <w:rPr>
        <w:noProof/>
        <w:sz w:val="2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25145" cy="204470"/>
              <wp:effectExtent l="0" t="0" r="0" b="0"/>
              <wp:wrapNone/>
              <wp:docPr id="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AD3" w:rsidRDefault="00280AD3">
                          <w:pPr>
                            <w:pStyle w:val="a7"/>
                            <w:ind w:right="360"/>
                            <w:jc w:val="right"/>
                          </w:pPr>
                          <w:r>
                            <w:rPr>
                              <w:kern w:val="0"/>
                              <w:sz w:val="28"/>
                              <w:szCs w:val="28"/>
                            </w:rPr>
                            <w:t xml:space="preserve">- </w:t>
                          </w:r>
                          <w:r>
                            <w:rPr>
                              <w:kern w:val="0"/>
                              <w:sz w:val="28"/>
                              <w:szCs w:val="28"/>
                            </w:rPr>
                            <w:fldChar w:fldCharType="begin"/>
                          </w:r>
                          <w:r>
                            <w:rPr>
                              <w:kern w:val="0"/>
                              <w:sz w:val="28"/>
                              <w:szCs w:val="28"/>
                            </w:rPr>
                            <w:instrText xml:space="preserve"> PAGE </w:instrText>
                          </w:r>
                          <w:r>
                            <w:rPr>
                              <w:kern w:val="0"/>
                              <w:sz w:val="28"/>
                              <w:szCs w:val="28"/>
                            </w:rPr>
                            <w:fldChar w:fldCharType="separate"/>
                          </w:r>
                          <w:r>
                            <w:rPr>
                              <w:noProof/>
                              <w:kern w:val="0"/>
                              <w:sz w:val="28"/>
                              <w:szCs w:val="28"/>
                            </w:rPr>
                            <w:t>3</w:t>
                          </w:r>
                          <w:r>
                            <w:rPr>
                              <w:kern w:val="0"/>
                              <w:sz w:val="28"/>
                              <w:szCs w:val="28"/>
                            </w:rPr>
                            <w:fldChar w:fldCharType="end"/>
                          </w:r>
                          <w:r>
                            <w:rPr>
                              <w:kern w:val="0"/>
                              <w:sz w:val="28"/>
                              <w:szCs w:val="28"/>
                            </w:rPr>
                            <w:t xml:space="preserve"> -</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7" o:spid="_x0000_s1029" type="#_x0000_t202" style="position:absolute;left:0;text-align:left;margin-left:-9.85pt;margin-top:0;width:41.35pt;height:16.1pt;z-index:25165926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" filled="f" stroked="f">
              <v:textbox style="mso-fit-shape-to-text:t" inset="0,0,0,0">
                <w:txbxContent>
                  <w:p w:rsidR="00280AD3" w:rsidRDefault="00280AD3">
                    <w:pPr>
                      <w:pStyle w:val="a7"/>
                      <w:ind w:right="360"/>
                      <w:jc w:val="right"/>
                    </w:pPr>
                    <w:r>
                      <w:rPr>
                        <w:kern w:val="0"/>
                        <w:sz w:val="28"/>
                        <w:szCs w:val="28"/>
                      </w:rPr>
                      <w:t xml:space="preserve">- </w:t>
                    </w:r>
                    <w:r>
                      <w:rPr>
                        <w:kern w:val="0"/>
                        <w:sz w:val="28"/>
                        <w:szCs w:val="28"/>
                      </w:rPr>
                      <w:fldChar w:fldCharType="begin"/>
                    </w:r>
                    <w:r>
                      <w:rPr>
                        <w:kern w:val="0"/>
                        <w:sz w:val="28"/>
                        <w:szCs w:val="28"/>
                      </w:rPr>
                      <w:instrText xml:space="preserve"> PAGE </w:instrText>
                    </w:r>
                    <w:r>
                      <w:rPr>
                        <w:kern w:val="0"/>
                        <w:sz w:val="28"/>
                        <w:szCs w:val="28"/>
                      </w:rPr>
                      <w:fldChar w:fldCharType="separate"/>
                    </w:r>
                    <w:r>
                      <w:rPr>
                        <w:noProof/>
                        <w:kern w:val="0"/>
                        <w:sz w:val="28"/>
                        <w:szCs w:val="28"/>
                      </w:rPr>
                      <w:t>3</w:t>
                    </w:r>
                    <w:r>
                      <w:rPr>
                        <w:kern w:val="0"/>
                        <w:sz w:val="28"/>
                        <w:szCs w:val="28"/>
                      </w:rPr>
                      <w:fldChar w:fldCharType="end"/>
                    </w:r>
                    <w:r>
                      <w:rPr>
                        <w:kern w:val="0"/>
                        <w:sz w:val="28"/>
                        <w:szCs w:val="28"/>
                      </w:rPr>
                      <w:t xml:space="preserve"> -</w:t>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0AD3" w:rsidRDefault="00280AD3">
    <w:pPr>
      <w:pStyle w:val="a7"/>
      <w:ind w:right="360"/>
      <w:rPr>
        <w:sz w:val="28"/>
        <w:szCs w:val="28"/>
      </w:rPr>
    </w:pPr>
    <w:r>
      <w:rPr>
        <w:noProof/>
        <w:sz w:val="28"/>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AD3" w:rsidRDefault="00280AD3">
                          <w:pPr>
                            <w:pStyle w:val="a7"/>
                          </w:pPr>
                          <w:r>
                            <w:rPr>
                              <w:rFonts w:hint="eastAsia"/>
                            </w:rPr>
                            <w:fldChar w:fldCharType="begin"/>
                          </w:r>
                          <w:r>
                            <w:rPr>
                              <w:rFonts w:hint="eastAsia"/>
                            </w:rPr>
                            <w:instrText xml:space="preserve"> PAGE  \* MERGEFORMAT </w:instrText>
                          </w:r>
                          <w:r>
                            <w:rPr>
                              <w:rFonts w:hint="eastAsia"/>
                            </w:rPr>
                            <w:fldChar w:fldCharType="separate"/>
                          </w:r>
                          <w:r>
                            <w:rPr>
                              <w:noProof/>
                            </w:rP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8" o:spid="_x0000_s1030" type="#_x0000_t202" style="position:absolute;margin-left:92.8pt;margin-top:0;width:2in;height:2in;z-index:25165721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" filled="f" stroked="f">
              <v:textbox style="mso-fit-shape-to-text:t" inset="0,0,0,0">
                <w:txbxContent>
                  <w:p w:rsidR="00280AD3" w:rsidRDefault="00280AD3">
                    <w:pPr>
                      <w:pStyle w:val="a7"/>
                    </w:pPr>
                    <w:r>
                      <w:rPr>
                        <w:rFonts w:hint="eastAsia"/>
                      </w:rPr>
                      <w:fldChar w:fldCharType="begin"/>
                    </w:r>
                    <w:r>
                      <w:rPr>
                        <w:rFonts w:hint="eastAsia"/>
                      </w:rPr>
                      <w:instrText xml:space="preserve"> PAGE  \* MERGEFORMAT </w:instrText>
                    </w:r>
                    <w:r>
                      <w:rPr>
                        <w:rFonts w:hint="eastAsia"/>
                      </w:rPr>
                      <w:fldChar w:fldCharType="separate"/>
                    </w:r>
                    <w:r>
                      <w:rPr>
                        <w:noProof/>
                      </w:rPr>
                      <w:t>II</w:t>
                    </w:r>
                    <w:r>
                      <w:rPr>
                        <w:rFonts w:hint="eastAsia"/>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0AD3" w:rsidRDefault="00280AD3">
    <w:pPr>
      <w:pStyle w:val="a7"/>
      <w:ind w:right="360"/>
      <w:jc w:val="right"/>
      <w:rPr>
        <w:sz w:val="28"/>
        <w:szCs w:val="28"/>
      </w:rPr>
    </w:pPr>
    <w:r>
      <w:rPr>
        <w:noProof/>
        <w:sz w:val="2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38100" cy="131445"/>
              <wp:effectExtent l="0" t="0" r="1270" b="2540"/>
              <wp:wrapNone/>
              <wp:docPr id="5"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AD3" w:rsidRDefault="00280AD3">
                          <w:pPr>
                            <w:pStyle w:val="a7"/>
                          </w:pPr>
                          <w:r>
                            <w:rPr>
                              <w:rFonts w:hint="eastAsia"/>
                            </w:rPr>
                            <w:fldChar w:fldCharType="begin"/>
                          </w:r>
                          <w:r>
                            <w:rPr>
                              <w:rFonts w:hint="eastAsia"/>
                            </w:rPr>
                            <w:instrText xml:space="preserve"> PAGE  \* MERGEFORMAT </w:instrText>
                          </w:r>
                          <w:r>
                            <w:rPr>
                              <w:rFonts w:hint="eastAsia"/>
                            </w:rPr>
                            <w:fldChar w:fldCharType="separate"/>
                          </w:r>
                          <w:r w:rsidR="008007A6">
                            <w:rPr>
                              <w:noProof/>
                            </w:rPr>
                            <w:t>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9" o:spid="_x0000_s1031" type="#_x0000_t202" style="position:absolute;left:0;text-align:left;margin-left:-48.2pt;margin-top:0;width:3pt;height:10.35pt;z-index:25165824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" filled="f" stroked="f">
              <v:textbox style="mso-fit-shape-to-text:t" inset="0,0,0,0">
                <w:txbxContent>
                  <w:p w:rsidR="00280AD3" w:rsidRDefault="00280AD3">
                    <w:pPr>
                      <w:pStyle w:val="a7"/>
                    </w:pPr>
                    <w:r>
                      <w:rPr>
                        <w:rFonts w:hint="eastAsia"/>
                      </w:rPr>
                      <w:fldChar w:fldCharType="begin"/>
                    </w:r>
                    <w:r>
                      <w:rPr>
                        <w:rFonts w:hint="eastAsia"/>
                      </w:rPr>
                      <w:instrText xml:space="preserve"> PAGE  \* MERGEFORMAT </w:instrText>
                    </w:r>
                    <w:r>
                      <w:rPr>
                        <w:rFonts w:hint="eastAsia"/>
                      </w:rPr>
                      <w:fldChar w:fldCharType="separate"/>
                    </w:r>
                    <w:r w:rsidR="008007A6">
                      <w:rPr>
                        <w:noProof/>
                      </w:rPr>
                      <w:t>I</w:t>
                    </w:r>
                    <w:r>
                      <w:rPr>
                        <w:rFonts w:hint="eastAsia"/>
                      </w:rPr>
                      <w:fldChar w:fldCharType="end"/>
                    </w:r>
                  </w:p>
                </w:txbxContent>
              </v:textbox>
              <w10:wrap anchorx="margin"/>
            </v:shape>
          </w:pict>
        </mc:Fallback>
      </mc:AlternateContent>
    </w:r>
    <w:r>
      <w:rPr>
        <w:noProof/>
        <w:sz w:val="28"/>
      </w:rPr>
      <mc:AlternateContent>
        <mc:Choice Requires="wps">
          <w:drawing>
            <wp:anchor distT="0" distB="0" distL="114300" distR="114300" simplePos="0" relativeHeight="251656192" behindDoc="0" locked="0" layoutInCell="1" allowOverlap="1">
              <wp:simplePos x="0" y="0"/>
              <wp:positionH relativeFrom="margin">
                <wp:align>right</wp:align>
              </wp:positionH>
              <wp:positionV relativeFrom="paragraph">
                <wp:posOffset>0</wp:posOffset>
              </wp:positionV>
              <wp:extent cx="114935" cy="131445"/>
              <wp:effectExtent l="0" t="0" r="1270" b="2540"/>
              <wp:wrapNone/>
              <wp:docPr id="4"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AD3" w:rsidRDefault="00280AD3">
                          <w:pPr>
                            <w:pStyle w:val="a7"/>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文本框 16" o:spid="_x0000_s1032" type="#_x0000_t202" style="position:absolute;left:0;text-align:left;margin-left:-42.15pt;margin-top:0;width:9.05pt;height:10.35pt;z-index:251656192;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" filled="f" stroked="f">
              <v:textbox style="mso-fit-shape-to-text:t" inset="0,0,0,0">
                <w:txbxContent>
                  <w:p w:rsidR="00280AD3" w:rsidRDefault="00280AD3">
                    <w:pPr>
                      <w:pStyle w:val="a7"/>
                    </w:pPr>
                  </w:p>
                </w:txbxContent>
              </v:textbox>
              <w10:wrap anchorx="margin"/>
            </v:shape>
          </w:pict>
        </mc:Fallback>
      </mc:AlternateContent>
    </w:r>
    <w:r>
      <w:rPr>
        <w:noProof/>
        <w:sz w:val="28"/>
      </w:rPr>
      <mc:AlternateContent>
        <mc:Choice Requires="wps">
          <w:drawing>
            <wp:anchor distT="0" distB="0" distL="114300" distR="114300" simplePos="0" relativeHeight="251655168" behindDoc="0" locked="0" layoutInCell="1" allowOverlap="1">
              <wp:simplePos x="0" y="0"/>
              <wp:positionH relativeFrom="margin">
                <wp:align>right</wp:align>
              </wp:positionH>
              <wp:positionV relativeFrom="paragraph">
                <wp:posOffset>0</wp:posOffset>
              </wp:positionV>
              <wp:extent cx="114935" cy="153035"/>
              <wp:effectExtent l="0" t="0" r="1270" b="0"/>
              <wp:wrapNone/>
              <wp:docPr id="3"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AD3" w:rsidRDefault="00280AD3"/>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文本框 17" o:spid="_x0000_s1033" type="#_x0000_t202" style="position:absolute;left:0;text-align:left;margin-left:-42.15pt;margin-top:0;width:9.05pt;height:12.05pt;z-index:25165516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" filled="f" stroked="f">
              <v:textbox style="mso-fit-shape-to-text:t" inset="0,0,0,0">
                <w:txbxContent>
                  <w:p w:rsidR="00280AD3" w:rsidRDefault="00280AD3"/>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0AD3" w:rsidRDefault="00280AD3">
    <w:pPr>
      <w:pStyle w:val="a7"/>
      <w:ind w:right="360"/>
      <w:rPr>
        <w:sz w:val="28"/>
        <w:szCs w:val="28"/>
      </w:rPr>
    </w:pPr>
    <w:r>
      <w:rPr>
        <w:noProof/>
        <w:sz w:val="2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文本框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AD3" w:rsidRDefault="00280AD3">
                          <w:pPr>
                            <w:pStyle w:val="a7"/>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2" o:spid="_x0000_s1034" type="#_x0000_t202" style="position:absolute;margin-left:92.8pt;margin-top:0;width:2in;height:2in;z-index:25166233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" filled="f" stroked="f">
              <v:textbox style="mso-fit-shape-to-text:t" inset="0,0,0,0">
                <w:txbxContent>
                  <w:p w:rsidR="00280AD3" w:rsidRDefault="00280AD3">
                    <w:pPr>
                      <w:pStyle w:val="a7"/>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3FB4" w:rsidRDefault="00023FB4">
      <w:r>
        <w:separator/>
      </w:r>
    </w:p>
  </w:footnote>
  <w:footnote w:type="continuationSeparator" w:id="0">
    <w:p w:rsidR="00023FB4" w:rsidRDefault="00023F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0AD3" w:rsidRDefault="00280AD3">
    <w:pPr>
      <w:pStyle w:val="a6"/>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0AD3" w:rsidRDefault="00280AD3">
    <w:pPr>
      <w:pStyle w:val="a6"/>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D78D1"/>
    <w:multiLevelType w:val="multilevel"/>
    <w:tmpl w:val="081D78D1"/>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C4B3E9E"/>
    <w:multiLevelType w:val="multilevel"/>
    <w:tmpl w:val="0C4B3E9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CF71D79"/>
    <w:multiLevelType w:val="hybridMultilevel"/>
    <w:tmpl w:val="5EBCB258"/>
    <w:lvl w:ilvl="0" w:tplc="229E8CDC">
      <w:start w:val="1"/>
      <w:numFmt w:val="decimal"/>
      <w:lvlText w:val="（%1）"/>
      <w:lvlJc w:val="left"/>
      <w:pPr>
        <w:ind w:left="1290" w:hanging="72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3" w15:restartNumberingAfterBreak="0">
    <w:nsid w:val="1B7A4B59"/>
    <w:multiLevelType w:val="hybridMultilevel"/>
    <w:tmpl w:val="0B900C3C"/>
    <w:lvl w:ilvl="0" w:tplc="CCB6F7AC">
      <w:start w:val="1"/>
      <w:numFmt w:val="decimal"/>
      <w:lvlText w:val="（%1）"/>
      <w:lvlJc w:val="left"/>
      <w:pPr>
        <w:ind w:left="720" w:hanging="72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C26E43"/>
    <w:multiLevelType w:val="multilevel"/>
    <w:tmpl w:val="B958FA06"/>
    <w:lvl w:ilvl="0">
      <w:start w:val="1"/>
      <w:numFmt w:val="decimal"/>
      <w:lvlText w:val="%1"/>
      <w:lvlJc w:val="left"/>
      <w:pPr>
        <w:ind w:left="360" w:hanging="360"/>
      </w:pPr>
      <w:rPr>
        <w:rFonts w:hint="default"/>
      </w:rPr>
    </w:lvl>
    <w:lvl w:ilvl="1">
      <w:start w:val="1"/>
      <w:numFmt w:val="decimal"/>
      <w:lvlText w:val="%1.%2"/>
      <w:lvlJc w:val="left"/>
      <w:pPr>
        <w:ind w:left="930" w:hanging="36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5220" w:hanging="180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720" w:hanging="2160"/>
      </w:pPr>
      <w:rPr>
        <w:rFonts w:hint="default"/>
      </w:rPr>
    </w:lvl>
  </w:abstractNum>
  <w:abstractNum w:abstractNumId="5" w15:restartNumberingAfterBreak="0">
    <w:nsid w:val="304F15CF"/>
    <w:multiLevelType w:val="multilevel"/>
    <w:tmpl w:val="ECCE3672"/>
    <w:lvl w:ilvl="0">
      <w:start w:val="2"/>
      <w:numFmt w:val="decimal"/>
      <w:lvlText w:val="%1"/>
      <w:lvlJc w:val="left"/>
      <w:pPr>
        <w:ind w:left="360" w:hanging="360"/>
      </w:pPr>
      <w:rPr>
        <w:rFonts w:hint="default"/>
      </w:rPr>
    </w:lvl>
    <w:lvl w:ilvl="1">
      <w:start w:val="2"/>
      <w:numFmt w:val="decimal"/>
      <w:isLgl/>
      <w:lvlText w:val="%1.%2"/>
      <w:lvlJc w:val="left"/>
      <w:pPr>
        <w:ind w:left="1650" w:hanging="720"/>
      </w:pPr>
      <w:rPr>
        <w:rFonts w:hint="default"/>
      </w:rPr>
    </w:lvl>
    <w:lvl w:ilvl="2">
      <w:start w:val="1"/>
      <w:numFmt w:val="decimal"/>
      <w:isLgl/>
      <w:lvlText w:val="%1.%2.%3"/>
      <w:lvlJc w:val="left"/>
      <w:pPr>
        <w:ind w:left="2580" w:hanging="720"/>
      </w:pPr>
      <w:rPr>
        <w:rFonts w:hint="default"/>
      </w:rPr>
    </w:lvl>
    <w:lvl w:ilvl="3">
      <w:start w:val="1"/>
      <w:numFmt w:val="decimal"/>
      <w:isLgl/>
      <w:lvlText w:val="%1.%2.%3.%4"/>
      <w:lvlJc w:val="left"/>
      <w:pPr>
        <w:ind w:left="3870" w:hanging="1080"/>
      </w:pPr>
      <w:rPr>
        <w:rFonts w:hint="default"/>
      </w:rPr>
    </w:lvl>
    <w:lvl w:ilvl="4">
      <w:start w:val="1"/>
      <w:numFmt w:val="decimal"/>
      <w:isLgl/>
      <w:lvlText w:val="%1.%2.%3.%4.%5"/>
      <w:lvlJc w:val="left"/>
      <w:pPr>
        <w:ind w:left="5160" w:hanging="1440"/>
      </w:pPr>
      <w:rPr>
        <w:rFonts w:hint="default"/>
      </w:rPr>
    </w:lvl>
    <w:lvl w:ilvl="5">
      <w:start w:val="1"/>
      <w:numFmt w:val="decimal"/>
      <w:isLgl/>
      <w:lvlText w:val="%1.%2.%3.%4.%5.%6"/>
      <w:lvlJc w:val="left"/>
      <w:pPr>
        <w:ind w:left="6450" w:hanging="1800"/>
      </w:pPr>
      <w:rPr>
        <w:rFonts w:hint="default"/>
      </w:rPr>
    </w:lvl>
    <w:lvl w:ilvl="6">
      <w:start w:val="1"/>
      <w:numFmt w:val="decimal"/>
      <w:isLgl/>
      <w:lvlText w:val="%1.%2.%3.%4.%5.%6.%7"/>
      <w:lvlJc w:val="left"/>
      <w:pPr>
        <w:ind w:left="7740" w:hanging="2160"/>
      </w:pPr>
      <w:rPr>
        <w:rFonts w:hint="default"/>
      </w:rPr>
    </w:lvl>
    <w:lvl w:ilvl="7">
      <w:start w:val="1"/>
      <w:numFmt w:val="decimal"/>
      <w:isLgl/>
      <w:lvlText w:val="%1.%2.%3.%4.%5.%6.%7.%8"/>
      <w:lvlJc w:val="left"/>
      <w:pPr>
        <w:ind w:left="8670" w:hanging="2160"/>
      </w:pPr>
      <w:rPr>
        <w:rFonts w:hint="default"/>
      </w:rPr>
    </w:lvl>
    <w:lvl w:ilvl="8">
      <w:start w:val="1"/>
      <w:numFmt w:val="decimal"/>
      <w:isLgl/>
      <w:lvlText w:val="%1.%2.%3.%4.%5.%6.%7.%8.%9"/>
      <w:lvlJc w:val="left"/>
      <w:pPr>
        <w:ind w:left="9960" w:hanging="2520"/>
      </w:pPr>
      <w:rPr>
        <w:rFonts w:hint="default"/>
      </w:rPr>
    </w:lvl>
  </w:abstractNum>
  <w:abstractNum w:abstractNumId="6" w15:restartNumberingAfterBreak="0">
    <w:nsid w:val="3F9E582D"/>
    <w:multiLevelType w:val="hybridMultilevel"/>
    <w:tmpl w:val="C79AF010"/>
    <w:lvl w:ilvl="0" w:tplc="122EB95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F5B17B1"/>
    <w:multiLevelType w:val="multilevel"/>
    <w:tmpl w:val="43407124"/>
    <w:lvl w:ilvl="0">
      <w:start w:val="1"/>
      <w:numFmt w:val="decimal"/>
      <w:lvlText w:val="%1."/>
      <w:lvlJc w:val="left"/>
      <w:pPr>
        <w:ind w:left="360" w:hanging="360"/>
      </w:pPr>
      <w:rPr>
        <w:rFonts w:hint="default"/>
      </w:rPr>
    </w:lvl>
    <w:lvl w:ilvl="1">
      <w:start w:val="3"/>
      <w:numFmt w:val="decimal"/>
      <w:isLgl/>
      <w:lvlText w:val="%1.%2"/>
      <w:lvlJc w:val="left"/>
      <w:pPr>
        <w:ind w:left="990" w:hanging="57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8" w15:restartNumberingAfterBreak="0">
    <w:nsid w:val="6D051F01"/>
    <w:multiLevelType w:val="hybridMultilevel"/>
    <w:tmpl w:val="2AC402CC"/>
    <w:lvl w:ilvl="0" w:tplc="AB0A3C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99E02CE"/>
    <w:multiLevelType w:val="hybridMultilevel"/>
    <w:tmpl w:val="92B0042C"/>
    <w:lvl w:ilvl="0" w:tplc="07D826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6"/>
  </w:num>
  <w:num w:numId="4">
    <w:abstractNumId w:val="3"/>
  </w:num>
  <w:num w:numId="5">
    <w:abstractNumId w:val="7"/>
  </w:num>
  <w:num w:numId="6">
    <w:abstractNumId w:val="8"/>
  </w:num>
  <w:num w:numId="7">
    <w:abstractNumId w:val="9"/>
  </w:num>
  <w:num w:numId="8">
    <w:abstractNumId w:val="2"/>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446"/>
    <w:rsid w:val="000011B8"/>
    <w:rsid w:val="00004263"/>
    <w:rsid w:val="00007015"/>
    <w:rsid w:val="00016BCA"/>
    <w:rsid w:val="00023FB4"/>
    <w:rsid w:val="00044F03"/>
    <w:rsid w:val="0005669A"/>
    <w:rsid w:val="0009249C"/>
    <w:rsid w:val="00095483"/>
    <w:rsid w:val="000A1691"/>
    <w:rsid w:val="000A65A9"/>
    <w:rsid w:val="000C020D"/>
    <w:rsid w:val="000C3F78"/>
    <w:rsid w:val="000D2DB4"/>
    <w:rsid w:val="000E19EA"/>
    <w:rsid w:val="000E303B"/>
    <w:rsid w:val="000F350D"/>
    <w:rsid w:val="0012529F"/>
    <w:rsid w:val="00134B3A"/>
    <w:rsid w:val="00143607"/>
    <w:rsid w:val="00150CD9"/>
    <w:rsid w:val="00156795"/>
    <w:rsid w:val="001826B3"/>
    <w:rsid w:val="0018645C"/>
    <w:rsid w:val="001E1A16"/>
    <w:rsid w:val="001E4102"/>
    <w:rsid w:val="001F3DD8"/>
    <w:rsid w:val="0021147C"/>
    <w:rsid w:val="002147A7"/>
    <w:rsid w:val="002762C2"/>
    <w:rsid w:val="00280AD3"/>
    <w:rsid w:val="00281A9F"/>
    <w:rsid w:val="0028407D"/>
    <w:rsid w:val="002903E5"/>
    <w:rsid w:val="00294465"/>
    <w:rsid w:val="002B7CB1"/>
    <w:rsid w:val="002F20AE"/>
    <w:rsid w:val="0030460D"/>
    <w:rsid w:val="00306F32"/>
    <w:rsid w:val="00322EC4"/>
    <w:rsid w:val="0033178D"/>
    <w:rsid w:val="003352C1"/>
    <w:rsid w:val="00340897"/>
    <w:rsid w:val="00344EE7"/>
    <w:rsid w:val="003627C3"/>
    <w:rsid w:val="0038234E"/>
    <w:rsid w:val="003931A3"/>
    <w:rsid w:val="00397F83"/>
    <w:rsid w:val="003F0874"/>
    <w:rsid w:val="0040569A"/>
    <w:rsid w:val="00417D81"/>
    <w:rsid w:val="0042001C"/>
    <w:rsid w:val="00420524"/>
    <w:rsid w:val="0042115A"/>
    <w:rsid w:val="00453F11"/>
    <w:rsid w:val="0046218B"/>
    <w:rsid w:val="00465039"/>
    <w:rsid w:val="00472984"/>
    <w:rsid w:val="00493A35"/>
    <w:rsid w:val="004B1EF5"/>
    <w:rsid w:val="004B2E23"/>
    <w:rsid w:val="004C2701"/>
    <w:rsid w:val="004D76BE"/>
    <w:rsid w:val="00501DE6"/>
    <w:rsid w:val="0051081F"/>
    <w:rsid w:val="0054522F"/>
    <w:rsid w:val="005522FE"/>
    <w:rsid w:val="00561615"/>
    <w:rsid w:val="00580EBD"/>
    <w:rsid w:val="005954B9"/>
    <w:rsid w:val="005A0919"/>
    <w:rsid w:val="005A294A"/>
    <w:rsid w:val="005C08F1"/>
    <w:rsid w:val="005D5ECA"/>
    <w:rsid w:val="005E5DD9"/>
    <w:rsid w:val="00600CC3"/>
    <w:rsid w:val="00601033"/>
    <w:rsid w:val="0065329F"/>
    <w:rsid w:val="006603C2"/>
    <w:rsid w:val="0066670A"/>
    <w:rsid w:val="00672226"/>
    <w:rsid w:val="00692A30"/>
    <w:rsid w:val="006A0CC3"/>
    <w:rsid w:val="006B55BB"/>
    <w:rsid w:val="006B766C"/>
    <w:rsid w:val="006C29CA"/>
    <w:rsid w:val="006E48BB"/>
    <w:rsid w:val="006F74E7"/>
    <w:rsid w:val="00705936"/>
    <w:rsid w:val="00722119"/>
    <w:rsid w:val="00724FB3"/>
    <w:rsid w:val="0073659A"/>
    <w:rsid w:val="00741923"/>
    <w:rsid w:val="007443B6"/>
    <w:rsid w:val="007472D0"/>
    <w:rsid w:val="00764298"/>
    <w:rsid w:val="00795050"/>
    <w:rsid w:val="00795178"/>
    <w:rsid w:val="007A1E2D"/>
    <w:rsid w:val="007D0C65"/>
    <w:rsid w:val="007D541E"/>
    <w:rsid w:val="007D768B"/>
    <w:rsid w:val="007F4C17"/>
    <w:rsid w:val="008007A6"/>
    <w:rsid w:val="008044B5"/>
    <w:rsid w:val="00812AC7"/>
    <w:rsid w:val="008336D5"/>
    <w:rsid w:val="00840EC4"/>
    <w:rsid w:val="008411E0"/>
    <w:rsid w:val="00856D14"/>
    <w:rsid w:val="008671C8"/>
    <w:rsid w:val="008A1F45"/>
    <w:rsid w:val="008A4A9F"/>
    <w:rsid w:val="008C0F01"/>
    <w:rsid w:val="008C2D51"/>
    <w:rsid w:val="008C44FC"/>
    <w:rsid w:val="009052FE"/>
    <w:rsid w:val="00911E7E"/>
    <w:rsid w:val="00912E8C"/>
    <w:rsid w:val="00914DE3"/>
    <w:rsid w:val="0092417B"/>
    <w:rsid w:val="009257E1"/>
    <w:rsid w:val="00925F0F"/>
    <w:rsid w:val="009322D9"/>
    <w:rsid w:val="009461EE"/>
    <w:rsid w:val="009550E5"/>
    <w:rsid w:val="00977250"/>
    <w:rsid w:val="00996BEC"/>
    <w:rsid w:val="009E2446"/>
    <w:rsid w:val="00A053B3"/>
    <w:rsid w:val="00A42E48"/>
    <w:rsid w:val="00A86FB9"/>
    <w:rsid w:val="00AA0F21"/>
    <w:rsid w:val="00AB7BEA"/>
    <w:rsid w:val="00AB7DDE"/>
    <w:rsid w:val="00AC7443"/>
    <w:rsid w:val="00AD667A"/>
    <w:rsid w:val="00AE7FAC"/>
    <w:rsid w:val="00B026B6"/>
    <w:rsid w:val="00B2295F"/>
    <w:rsid w:val="00B44A5E"/>
    <w:rsid w:val="00B53AE1"/>
    <w:rsid w:val="00B8782E"/>
    <w:rsid w:val="00B925D1"/>
    <w:rsid w:val="00BA166F"/>
    <w:rsid w:val="00BB106C"/>
    <w:rsid w:val="00BD78C7"/>
    <w:rsid w:val="00C16ABB"/>
    <w:rsid w:val="00CC24B6"/>
    <w:rsid w:val="00CF6F88"/>
    <w:rsid w:val="00D06CB5"/>
    <w:rsid w:val="00D25E5E"/>
    <w:rsid w:val="00D3704A"/>
    <w:rsid w:val="00D40AC9"/>
    <w:rsid w:val="00D41241"/>
    <w:rsid w:val="00D93C7F"/>
    <w:rsid w:val="00DC1BF9"/>
    <w:rsid w:val="00DF3442"/>
    <w:rsid w:val="00E002DD"/>
    <w:rsid w:val="00E01FFE"/>
    <w:rsid w:val="00E03A0C"/>
    <w:rsid w:val="00E04C3B"/>
    <w:rsid w:val="00E06F94"/>
    <w:rsid w:val="00E238EC"/>
    <w:rsid w:val="00E33AC7"/>
    <w:rsid w:val="00E43398"/>
    <w:rsid w:val="00E518D7"/>
    <w:rsid w:val="00EB009B"/>
    <w:rsid w:val="00EB5BB1"/>
    <w:rsid w:val="00EE24F4"/>
    <w:rsid w:val="00F00995"/>
    <w:rsid w:val="00F03A3F"/>
    <w:rsid w:val="00F208DA"/>
    <w:rsid w:val="00F21AE9"/>
    <w:rsid w:val="00F413B6"/>
    <w:rsid w:val="00F42D23"/>
    <w:rsid w:val="00F5286D"/>
    <w:rsid w:val="00F5614A"/>
    <w:rsid w:val="00F578C6"/>
    <w:rsid w:val="00F96B99"/>
    <w:rsid w:val="00FA3441"/>
    <w:rsid w:val="00FA4FB8"/>
    <w:rsid w:val="00FB7A85"/>
    <w:rsid w:val="00FE2654"/>
    <w:rsid w:val="0A5D4141"/>
    <w:rsid w:val="0B5D7DE2"/>
    <w:rsid w:val="106E6B05"/>
    <w:rsid w:val="177C48BD"/>
    <w:rsid w:val="26434F91"/>
    <w:rsid w:val="2BB546C8"/>
    <w:rsid w:val="2CA33F6A"/>
    <w:rsid w:val="2EEF5561"/>
    <w:rsid w:val="2F255161"/>
    <w:rsid w:val="32336338"/>
    <w:rsid w:val="33FE3F4E"/>
    <w:rsid w:val="3D3E6B55"/>
    <w:rsid w:val="3E653C38"/>
    <w:rsid w:val="40D413F8"/>
    <w:rsid w:val="427D57D2"/>
    <w:rsid w:val="428C58AD"/>
    <w:rsid w:val="486565E5"/>
    <w:rsid w:val="4BB80E95"/>
    <w:rsid w:val="5CFB009A"/>
    <w:rsid w:val="5E0E3867"/>
    <w:rsid w:val="6D2F2AC9"/>
    <w:rsid w:val="6F8A6A7B"/>
    <w:rsid w:val="7C7F42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29E35A"/>
  <w15:chartTrackingRefBased/>
  <w15:docId w15:val="{23C5C2F7-AF0E-4E97-9214-2C1A34139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0011B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customStyle="1" w:styleId="a4">
    <w:name w:val="纯文本 字符"/>
    <w:link w:val="a5"/>
    <w:rPr>
      <w:rFonts w:ascii="宋体" w:eastAsia="宋体" w:hAnsi="Courier New" w:cs="Courier New"/>
      <w:kern w:val="2"/>
      <w:sz w:val="21"/>
      <w:szCs w:val="21"/>
      <w:lang w:val="en-US" w:eastAsia="zh-CN" w:bidi="ar-SA"/>
    </w:rPr>
  </w:style>
  <w:style w:type="paragraph" w:customStyle="1" w:styleId="Char">
    <w:name w:val="Char"/>
    <w:basedOn w:val="a"/>
    <w:rPr>
      <w:rFonts w:eastAsia="仿宋_GB2312"/>
      <w:sz w:val="32"/>
      <w:szCs w:val="32"/>
    </w:rPr>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pPr>
      <w:tabs>
        <w:tab w:val="center" w:pos="4153"/>
        <w:tab w:val="right" w:pos="8306"/>
      </w:tabs>
      <w:snapToGrid w:val="0"/>
      <w:jc w:val="left"/>
    </w:pPr>
    <w:rPr>
      <w:sz w:val="18"/>
      <w:szCs w:val="18"/>
    </w:rPr>
  </w:style>
  <w:style w:type="paragraph" w:styleId="a5">
    <w:name w:val="Plain Text"/>
    <w:basedOn w:val="a"/>
    <w:link w:val="a4"/>
    <w:rPr>
      <w:rFonts w:ascii="宋体" w:hAnsi="Courier New" w:cs="Courier New"/>
      <w:szCs w:val="21"/>
    </w:rPr>
  </w:style>
  <w:style w:type="paragraph" w:styleId="a9">
    <w:name w:val="annotation text"/>
    <w:basedOn w:val="a"/>
    <w:link w:val="aa"/>
    <w:pPr>
      <w:jc w:val="left"/>
    </w:pPr>
  </w:style>
  <w:style w:type="paragraph" w:styleId="ab">
    <w:name w:val="Balloon Text"/>
    <w:basedOn w:val="a"/>
    <w:link w:val="ac"/>
    <w:rsid w:val="00705936"/>
    <w:rPr>
      <w:sz w:val="18"/>
      <w:szCs w:val="18"/>
    </w:rPr>
  </w:style>
  <w:style w:type="character" w:customStyle="1" w:styleId="ac">
    <w:name w:val="批注框文本 字符"/>
    <w:link w:val="ab"/>
    <w:rsid w:val="00705936"/>
    <w:rPr>
      <w:kern w:val="2"/>
      <w:sz w:val="18"/>
      <w:szCs w:val="18"/>
    </w:rPr>
  </w:style>
  <w:style w:type="character" w:styleId="ad">
    <w:name w:val="annotation reference"/>
    <w:rsid w:val="00150CD9"/>
    <w:rPr>
      <w:sz w:val="21"/>
      <w:szCs w:val="21"/>
    </w:rPr>
  </w:style>
  <w:style w:type="paragraph" w:styleId="ae">
    <w:name w:val="annotation subject"/>
    <w:basedOn w:val="a9"/>
    <w:next w:val="a9"/>
    <w:link w:val="af"/>
    <w:rsid w:val="00150CD9"/>
    <w:rPr>
      <w:b/>
      <w:bCs/>
    </w:rPr>
  </w:style>
  <w:style w:type="character" w:customStyle="1" w:styleId="aa">
    <w:name w:val="批注文字 字符"/>
    <w:link w:val="a9"/>
    <w:rsid w:val="00150CD9"/>
    <w:rPr>
      <w:kern w:val="2"/>
      <w:sz w:val="21"/>
      <w:szCs w:val="24"/>
    </w:rPr>
  </w:style>
  <w:style w:type="character" w:customStyle="1" w:styleId="af">
    <w:name w:val="批注主题 字符"/>
    <w:link w:val="ae"/>
    <w:rsid w:val="00150CD9"/>
    <w:rPr>
      <w:b/>
      <w:bCs/>
      <w:kern w:val="2"/>
      <w:sz w:val="21"/>
      <w:szCs w:val="24"/>
    </w:rPr>
  </w:style>
  <w:style w:type="character" w:customStyle="1" w:styleId="10">
    <w:name w:val="标题 1 字符"/>
    <w:link w:val="1"/>
    <w:rsid w:val="000011B8"/>
    <w:rPr>
      <w:b/>
      <w:bCs/>
      <w:kern w:val="44"/>
      <w:sz w:val="44"/>
      <w:szCs w:val="44"/>
    </w:rPr>
  </w:style>
  <w:style w:type="paragraph" w:styleId="TOC">
    <w:name w:val="TOC Heading"/>
    <w:basedOn w:val="1"/>
    <w:next w:val="a"/>
    <w:uiPriority w:val="39"/>
    <w:unhideWhenUsed/>
    <w:qFormat/>
    <w:rsid w:val="000011B8"/>
    <w:pPr>
      <w:widowControl/>
      <w:spacing w:before="240" w:after="0" w:line="259" w:lineRule="auto"/>
      <w:jc w:val="left"/>
      <w:outlineLvl w:val="9"/>
    </w:pPr>
    <w:rPr>
      <w:rFonts w:ascii="等线 Light" w:eastAsia="等线 Light" w:hAnsi="等线 Light"/>
      <w:b w:val="0"/>
      <w:bCs w:val="0"/>
      <w:color w:val="2E74B5"/>
      <w:kern w:val="0"/>
      <w:sz w:val="32"/>
      <w:szCs w:val="32"/>
    </w:rPr>
  </w:style>
  <w:style w:type="paragraph" w:styleId="2">
    <w:name w:val="toc 2"/>
    <w:basedOn w:val="a"/>
    <w:next w:val="a"/>
    <w:autoRedefine/>
    <w:uiPriority w:val="39"/>
    <w:unhideWhenUsed/>
    <w:rsid w:val="000011B8"/>
    <w:pPr>
      <w:widowControl/>
      <w:spacing w:after="100" w:line="259" w:lineRule="auto"/>
      <w:ind w:left="220"/>
      <w:jc w:val="left"/>
    </w:pPr>
    <w:rPr>
      <w:rFonts w:ascii="等线" w:eastAsia="等线" w:hAnsi="等线"/>
      <w:kern w:val="0"/>
      <w:sz w:val="22"/>
      <w:szCs w:val="22"/>
    </w:rPr>
  </w:style>
  <w:style w:type="paragraph" w:styleId="11">
    <w:name w:val="toc 1"/>
    <w:basedOn w:val="a"/>
    <w:next w:val="a"/>
    <w:autoRedefine/>
    <w:uiPriority w:val="39"/>
    <w:unhideWhenUsed/>
    <w:rsid w:val="000011B8"/>
    <w:pPr>
      <w:widowControl/>
      <w:spacing w:after="100" w:line="259" w:lineRule="auto"/>
      <w:jc w:val="left"/>
    </w:pPr>
    <w:rPr>
      <w:rFonts w:ascii="等线" w:eastAsia="等线" w:hAnsi="等线"/>
      <w:kern w:val="0"/>
      <w:sz w:val="22"/>
      <w:szCs w:val="22"/>
    </w:rPr>
  </w:style>
  <w:style w:type="paragraph" w:styleId="3">
    <w:name w:val="toc 3"/>
    <w:basedOn w:val="a"/>
    <w:next w:val="a"/>
    <w:autoRedefine/>
    <w:uiPriority w:val="39"/>
    <w:unhideWhenUsed/>
    <w:rsid w:val="000011B8"/>
    <w:pPr>
      <w:widowControl/>
      <w:spacing w:after="100" w:line="259" w:lineRule="auto"/>
      <w:ind w:left="440"/>
      <w:jc w:val="left"/>
    </w:pPr>
    <w:rPr>
      <w:rFonts w:ascii="等线" w:eastAsia="等线" w:hAnsi="等线"/>
      <w:kern w:val="0"/>
      <w:sz w:val="22"/>
      <w:szCs w:val="22"/>
    </w:rPr>
  </w:style>
  <w:style w:type="paragraph" w:styleId="af0">
    <w:name w:val="Subtitle"/>
    <w:basedOn w:val="a"/>
    <w:next w:val="a"/>
    <w:link w:val="af1"/>
    <w:qFormat/>
    <w:rsid w:val="00CF6F88"/>
    <w:pPr>
      <w:spacing w:before="240" w:after="60" w:line="312" w:lineRule="auto"/>
      <w:jc w:val="center"/>
      <w:outlineLvl w:val="1"/>
    </w:pPr>
    <w:rPr>
      <w:rFonts w:ascii="等线 Light" w:hAnsi="等线 Light"/>
      <w:b/>
      <w:bCs/>
      <w:kern w:val="28"/>
      <w:sz w:val="32"/>
      <w:szCs w:val="32"/>
    </w:rPr>
  </w:style>
  <w:style w:type="character" w:customStyle="1" w:styleId="af1">
    <w:name w:val="副标题 字符"/>
    <w:link w:val="af0"/>
    <w:rsid w:val="00CF6F88"/>
    <w:rPr>
      <w:rFonts w:ascii="等线 Light" w:hAnsi="等线 Light" w:cs="Times New Roman"/>
      <w:b/>
      <w:bCs/>
      <w:kern w:val="28"/>
      <w:sz w:val="32"/>
      <w:szCs w:val="32"/>
    </w:rPr>
  </w:style>
  <w:style w:type="character" w:styleId="af2">
    <w:name w:val="Hyperlink"/>
    <w:uiPriority w:val="99"/>
    <w:unhideWhenUsed/>
    <w:rsid w:val="00472984"/>
    <w:rPr>
      <w:color w:val="0563C1"/>
      <w:u w:val="single"/>
    </w:rPr>
  </w:style>
  <w:style w:type="paragraph" w:styleId="af3">
    <w:name w:val="Revision"/>
    <w:hidden/>
    <w:uiPriority w:val="99"/>
    <w:unhideWhenUsed/>
    <w:rsid w:val="001826B3"/>
    <w:rPr>
      <w:kern w:val="2"/>
      <w:sz w:val="21"/>
      <w:szCs w:val="24"/>
    </w:rPr>
  </w:style>
  <w:style w:type="character" w:styleId="af4">
    <w:name w:val="Emphasis"/>
    <w:qFormat/>
    <w:rsid w:val="005D5ECA"/>
    <w:rPr>
      <w:i/>
      <w:iCs/>
    </w:rPr>
  </w:style>
  <w:style w:type="paragraph" w:styleId="af5">
    <w:name w:val="Title"/>
    <w:basedOn w:val="a"/>
    <w:next w:val="a"/>
    <w:link w:val="af6"/>
    <w:qFormat/>
    <w:rsid w:val="00925F0F"/>
    <w:pPr>
      <w:spacing w:before="240" w:after="60"/>
      <w:jc w:val="center"/>
      <w:outlineLvl w:val="0"/>
    </w:pPr>
    <w:rPr>
      <w:rFonts w:ascii="等线 Light" w:hAnsi="等线 Light"/>
      <w:b/>
      <w:bCs/>
      <w:sz w:val="32"/>
      <w:szCs w:val="32"/>
    </w:rPr>
  </w:style>
  <w:style w:type="character" w:customStyle="1" w:styleId="af6">
    <w:name w:val="标题 字符"/>
    <w:link w:val="af5"/>
    <w:rsid w:val="00925F0F"/>
    <w:rPr>
      <w:rFonts w:ascii="等线 Light" w:hAnsi="等线 Light" w:cs="Times New Roman"/>
      <w:b/>
      <w:bCs/>
      <w:kern w:val="2"/>
      <w:sz w:val="32"/>
      <w:szCs w:val="32"/>
    </w:rPr>
  </w:style>
  <w:style w:type="character" w:customStyle="1" w:styleId="a8">
    <w:name w:val="页脚 字符"/>
    <w:link w:val="a7"/>
    <w:uiPriority w:val="99"/>
    <w:rsid w:val="00B8782E"/>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25446">
      <w:bodyDiv w:val="1"/>
      <w:marLeft w:val="0"/>
      <w:marRight w:val="0"/>
      <w:marTop w:val="0"/>
      <w:marBottom w:val="0"/>
      <w:divBdr>
        <w:top w:val="none" w:sz="0" w:space="0" w:color="auto"/>
        <w:left w:val="none" w:sz="0" w:space="0" w:color="auto"/>
        <w:bottom w:val="none" w:sz="0" w:space="0" w:color="auto"/>
        <w:right w:val="none" w:sz="0" w:space="0" w:color="auto"/>
      </w:divBdr>
      <w:divsChild>
        <w:div w:id="1324696070">
          <w:marLeft w:val="0"/>
          <w:marRight w:val="0"/>
          <w:marTop w:val="0"/>
          <w:marBottom w:val="0"/>
          <w:divBdr>
            <w:top w:val="none" w:sz="0" w:space="0" w:color="auto"/>
            <w:left w:val="none" w:sz="0" w:space="0" w:color="auto"/>
            <w:bottom w:val="none" w:sz="0" w:space="0" w:color="auto"/>
            <w:right w:val="none" w:sz="0" w:space="0" w:color="auto"/>
          </w:divBdr>
        </w:div>
      </w:divsChild>
    </w:div>
    <w:div w:id="45489490">
      <w:bodyDiv w:val="1"/>
      <w:marLeft w:val="0"/>
      <w:marRight w:val="0"/>
      <w:marTop w:val="0"/>
      <w:marBottom w:val="0"/>
      <w:divBdr>
        <w:top w:val="none" w:sz="0" w:space="0" w:color="auto"/>
        <w:left w:val="none" w:sz="0" w:space="0" w:color="auto"/>
        <w:bottom w:val="none" w:sz="0" w:space="0" w:color="auto"/>
        <w:right w:val="none" w:sz="0" w:space="0" w:color="auto"/>
      </w:divBdr>
      <w:divsChild>
        <w:div w:id="2114784467">
          <w:marLeft w:val="0"/>
          <w:marRight w:val="0"/>
          <w:marTop w:val="0"/>
          <w:marBottom w:val="0"/>
          <w:divBdr>
            <w:top w:val="none" w:sz="0" w:space="0" w:color="auto"/>
            <w:left w:val="none" w:sz="0" w:space="0" w:color="auto"/>
            <w:bottom w:val="none" w:sz="0" w:space="0" w:color="auto"/>
            <w:right w:val="none" w:sz="0" w:space="0" w:color="auto"/>
          </w:divBdr>
          <w:divsChild>
            <w:div w:id="3481136">
              <w:marLeft w:val="0"/>
              <w:marRight w:val="0"/>
              <w:marTop w:val="0"/>
              <w:marBottom w:val="0"/>
              <w:divBdr>
                <w:top w:val="none" w:sz="0" w:space="0" w:color="auto"/>
                <w:left w:val="none" w:sz="0" w:space="0" w:color="auto"/>
                <w:bottom w:val="none" w:sz="0" w:space="0" w:color="auto"/>
                <w:right w:val="none" w:sz="0" w:space="0" w:color="auto"/>
              </w:divBdr>
            </w:div>
            <w:div w:id="119223441">
              <w:marLeft w:val="0"/>
              <w:marRight w:val="0"/>
              <w:marTop w:val="0"/>
              <w:marBottom w:val="0"/>
              <w:divBdr>
                <w:top w:val="none" w:sz="0" w:space="0" w:color="auto"/>
                <w:left w:val="none" w:sz="0" w:space="0" w:color="auto"/>
                <w:bottom w:val="none" w:sz="0" w:space="0" w:color="auto"/>
                <w:right w:val="none" w:sz="0" w:space="0" w:color="auto"/>
              </w:divBdr>
            </w:div>
            <w:div w:id="393546361">
              <w:marLeft w:val="0"/>
              <w:marRight w:val="0"/>
              <w:marTop w:val="0"/>
              <w:marBottom w:val="0"/>
              <w:divBdr>
                <w:top w:val="none" w:sz="0" w:space="0" w:color="auto"/>
                <w:left w:val="none" w:sz="0" w:space="0" w:color="auto"/>
                <w:bottom w:val="none" w:sz="0" w:space="0" w:color="auto"/>
                <w:right w:val="none" w:sz="0" w:space="0" w:color="auto"/>
              </w:divBdr>
            </w:div>
            <w:div w:id="480467512">
              <w:marLeft w:val="0"/>
              <w:marRight w:val="0"/>
              <w:marTop w:val="0"/>
              <w:marBottom w:val="0"/>
              <w:divBdr>
                <w:top w:val="none" w:sz="0" w:space="0" w:color="auto"/>
                <w:left w:val="none" w:sz="0" w:space="0" w:color="auto"/>
                <w:bottom w:val="none" w:sz="0" w:space="0" w:color="auto"/>
                <w:right w:val="none" w:sz="0" w:space="0" w:color="auto"/>
              </w:divBdr>
            </w:div>
            <w:div w:id="702752818">
              <w:marLeft w:val="0"/>
              <w:marRight w:val="0"/>
              <w:marTop w:val="0"/>
              <w:marBottom w:val="0"/>
              <w:divBdr>
                <w:top w:val="none" w:sz="0" w:space="0" w:color="auto"/>
                <w:left w:val="none" w:sz="0" w:space="0" w:color="auto"/>
                <w:bottom w:val="none" w:sz="0" w:space="0" w:color="auto"/>
                <w:right w:val="none" w:sz="0" w:space="0" w:color="auto"/>
              </w:divBdr>
            </w:div>
            <w:div w:id="728958159">
              <w:marLeft w:val="0"/>
              <w:marRight w:val="0"/>
              <w:marTop w:val="0"/>
              <w:marBottom w:val="0"/>
              <w:divBdr>
                <w:top w:val="none" w:sz="0" w:space="0" w:color="auto"/>
                <w:left w:val="none" w:sz="0" w:space="0" w:color="auto"/>
                <w:bottom w:val="none" w:sz="0" w:space="0" w:color="auto"/>
                <w:right w:val="none" w:sz="0" w:space="0" w:color="auto"/>
              </w:divBdr>
            </w:div>
            <w:div w:id="771975787">
              <w:marLeft w:val="0"/>
              <w:marRight w:val="0"/>
              <w:marTop w:val="0"/>
              <w:marBottom w:val="0"/>
              <w:divBdr>
                <w:top w:val="none" w:sz="0" w:space="0" w:color="auto"/>
                <w:left w:val="none" w:sz="0" w:space="0" w:color="auto"/>
                <w:bottom w:val="none" w:sz="0" w:space="0" w:color="auto"/>
                <w:right w:val="none" w:sz="0" w:space="0" w:color="auto"/>
              </w:divBdr>
            </w:div>
            <w:div w:id="837119624">
              <w:marLeft w:val="0"/>
              <w:marRight w:val="0"/>
              <w:marTop w:val="0"/>
              <w:marBottom w:val="0"/>
              <w:divBdr>
                <w:top w:val="none" w:sz="0" w:space="0" w:color="auto"/>
                <w:left w:val="none" w:sz="0" w:space="0" w:color="auto"/>
                <w:bottom w:val="none" w:sz="0" w:space="0" w:color="auto"/>
                <w:right w:val="none" w:sz="0" w:space="0" w:color="auto"/>
              </w:divBdr>
            </w:div>
            <w:div w:id="893391515">
              <w:marLeft w:val="0"/>
              <w:marRight w:val="0"/>
              <w:marTop w:val="0"/>
              <w:marBottom w:val="0"/>
              <w:divBdr>
                <w:top w:val="none" w:sz="0" w:space="0" w:color="auto"/>
                <w:left w:val="none" w:sz="0" w:space="0" w:color="auto"/>
                <w:bottom w:val="none" w:sz="0" w:space="0" w:color="auto"/>
                <w:right w:val="none" w:sz="0" w:space="0" w:color="auto"/>
              </w:divBdr>
            </w:div>
            <w:div w:id="1058357927">
              <w:marLeft w:val="0"/>
              <w:marRight w:val="0"/>
              <w:marTop w:val="0"/>
              <w:marBottom w:val="0"/>
              <w:divBdr>
                <w:top w:val="none" w:sz="0" w:space="0" w:color="auto"/>
                <w:left w:val="none" w:sz="0" w:space="0" w:color="auto"/>
                <w:bottom w:val="none" w:sz="0" w:space="0" w:color="auto"/>
                <w:right w:val="none" w:sz="0" w:space="0" w:color="auto"/>
              </w:divBdr>
            </w:div>
            <w:div w:id="1096943736">
              <w:marLeft w:val="0"/>
              <w:marRight w:val="0"/>
              <w:marTop w:val="0"/>
              <w:marBottom w:val="0"/>
              <w:divBdr>
                <w:top w:val="none" w:sz="0" w:space="0" w:color="auto"/>
                <w:left w:val="none" w:sz="0" w:space="0" w:color="auto"/>
                <w:bottom w:val="none" w:sz="0" w:space="0" w:color="auto"/>
                <w:right w:val="none" w:sz="0" w:space="0" w:color="auto"/>
              </w:divBdr>
            </w:div>
            <w:div w:id="1154024444">
              <w:marLeft w:val="0"/>
              <w:marRight w:val="0"/>
              <w:marTop w:val="0"/>
              <w:marBottom w:val="0"/>
              <w:divBdr>
                <w:top w:val="none" w:sz="0" w:space="0" w:color="auto"/>
                <w:left w:val="none" w:sz="0" w:space="0" w:color="auto"/>
                <w:bottom w:val="none" w:sz="0" w:space="0" w:color="auto"/>
                <w:right w:val="none" w:sz="0" w:space="0" w:color="auto"/>
              </w:divBdr>
            </w:div>
            <w:div w:id="1267428219">
              <w:marLeft w:val="0"/>
              <w:marRight w:val="0"/>
              <w:marTop w:val="0"/>
              <w:marBottom w:val="0"/>
              <w:divBdr>
                <w:top w:val="none" w:sz="0" w:space="0" w:color="auto"/>
                <w:left w:val="none" w:sz="0" w:space="0" w:color="auto"/>
                <w:bottom w:val="none" w:sz="0" w:space="0" w:color="auto"/>
                <w:right w:val="none" w:sz="0" w:space="0" w:color="auto"/>
              </w:divBdr>
            </w:div>
            <w:div w:id="1335255870">
              <w:marLeft w:val="0"/>
              <w:marRight w:val="0"/>
              <w:marTop w:val="0"/>
              <w:marBottom w:val="0"/>
              <w:divBdr>
                <w:top w:val="none" w:sz="0" w:space="0" w:color="auto"/>
                <w:left w:val="none" w:sz="0" w:space="0" w:color="auto"/>
                <w:bottom w:val="none" w:sz="0" w:space="0" w:color="auto"/>
                <w:right w:val="none" w:sz="0" w:space="0" w:color="auto"/>
              </w:divBdr>
            </w:div>
            <w:div w:id="1353805149">
              <w:marLeft w:val="0"/>
              <w:marRight w:val="0"/>
              <w:marTop w:val="0"/>
              <w:marBottom w:val="0"/>
              <w:divBdr>
                <w:top w:val="none" w:sz="0" w:space="0" w:color="auto"/>
                <w:left w:val="none" w:sz="0" w:space="0" w:color="auto"/>
                <w:bottom w:val="none" w:sz="0" w:space="0" w:color="auto"/>
                <w:right w:val="none" w:sz="0" w:space="0" w:color="auto"/>
              </w:divBdr>
            </w:div>
            <w:div w:id="1425301937">
              <w:marLeft w:val="0"/>
              <w:marRight w:val="0"/>
              <w:marTop w:val="0"/>
              <w:marBottom w:val="0"/>
              <w:divBdr>
                <w:top w:val="none" w:sz="0" w:space="0" w:color="auto"/>
                <w:left w:val="none" w:sz="0" w:space="0" w:color="auto"/>
                <w:bottom w:val="none" w:sz="0" w:space="0" w:color="auto"/>
                <w:right w:val="none" w:sz="0" w:space="0" w:color="auto"/>
              </w:divBdr>
            </w:div>
            <w:div w:id="1550916321">
              <w:marLeft w:val="0"/>
              <w:marRight w:val="0"/>
              <w:marTop w:val="0"/>
              <w:marBottom w:val="0"/>
              <w:divBdr>
                <w:top w:val="none" w:sz="0" w:space="0" w:color="auto"/>
                <w:left w:val="none" w:sz="0" w:space="0" w:color="auto"/>
                <w:bottom w:val="none" w:sz="0" w:space="0" w:color="auto"/>
                <w:right w:val="none" w:sz="0" w:space="0" w:color="auto"/>
              </w:divBdr>
            </w:div>
            <w:div w:id="1621110480">
              <w:marLeft w:val="0"/>
              <w:marRight w:val="0"/>
              <w:marTop w:val="0"/>
              <w:marBottom w:val="0"/>
              <w:divBdr>
                <w:top w:val="none" w:sz="0" w:space="0" w:color="auto"/>
                <w:left w:val="none" w:sz="0" w:space="0" w:color="auto"/>
                <w:bottom w:val="none" w:sz="0" w:space="0" w:color="auto"/>
                <w:right w:val="none" w:sz="0" w:space="0" w:color="auto"/>
              </w:divBdr>
            </w:div>
            <w:div w:id="1742948178">
              <w:marLeft w:val="0"/>
              <w:marRight w:val="0"/>
              <w:marTop w:val="0"/>
              <w:marBottom w:val="0"/>
              <w:divBdr>
                <w:top w:val="none" w:sz="0" w:space="0" w:color="auto"/>
                <w:left w:val="none" w:sz="0" w:space="0" w:color="auto"/>
                <w:bottom w:val="none" w:sz="0" w:space="0" w:color="auto"/>
                <w:right w:val="none" w:sz="0" w:space="0" w:color="auto"/>
              </w:divBdr>
            </w:div>
            <w:div w:id="1926112378">
              <w:marLeft w:val="0"/>
              <w:marRight w:val="0"/>
              <w:marTop w:val="0"/>
              <w:marBottom w:val="0"/>
              <w:divBdr>
                <w:top w:val="none" w:sz="0" w:space="0" w:color="auto"/>
                <w:left w:val="none" w:sz="0" w:space="0" w:color="auto"/>
                <w:bottom w:val="none" w:sz="0" w:space="0" w:color="auto"/>
                <w:right w:val="none" w:sz="0" w:space="0" w:color="auto"/>
              </w:divBdr>
            </w:div>
            <w:div w:id="1969629185">
              <w:marLeft w:val="0"/>
              <w:marRight w:val="0"/>
              <w:marTop w:val="0"/>
              <w:marBottom w:val="0"/>
              <w:divBdr>
                <w:top w:val="none" w:sz="0" w:space="0" w:color="auto"/>
                <w:left w:val="none" w:sz="0" w:space="0" w:color="auto"/>
                <w:bottom w:val="none" w:sz="0" w:space="0" w:color="auto"/>
                <w:right w:val="none" w:sz="0" w:space="0" w:color="auto"/>
              </w:divBdr>
            </w:div>
            <w:div w:id="20539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530">
      <w:bodyDiv w:val="1"/>
      <w:marLeft w:val="0"/>
      <w:marRight w:val="0"/>
      <w:marTop w:val="0"/>
      <w:marBottom w:val="0"/>
      <w:divBdr>
        <w:top w:val="none" w:sz="0" w:space="0" w:color="auto"/>
        <w:left w:val="none" w:sz="0" w:space="0" w:color="auto"/>
        <w:bottom w:val="none" w:sz="0" w:space="0" w:color="auto"/>
        <w:right w:val="none" w:sz="0" w:space="0" w:color="auto"/>
      </w:divBdr>
      <w:divsChild>
        <w:div w:id="1092775303">
          <w:marLeft w:val="0"/>
          <w:marRight w:val="0"/>
          <w:marTop w:val="0"/>
          <w:marBottom w:val="0"/>
          <w:divBdr>
            <w:top w:val="none" w:sz="0" w:space="0" w:color="auto"/>
            <w:left w:val="none" w:sz="0" w:space="0" w:color="auto"/>
            <w:bottom w:val="none" w:sz="0" w:space="0" w:color="auto"/>
            <w:right w:val="none" w:sz="0" w:space="0" w:color="auto"/>
          </w:divBdr>
          <w:divsChild>
            <w:div w:id="40753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4970">
      <w:bodyDiv w:val="1"/>
      <w:marLeft w:val="0"/>
      <w:marRight w:val="0"/>
      <w:marTop w:val="0"/>
      <w:marBottom w:val="0"/>
      <w:divBdr>
        <w:top w:val="none" w:sz="0" w:space="0" w:color="auto"/>
        <w:left w:val="none" w:sz="0" w:space="0" w:color="auto"/>
        <w:bottom w:val="none" w:sz="0" w:space="0" w:color="auto"/>
        <w:right w:val="none" w:sz="0" w:space="0" w:color="auto"/>
      </w:divBdr>
      <w:divsChild>
        <w:div w:id="107704408">
          <w:marLeft w:val="0"/>
          <w:marRight w:val="0"/>
          <w:marTop w:val="0"/>
          <w:marBottom w:val="0"/>
          <w:divBdr>
            <w:top w:val="none" w:sz="0" w:space="0" w:color="auto"/>
            <w:left w:val="none" w:sz="0" w:space="0" w:color="auto"/>
            <w:bottom w:val="none" w:sz="0" w:space="0" w:color="auto"/>
            <w:right w:val="none" w:sz="0" w:space="0" w:color="auto"/>
          </w:divBdr>
          <w:divsChild>
            <w:div w:id="75832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2130">
      <w:bodyDiv w:val="1"/>
      <w:marLeft w:val="0"/>
      <w:marRight w:val="0"/>
      <w:marTop w:val="0"/>
      <w:marBottom w:val="0"/>
      <w:divBdr>
        <w:top w:val="none" w:sz="0" w:space="0" w:color="auto"/>
        <w:left w:val="none" w:sz="0" w:space="0" w:color="auto"/>
        <w:bottom w:val="none" w:sz="0" w:space="0" w:color="auto"/>
        <w:right w:val="none" w:sz="0" w:space="0" w:color="auto"/>
      </w:divBdr>
      <w:divsChild>
        <w:div w:id="1654682048">
          <w:marLeft w:val="0"/>
          <w:marRight w:val="0"/>
          <w:marTop w:val="0"/>
          <w:marBottom w:val="0"/>
          <w:divBdr>
            <w:top w:val="none" w:sz="0" w:space="0" w:color="auto"/>
            <w:left w:val="none" w:sz="0" w:space="0" w:color="auto"/>
            <w:bottom w:val="none" w:sz="0" w:space="0" w:color="auto"/>
            <w:right w:val="none" w:sz="0" w:space="0" w:color="auto"/>
          </w:divBdr>
          <w:divsChild>
            <w:div w:id="49888852">
              <w:marLeft w:val="0"/>
              <w:marRight w:val="0"/>
              <w:marTop w:val="0"/>
              <w:marBottom w:val="0"/>
              <w:divBdr>
                <w:top w:val="none" w:sz="0" w:space="0" w:color="auto"/>
                <w:left w:val="none" w:sz="0" w:space="0" w:color="auto"/>
                <w:bottom w:val="none" w:sz="0" w:space="0" w:color="auto"/>
                <w:right w:val="none" w:sz="0" w:space="0" w:color="auto"/>
              </w:divBdr>
            </w:div>
            <w:div w:id="176887979">
              <w:marLeft w:val="0"/>
              <w:marRight w:val="0"/>
              <w:marTop w:val="0"/>
              <w:marBottom w:val="0"/>
              <w:divBdr>
                <w:top w:val="none" w:sz="0" w:space="0" w:color="auto"/>
                <w:left w:val="none" w:sz="0" w:space="0" w:color="auto"/>
                <w:bottom w:val="none" w:sz="0" w:space="0" w:color="auto"/>
                <w:right w:val="none" w:sz="0" w:space="0" w:color="auto"/>
              </w:divBdr>
            </w:div>
            <w:div w:id="179900044">
              <w:marLeft w:val="0"/>
              <w:marRight w:val="0"/>
              <w:marTop w:val="0"/>
              <w:marBottom w:val="0"/>
              <w:divBdr>
                <w:top w:val="none" w:sz="0" w:space="0" w:color="auto"/>
                <w:left w:val="none" w:sz="0" w:space="0" w:color="auto"/>
                <w:bottom w:val="none" w:sz="0" w:space="0" w:color="auto"/>
                <w:right w:val="none" w:sz="0" w:space="0" w:color="auto"/>
              </w:divBdr>
            </w:div>
            <w:div w:id="190842296">
              <w:marLeft w:val="0"/>
              <w:marRight w:val="0"/>
              <w:marTop w:val="0"/>
              <w:marBottom w:val="0"/>
              <w:divBdr>
                <w:top w:val="none" w:sz="0" w:space="0" w:color="auto"/>
                <w:left w:val="none" w:sz="0" w:space="0" w:color="auto"/>
                <w:bottom w:val="none" w:sz="0" w:space="0" w:color="auto"/>
                <w:right w:val="none" w:sz="0" w:space="0" w:color="auto"/>
              </w:divBdr>
            </w:div>
            <w:div w:id="222722360">
              <w:marLeft w:val="0"/>
              <w:marRight w:val="0"/>
              <w:marTop w:val="0"/>
              <w:marBottom w:val="0"/>
              <w:divBdr>
                <w:top w:val="none" w:sz="0" w:space="0" w:color="auto"/>
                <w:left w:val="none" w:sz="0" w:space="0" w:color="auto"/>
                <w:bottom w:val="none" w:sz="0" w:space="0" w:color="auto"/>
                <w:right w:val="none" w:sz="0" w:space="0" w:color="auto"/>
              </w:divBdr>
            </w:div>
            <w:div w:id="294457079">
              <w:marLeft w:val="0"/>
              <w:marRight w:val="0"/>
              <w:marTop w:val="0"/>
              <w:marBottom w:val="0"/>
              <w:divBdr>
                <w:top w:val="none" w:sz="0" w:space="0" w:color="auto"/>
                <w:left w:val="none" w:sz="0" w:space="0" w:color="auto"/>
                <w:bottom w:val="none" w:sz="0" w:space="0" w:color="auto"/>
                <w:right w:val="none" w:sz="0" w:space="0" w:color="auto"/>
              </w:divBdr>
            </w:div>
            <w:div w:id="325401573">
              <w:marLeft w:val="0"/>
              <w:marRight w:val="0"/>
              <w:marTop w:val="0"/>
              <w:marBottom w:val="0"/>
              <w:divBdr>
                <w:top w:val="none" w:sz="0" w:space="0" w:color="auto"/>
                <w:left w:val="none" w:sz="0" w:space="0" w:color="auto"/>
                <w:bottom w:val="none" w:sz="0" w:space="0" w:color="auto"/>
                <w:right w:val="none" w:sz="0" w:space="0" w:color="auto"/>
              </w:divBdr>
            </w:div>
            <w:div w:id="350224604">
              <w:marLeft w:val="0"/>
              <w:marRight w:val="0"/>
              <w:marTop w:val="0"/>
              <w:marBottom w:val="0"/>
              <w:divBdr>
                <w:top w:val="none" w:sz="0" w:space="0" w:color="auto"/>
                <w:left w:val="none" w:sz="0" w:space="0" w:color="auto"/>
                <w:bottom w:val="none" w:sz="0" w:space="0" w:color="auto"/>
                <w:right w:val="none" w:sz="0" w:space="0" w:color="auto"/>
              </w:divBdr>
            </w:div>
            <w:div w:id="385033442">
              <w:marLeft w:val="0"/>
              <w:marRight w:val="0"/>
              <w:marTop w:val="0"/>
              <w:marBottom w:val="0"/>
              <w:divBdr>
                <w:top w:val="none" w:sz="0" w:space="0" w:color="auto"/>
                <w:left w:val="none" w:sz="0" w:space="0" w:color="auto"/>
                <w:bottom w:val="none" w:sz="0" w:space="0" w:color="auto"/>
                <w:right w:val="none" w:sz="0" w:space="0" w:color="auto"/>
              </w:divBdr>
            </w:div>
            <w:div w:id="441461533">
              <w:marLeft w:val="0"/>
              <w:marRight w:val="0"/>
              <w:marTop w:val="0"/>
              <w:marBottom w:val="0"/>
              <w:divBdr>
                <w:top w:val="none" w:sz="0" w:space="0" w:color="auto"/>
                <w:left w:val="none" w:sz="0" w:space="0" w:color="auto"/>
                <w:bottom w:val="none" w:sz="0" w:space="0" w:color="auto"/>
                <w:right w:val="none" w:sz="0" w:space="0" w:color="auto"/>
              </w:divBdr>
            </w:div>
            <w:div w:id="443883677">
              <w:marLeft w:val="0"/>
              <w:marRight w:val="0"/>
              <w:marTop w:val="0"/>
              <w:marBottom w:val="0"/>
              <w:divBdr>
                <w:top w:val="none" w:sz="0" w:space="0" w:color="auto"/>
                <w:left w:val="none" w:sz="0" w:space="0" w:color="auto"/>
                <w:bottom w:val="none" w:sz="0" w:space="0" w:color="auto"/>
                <w:right w:val="none" w:sz="0" w:space="0" w:color="auto"/>
              </w:divBdr>
            </w:div>
            <w:div w:id="445393660">
              <w:marLeft w:val="0"/>
              <w:marRight w:val="0"/>
              <w:marTop w:val="0"/>
              <w:marBottom w:val="0"/>
              <w:divBdr>
                <w:top w:val="none" w:sz="0" w:space="0" w:color="auto"/>
                <w:left w:val="none" w:sz="0" w:space="0" w:color="auto"/>
                <w:bottom w:val="none" w:sz="0" w:space="0" w:color="auto"/>
                <w:right w:val="none" w:sz="0" w:space="0" w:color="auto"/>
              </w:divBdr>
            </w:div>
            <w:div w:id="455635435">
              <w:marLeft w:val="0"/>
              <w:marRight w:val="0"/>
              <w:marTop w:val="0"/>
              <w:marBottom w:val="0"/>
              <w:divBdr>
                <w:top w:val="none" w:sz="0" w:space="0" w:color="auto"/>
                <w:left w:val="none" w:sz="0" w:space="0" w:color="auto"/>
                <w:bottom w:val="none" w:sz="0" w:space="0" w:color="auto"/>
                <w:right w:val="none" w:sz="0" w:space="0" w:color="auto"/>
              </w:divBdr>
            </w:div>
            <w:div w:id="464009164">
              <w:marLeft w:val="0"/>
              <w:marRight w:val="0"/>
              <w:marTop w:val="0"/>
              <w:marBottom w:val="0"/>
              <w:divBdr>
                <w:top w:val="none" w:sz="0" w:space="0" w:color="auto"/>
                <w:left w:val="none" w:sz="0" w:space="0" w:color="auto"/>
                <w:bottom w:val="none" w:sz="0" w:space="0" w:color="auto"/>
                <w:right w:val="none" w:sz="0" w:space="0" w:color="auto"/>
              </w:divBdr>
            </w:div>
            <w:div w:id="466360361">
              <w:marLeft w:val="0"/>
              <w:marRight w:val="0"/>
              <w:marTop w:val="0"/>
              <w:marBottom w:val="0"/>
              <w:divBdr>
                <w:top w:val="none" w:sz="0" w:space="0" w:color="auto"/>
                <w:left w:val="none" w:sz="0" w:space="0" w:color="auto"/>
                <w:bottom w:val="none" w:sz="0" w:space="0" w:color="auto"/>
                <w:right w:val="none" w:sz="0" w:space="0" w:color="auto"/>
              </w:divBdr>
            </w:div>
            <w:div w:id="470682308">
              <w:marLeft w:val="0"/>
              <w:marRight w:val="0"/>
              <w:marTop w:val="0"/>
              <w:marBottom w:val="0"/>
              <w:divBdr>
                <w:top w:val="none" w:sz="0" w:space="0" w:color="auto"/>
                <w:left w:val="none" w:sz="0" w:space="0" w:color="auto"/>
                <w:bottom w:val="none" w:sz="0" w:space="0" w:color="auto"/>
                <w:right w:val="none" w:sz="0" w:space="0" w:color="auto"/>
              </w:divBdr>
            </w:div>
            <w:div w:id="482621181">
              <w:marLeft w:val="0"/>
              <w:marRight w:val="0"/>
              <w:marTop w:val="0"/>
              <w:marBottom w:val="0"/>
              <w:divBdr>
                <w:top w:val="none" w:sz="0" w:space="0" w:color="auto"/>
                <w:left w:val="none" w:sz="0" w:space="0" w:color="auto"/>
                <w:bottom w:val="none" w:sz="0" w:space="0" w:color="auto"/>
                <w:right w:val="none" w:sz="0" w:space="0" w:color="auto"/>
              </w:divBdr>
            </w:div>
            <w:div w:id="572929809">
              <w:marLeft w:val="0"/>
              <w:marRight w:val="0"/>
              <w:marTop w:val="0"/>
              <w:marBottom w:val="0"/>
              <w:divBdr>
                <w:top w:val="none" w:sz="0" w:space="0" w:color="auto"/>
                <w:left w:val="none" w:sz="0" w:space="0" w:color="auto"/>
                <w:bottom w:val="none" w:sz="0" w:space="0" w:color="auto"/>
                <w:right w:val="none" w:sz="0" w:space="0" w:color="auto"/>
              </w:divBdr>
            </w:div>
            <w:div w:id="599413096">
              <w:marLeft w:val="0"/>
              <w:marRight w:val="0"/>
              <w:marTop w:val="0"/>
              <w:marBottom w:val="0"/>
              <w:divBdr>
                <w:top w:val="none" w:sz="0" w:space="0" w:color="auto"/>
                <w:left w:val="none" w:sz="0" w:space="0" w:color="auto"/>
                <w:bottom w:val="none" w:sz="0" w:space="0" w:color="auto"/>
                <w:right w:val="none" w:sz="0" w:space="0" w:color="auto"/>
              </w:divBdr>
            </w:div>
            <w:div w:id="703602934">
              <w:marLeft w:val="0"/>
              <w:marRight w:val="0"/>
              <w:marTop w:val="0"/>
              <w:marBottom w:val="0"/>
              <w:divBdr>
                <w:top w:val="none" w:sz="0" w:space="0" w:color="auto"/>
                <w:left w:val="none" w:sz="0" w:space="0" w:color="auto"/>
                <w:bottom w:val="none" w:sz="0" w:space="0" w:color="auto"/>
                <w:right w:val="none" w:sz="0" w:space="0" w:color="auto"/>
              </w:divBdr>
            </w:div>
            <w:div w:id="718280945">
              <w:marLeft w:val="0"/>
              <w:marRight w:val="0"/>
              <w:marTop w:val="0"/>
              <w:marBottom w:val="0"/>
              <w:divBdr>
                <w:top w:val="none" w:sz="0" w:space="0" w:color="auto"/>
                <w:left w:val="none" w:sz="0" w:space="0" w:color="auto"/>
                <w:bottom w:val="none" w:sz="0" w:space="0" w:color="auto"/>
                <w:right w:val="none" w:sz="0" w:space="0" w:color="auto"/>
              </w:divBdr>
            </w:div>
            <w:div w:id="768888318">
              <w:marLeft w:val="0"/>
              <w:marRight w:val="0"/>
              <w:marTop w:val="0"/>
              <w:marBottom w:val="0"/>
              <w:divBdr>
                <w:top w:val="none" w:sz="0" w:space="0" w:color="auto"/>
                <w:left w:val="none" w:sz="0" w:space="0" w:color="auto"/>
                <w:bottom w:val="none" w:sz="0" w:space="0" w:color="auto"/>
                <w:right w:val="none" w:sz="0" w:space="0" w:color="auto"/>
              </w:divBdr>
            </w:div>
            <w:div w:id="778180785">
              <w:marLeft w:val="0"/>
              <w:marRight w:val="0"/>
              <w:marTop w:val="0"/>
              <w:marBottom w:val="0"/>
              <w:divBdr>
                <w:top w:val="none" w:sz="0" w:space="0" w:color="auto"/>
                <w:left w:val="none" w:sz="0" w:space="0" w:color="auto"/>
                <w:bottom w:val="none" w:sz="0" w:space="0" w:color="auto"/>
                <w:right w:val="none" w:sz="0" w:space="0" w:color="auto"/>
              </w:divBdr>
            </w:div>
            <w:div w:id="797069311">
              <w:marLeft w:val="0"/>
              <w:marRight w:val="0"/>
              <w:marTop w:val="0"/>
              <w:marBottom w:val="0"/>
              <w:divBdr>
                <w:top w:val="none" w:sz="0" w:space="0" w:color="auto"/>
                <w:left w:val="none" w:sz="0" w:space="0" w:color="auto"/>
                <w:bottom w:val="none" w:sz="0" w:space="0" w:color="auto"/>
                <w:right w:val="none" w:sz="0" w:space="0" w:color="auto"/>
              </w:divBdr>
            </w:div>
            <w:div w:id="843056115">
              <w:marLeft w:val="0"/>
              <w:marRight w:val="0"/>
              <w:marTop w:val="0"/>
              <w:marBottom w:val="0"/>
              <w:divBdr>
                <w:top w:val="none" w:sz="0" w:space="0" w:color="auto"/>
                <w:left w:val="none" w:sz="0" w:space="0" w:color="auto"/>
                <w:bottom w:val="none" w:sz="0" w:space="0" w:color="auto"/>
                <w:right w:val="none" w:sz="0" w:space="0" w:color="auto"/>
              </w:divBdr>
            </w:div>
            <w:div w:id="845746506">
              <w:marLeft w:val="0"/>
              <w:marRight w:val="0"/>
              <w:marTop w:val="0"/>
              <w:marBottom w:val="0"/>
              <w:divBdr>
                <w:top w:val="none" w:sz="0" w:space="0" w:color="auto"/>
                <w:left w:val="none" w:sz="0" w:space="0" w:color="auto"/>
                <w:bottom w:val="none" w:sz="0" w:space="0" w:color="auto"/>
                <w:right w:val="none" w:sz="0" w:space="0" w:color="auto"/>
              </w:divBdr>
            </w:div>
            <w:div w:id="864906486">
              <w:marLeft w:val="0"/>
              <w:marRight w:val="0"/>
              <w:marTop w:val="0"/>
              <w:marBottom w:val="0"/>
              <w:divBdr>
                <w:top w:val="none" w:sz="0" w:space="0" w:color="auto"/>
                <w:left w:val="none" w:sz="0" w:space="0" w:color="auto"/>
                <w:bottom w:val="none" w:sz="0" w:space="0" w:color="auto"/>
                <w:right w:val="none" w:sz="0" w:space="0" w:color="auto"/>
              </w:divBdr>
            </w:div>
            <w:div w:id="891499267">
              <w:marLeft w:val="0"/>
              <w:marRight w:val="0"/>
              <w:marTop w:val="0"/>
              <w:marBottom w:val="0"/>
              <w:divBdr>
                <w:top w:val="none" w:sz="0" w:space="0" w:color="auto"/>
                <w:left w:val="none" w:sz="0" w:space="0" w:color="auto"/>
                <w:bottom w:val="none" w:sz="0" w:space="0" w:color="auto"/>
                <w:right w:val="none" w:sz="0" w:space="0" w:color="auto"/>
              </w:divBdr>
            </w:div>
            <w:div w:id="926308022">
              <w:marLeft w:val="0"/>
              <w:marRight w:val="0"/>
              <w:marTop w:val="0"/>
              <w:marBottom w:val="0"/>
              <w:divBdr>
                <w:top w:val="none" w:sz="0" w:space="0" w:color="auto"/>
                <w:left w:val="none" w:sz="0" w:space="0" w:color="auto"/>
                <w:bottom w:val="none" w:sz="0" w:space="0" w:color="auto"/>
                <w:right w:val="none" w:sz="0" w:space="0" w:color="auto"/>
              </w:divBdr>
            </w:div>
            <w:div w:id="993603293">
              <w:marLeft w:val="0"/>
              <w:marRight w:val="0"/>
              <w:marTop w:val="0"/>
              <w:marBottom w:val="0"/>
              <w:divBdr>
                <w:top w:val="none" w:sz="0" w:space="0" w:color="auto"/>
                <w:left w:val="none" w:sz="0" w:space="0" w:color="auto"/>
                <w:bottom w:val="none" w:sz="0" w:space="0" w:color="auto"/>
                <w:right w:val="none" w:sz="0" w:space="0" w:color="auto"/>
              </w:divBdr>
            </w:div>
            <w:div w:id="1008172697">
              <w:marLeft w:val="0"/>
              <w:marRight w:val="0"/>
              <w:marTop w:val="0"/>
              <w:marBottom w:val="0"/>
              <w:divBdr>
                <w:top w:val="none" w:sz="0" w:space="0" w:color="auto"/>
                <w:left w:val="none" w:sz="0" w:space="0" w:color="auto"/>
                <w:bottom w:val="none" w:sz="0" w:space="0" w:color="auto"/>
                <w:right w:val="none" w:sz="0" w:space="0" w:color="auto"/>
              </w:divBdr>
            </w:div>
            <w:div w:id="1010257378">
              <w:marLeft w:val="0"/>
              <w:marRight w:val="0"/>
              <w:marTop w:val="0"/>
              <w:marBottom w:val="0"/>
              <w:divBdr>
                <w:top w:val="none" w:sz="0" w:space="0" w:color="auto"/>
                <w:left w:val="none" w:sz="0" w:space="0" w:color="auto"/>
                <w:bottom w:val="none" w:sz="0" w:space="0" w:color="auto"/>
                <w:right w:val="none" w:sz="0" w:space="0" w:color="auto"/>
              </w:divBdr>
            </w:div>
            <w:div w:id="1021973326">
              <w:marLeft w:val="0"/>
              <w:marRight w:val="0"/>
              <w:marTop w:val="0"/>
              <w:marBottom w:val="0"/>
              <w:divBdr>
                <w:top w:val="none" w:sz="0" w:space="0" w:color="auto"/>
                <w:left w:val="none" w:sz="0" w:space="0" w:color="auto"/>
                <w:bottom w:val="none" w:sz="0" w:space="0" w:color="auto"/>
                <w:right w:val="none" w:sz="0" w:space="0" w:color="auto"/>
              </w:divBdr>
            </w:div>
            <w:div w:id="1083648816">
              <w:marLeft w:val="0"/>
              <w:marRight w:val="0"/>
              <w:marTop w:val="0"/>
              <w:marBottom w:val="0"/>
              <w:divBdr>
                <w:top w:val="none" w:sz="0" w:space="0" w:color="auto"/>
                <w:left w:val="none" w:sz="0" w:space="0" w:color="auto"/>
                <w:bottom w:val="none" w:sz="0" w:space="0" w:color="auto"/>
                <w:right w:val="none" w:sz="0" w:space="0" w:color="auto"/>
              </w:divBdr>
            </w:div>
            <w:div w:id="1123156035">
              <w:marLeft w:val="0"/>
              <w:marRight w:val="0"/>
              <w:marTop w:val="0"/>
              <w:marBottom w:val="0"/>
              <w:divBdr>
                <w:top w:val="none" w:sz="0" w:space="0" w:color="auto"/>
                <w:left w:val="none" w:sz="0" w:space="0" w:color="auto"/>
                <w:bottom w:val="none" w:sz="0" w:space="0" w:color="auto"/>
                <w:right w:val="none" w:sz="0" w:space="0" w:color="auto"/>
              </w:divBdr>
            </w:div>
            <w:div w:id="1131170927">
              <w:marLeft w:val="0"/>
              <w:marRight w:val="0"/>
              <w:marTop w:val="0"/>
              <w:marBottom w:val="0"/>
              <w:divBdr>
                <w:top w:val="none" w:sz="0" w:space="0" w:color="auto"/>
                <w:left w:val="none" w:sz="0" w:space="0" w:color="auto"/>
                <w:bottom w:val="none" w:sz="0" w:space="0" w:color="auto"/>
                <w:right w:val="none" w:sz="0" w:space="0" w:color="auto"/>
              </w:divBdr>
            </w:div>
            <w:div w:id="1133912419">
              <w:marLeft w:val="0"/>
              <w:marRight w:val="0"/>
              <w:marTop w:val="0"/>
              <w:marBottom w:val="0"/>
              <w:divBdr>
                <w:top w:val="none" w:sz="0" w:space="0" w:color="auto"/>
                <w:left w:val="none" w:sz="0" w:space="0" w:color="auto"/>
                <w:bottom w:val="none" w:sz="0" w:space="0" w:color="auto"/>
                <w:right w:val="none" w:sz="0" w:space="0" w:color="auto"/>
              </w:divBdr>
            </w:div>
            <w:div w:id="1213881510">
              <w:marLeft w:val="0"/>
              <w:marRight w:val="0"/>
              <w:marTop w:val="0"/>
              <w:marBottom w:val="0"/>
              <w:divBdr>
                <w:top w:val="none" w:sz="0" w:space="0" w:color="auto"/>
                <w:left w:val="none" w:sz="0" w:space="0" w:color="auto"/>
                <w:bottom w:val="none" w:sz="0" w:space="0" w:color="auto"/>
                <w:right w:val="none" w:sz="0" w:space="0" w:color="auto"/>
              </w:divBdr>
            </w:div>
            <w:div w:id="1332564479">
              <w:marLeft w:val="0"/>
              <w:marRight w:val="0"/>
              <w:marTop w:val="0"/>
              <w:marBottom w:val="0"/>
              <w:divBdr>
                <w:top w:val="none" w:sz="0" w:space="0" w:color="auto"/>
                <w:left w:val="none" w:sz="0" w:space="0" w:color="auto"/>
                <w:bottom w:val="none" w:sz="0" w:space="0" w:color="auto"/>
                <w:right w:val="none" w:sz="0" w:space="0" w:color="auto"/>
              </w:divBdr>
            </w:div>
            <w:div w:id="1383485169">
              <w:marLeft w:val="0"/>
              <w:marRight w:val="0"/>
              <w:marTop w:val="0"/>
              <w:marBottom w:val="0"/>
              <w:divBdr>
                <w:top w:val="none" w:sz="0" w:space="0" w:color="auto"/>
                <w:left w:val="none" w:sz="0" w:space="0" w:color="auto"/>
                <w:bottom w:val="none" w:sz="0" w:space="0" w:color="auto"/>
                <w:right w:val="none" w:sz="0" w:space="0" w:color="auto"/>
              </w:divBdr>
            </w:div>
            <w:div w:id="1405370944">
              <w:marLeft w:val="0"/>
              <w:marRight w:val="0"/>
              <w:marTop w:val="0"/>
              <w:marBottom w:val="0"/>
              <w:divBdr>
                <w:top w:val="none" w:sz="0" w:space="0" w:color="auto"/>
                <w:left w:val="none" w:sz="0" w:space="0" w:color="auto"/>
                <w:bottom w:val="none" w:sz="0" w:space="0" w:color="auto"/>
                <w:right w:val="none" w:sz="0" w:space="0" w:color="auto"/>
              </w:divBdr>
            </w:div>
            <w:div w:id="1468551456">
              <w:marLeft w:val="0"/>
              <w:marRight w:val="0"/>
              <w:marTop w:val="0"/>
              <w:marBottom w:val="0"/>
              <w:divBdr>
                <w:top w:val="none" w:sz="0" w:space="0" w:color="auto"/>
                <w:left w:val="none" w:sz="0" w:space="0" w:color="auto"/>
                <w:bottom w:val="none" w:sz="0" w:space="0" w:color="auto"/>
                <w:right w:val="none" w:sz="0" w:space="0" w:color="auto"/>
              </w:divBdr>
            </w:div>
            <w:div w:id="1547180590">
              <w:marLeft w:val="0"/>
              <w:marRight w:val="0"/>
              <w:marTop w:val="0"/>
              <w:marBottom w:val="0"/>
              <w:divBdr>
                <w:top w:val="none" w:sz="0" w:space="0" w:color="auto"/>
                <w:left w:val="none" w:sz="0" w:space="0" w:color="auto"/>
                <w:bottom w:val="none" w:sz="0" w:space="0" w:color="auto"/>
                <w:right w:val="none" w:sz="0" w:space="0" w:color="auto"/>
              </w:divBdr>
            </w:div>
            <w:div w:id="1558468176">
              <w:marLeft w:val="0"/>
              <w:marRight w:val="0"/>
              <w:marTop w:val="0"/>
              <w:marBottom w:val="0"/>
              <w:divBdr>
                <w:top w:val="none" w:sz="0" w:space="0" w:color="auto"/>
                <w:left w:val="none" w:sz="0" w:space="0" w:color="auto"/>
                <w:bottom w:val="none" w:sz="0" w:space="0" w:color="auto"/>
                <w:right w:val="none" w:sz="0" w:space="0" w:color="auto"/>
              </w:divBdr>
            </w:div>
            <w:div w:id="1568567476">
              <w:marLeft w:val="0"/>
              <w:marRight w:val="0"/>
              <w:marTop w:val="0"/>
              <w:marBottom w:val="0"/>
              <w:divBdr>
                <w:top w:val="none" w:sz="0" w:space="0" w:color="auto"/>
                <w:left w:val="none" w:sz="0" w:space="0" w:color="auto"/>
                <w:bottom w:val="none" w:sz="0" w:space="0" w:color="auto"/>
                <w:right w:val="none" w:sz="0" w:space="0" w:color="auto"/>
              </w:divBdr>
            </w:div>
            <w:div w:id="1609894229">
              <w:marLeft w:val="0"/>
              <w:marRight w:val="0"/>
              <w:marTop w:val="0"/>
              <w:marBottom w:val="0"/>
              <w:divBdr>
                <w:top w:val="none" w:sz="0" w:space="0" w:color="auto"/>
                <w:left w:val="none" w:sz="0" w:space="0" w:color="auto"/>
                <w:bottom w:val="none" w:sz="0" w:space="0" w:color="auto"/>
                <w:right w:val="none" w:sz="0" w:space="0" w:color="auto"/>
              </w:divBdr>
            </w:div>
            <w:div w:id="1611089755">
              <w:marLeft w:val="0"/>
              <w:marRight w:val="0"/>
              <w:marTop w:val="0"/>
              <w:marBottom w:val="0"/>
              <w:divBdr>
                <w:top w:val="none" w:sz="0" w:space="0" w:color="auto"/>
                <w:left w:val="none" w:sz="0" w:space="0" w:color="auto"/>
                <w:bottom w:val="none" w:sz="0" w:space="0" w:color="auto"/>
                <w:right w:val="none" w:sz="0" w:space="0" w:color="auto"/>
              </w:divBdr>
            </w:div>
            <w:div w:id="1676759817">
              <w:marLeft w:val="0"/>
              <w:marRight w:val="0"/>
              <w:marTop w:val="0"/>
              <w:marBottom w:val="0"/>
              <w:divBdr>
                <w:top w:val="none" w:sz="0" w:space="0" w:color="auto"/>
                <w:left w:val="none" w:sz="0" w:space="0" w:color="auto"/>
                <w:bottom w:val="none" w:sz="0" w:space="0" w:color="auto"/>
                <w:right w:val="none" w:sz="0" w:space="0" w:color="auto"/>
              </w:divBdr>
            </w:div>
            <w:div w:id="1691682020">
              <w:marLeft w:val="0"/>
              <w:marRight w:val="0"/>
              <w:marTop w:val="0"/>
              <w:marBottom w:val="0"/>
              <w:divBdr>
                <w:top w:val="none" w:sz="0" w:space="0" w:color="auto"/>
                <w:left w:val="none" w:sz="0" w:space="0" w:color="auto"/>
                <w:bottom w:val="none" w:sz="0" w:space="0" w:color="auto"/>
                <w:right w:val="none" w:sz="0" w:space="0" w:color="auto"/>
              </w:divBdr>
            </w:div>
            <w:div w:id="1728845473">
              <w:marLeft w:val="0"/>
              <w:marRight w:val="0"/>
              <w:marTop w:val="0"/>
              <w:marBottom w:val="0"/>
              <w:divBdr>
                <w:top w:val="none" w:sz="0" w:space="0" w:color="auto"/>
                <w:left w:val="none" w:sz="0" w:space="0" w:color="auto"/>
                <w:bottom w:val="none" w:sz="0" w:space="0" w:color="auto"/>
                <w:right w:val="none" w:sz="0" w:space="0" w:color="auto"/>
              </w:divBdr>
            </w:div>
            <w:div w:id="1753578950">
              <w:marLeft w:val="0"/>
              <w:marRight w:val="0"/>
              <w:marTop w:val="0"/>
              <w:marBottom w:val="0"/>
              <w:divBdr>
                <w:top w:val="none" w:sz="0" w:space="0" w:color="auto"/>
                <w:left w:val="none" w:sz="0" w:space="0" w:color="auto"/>
                <w:bottom w:val="none" w:sz="0" w:space="0" w:color="auto"/>
                <w:right w:val="none" w:sz="0" w:space="0" w:color="auto"/>
              </w:divBdr>
            </w:div>
            <w:div w:id="1797018797">
              <w:marLeft w:val="0"/>
              <w:marRight w:val="0"/>
              <w:marTop w:val="0"/>
              <w:marBottom w:val="0"/>
              <w:divBdr>
                <w:top w:val="none" w:sz="0" w:space="0" w:color="auto"/>
                <w:left w:val="none" w:sz="0" w:space="0" w:color="auto"/>
                <w:bottom w:val="none" w:sz="0" w:space="0" w:color="auto"/>
                <w:right w:val="none" w:sz="0" w:space="0" w:color="auto"/>
              </w:divBdr>
            </w:div>
            <w:div w:id="1889954220">
              <w:marLeft w:val="0"/>
              <w:marRight w:val="0"/>
              <w:marTop w:val="0"/>
              <w:marBottom w:val="0"/>
              <w:divBdr>
                <w:top w:val="none" w:sz="0" w:space="0" w:color="auto"/>
                <w:left w:val="none" w:sz="0" w:space="0" w:color="auto"/>
                <w:bottom w:val="none" w:sz="0" w:space="0" w:color="auto"/>
                <w:right w:val="none" w:sz="0" w:space="0" w:color="auto"/>
              </w:divBdr>
            </w:div>
            <w:div w:id="1897351578">
              <w:marLeft w:val="0"/>
              <w:marRight w:val="0"/>
              <w:marTop w:val="0"/>
              <w:marBottom w:val="0"/>
              <w:divBdr>
                <w:top w:val="none" w:sz="0" w:space="0" w:color="auto"/>
                <w:left w:val="none" w:sz="0" w:space="0" w:color="auto"/>
                <w:bottom w:val="none" w:sz="0" w:space="0" w:color="auto"/>
                <w:right w:val="none" w:sz="0" w:space="0" w:color="auto"/>
              </w:divBdr>
            </w:div>
            <w:div w:id="1900703747">
              <w:marLeft w:val="0"/>
              <w:marRight w:val="0"/>
              <w:marTop w:val="0"/>
              <w:marBottom w:val="0"/>
              <w:divBdr>
                <w:top w:val="none" w:sz="0" w:space="0" w:color="auto"/>
                <w:left w:val="none" w:sz="0" w:space="0" w:color="auto"/>
                <w:bottom w:val="none" w:sz="0" w:space="0" w:color="auto"/>
                <w:right w:val="none" w:sz="0" w:space="0" w:color="auto"/>
              </w:divBdr>
            </w:div>
            <w:div w:id="1954898238">
              <w:marLeft w:val="0"/>
              <w:marRight w:val="0"/>
              <w:marTop w:val="0"/>
              <w:marBottom w:val="0"/>
              <w:divBdr>
                <w:top w:val="none" w:sz="0" w:space="0" w:color="auto"/>
                <w:left w:val="none" w:sz="0" w:space="0" w:color="auto"/>
                <w:bottom w:val="none" w:sz="0" w:space="0" w:color="auto"/>
                <w:right w:val="none" w:sz="0" w:space="0" w:color="auto"/>
              </w:divBdr>
            </w:div>
            <w:div w:id="1957638337">
              <w:marLeft w:val="0"/>
              <w:marRight w:val="0"/>
              <w:marTop w:val="0"/>
              <w:marBottom w:val="0"/>
              <w:divBdr>
                <w:top w:val="none" w:sz="0" w:space="0" w:color="auto"/>
                <w:left w:val="none" w:sz="0" w:space="0" w:color="auto"/>
                <w:bottom w:val="none" w:sz="0" w:space="0" w:color="auto"/>
                <w:right w:val="none" w:sz="0" w:space="0" w:color="auto"/>
              </w:divBdr>
            </w:div>
            <w:div w:id="1989436142">
              <w:marLeft w:val="0"/>
              <w:marRight w:val="0"/>
              <w:marTop w:val="0"/>
              <w:marBottom w:val="0"/>
              <w:divBdr>
                <w:top w:val="none" w:sz="0" w:space="0" w:color="auto"/>
                <w:left w:val="none" w:sz="0" w:space="0" w:color="auto"/>
                <w:bottom w:val="none" w:sz="0" w:space="0" w:color="auto"/>
                <w:right w:val="none" w:sz="0" w:space="0" w:color="auto"/>
              </w:divBdr>
            </w:div>
            <w:div w:id="2008900523">
              <w:marLeft w:val="0"/>
              <w:marRight w:val="0"/>
              <w:marTop w:val="0"/>
              <w:marBottom w:val="0"/>
              <w:divBdr>
                <w:top w:val="none" w:sz="0" w:space="0" w:color="auto"/>
                <w:left w:val="none" w:sz="0" w:space="0" w:color="auto"/>
                <w:bottom w:val="none" w:sz="0" w:space="0" w:color="auto"/>
                <w:right w:val="none" w:sz="0" w:space="0" w:color="auto"/>
              </w:divBdr>
            </w:div>
            <w:div w:id="2054696515">
              <w:marLeft w:val="0"/>
              <w:marRight w:val="0"/>
              <w:marTop w:val="0"/>
              <w:marBottom w:val="0"/>
              <w:divBdr>
                <w:top w:val="none" w:sz="0" w:space="0" w:color="auto"/>
                <w:left w:val="none" w:sz="0" w:space="0" w:color="auto"/>
                <w:bottom w:val="none" w:sz="0" w:space="0" w:color="auto"/>
                <w:right w:val="none" w:sz="0" w:space="0" w:color="auto"/>
              </w:divBdr>
            </w:div>
            <w:div w:id="212927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5799">
      <w:bodyDiv w:val="1"/>
      <w:marLeft w:val="0"/>
      <w:marRight w:val="0"/>
      <w:marTop w:val="0"/>
      <w:marBottom w:val="0"/>
      <w:divBdr>
        <w:top w:val="none" w:sz="0" w:space="0" w:color="auto"/>
        <w:left w:val="none" w:sz="0" w:space="0" w:color="auto"/>
        <w:bottom w:val="none" w:sz="0" w:space="0" w:color="auto"/>
        <w:right w:val="none" w:sz="0" w:space="0" w:color="auto"/>
      </w:divBdr>
      <w:divsChild>
        <w:div w:id="614364021">
          <w:marLeft w:val="0"/>
          <w:marRight w:val="0"/>
          <w:marTop w:val="0"/>
          <w:marBottom w:val="0"/>
          <w:divBdr>
            <w:top w:val="none" w:sz="0" w:space="0" w:color="auto"/>
            <w:left w:val="none" w:sz="0" w:space="0" w:color="auto"/>
            <w:bottom w:val="none" w:sz="0" w:space="0" w:color="auto"/>
            <w:right w:val="none" w:sz="0" w:space="0" w:color="auto"/>
          </w:divBdr>
          <w:divsChild>
            <w:div w:id="116636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467">
      <w:bodyDiv w:val="1"/>
      <w:marLeft w:val="0"/>
      <w:marRight w:val="0"/>
      <w:marTop w:val="0"/>
      <w:marBottom w:val="0"/>
      <w:divBdr>
        <w:top w:val="none" w:sz="0" w:space="0" w:color="auto"/>
        <w:left w:val="none" w:sz="0" w:space="0" w:color="auto"/>
        <w:bottom w:val="none" w:sz="0" w:space="0" w:color="auto"/>
        <w:right w:val="none" w:sz="0" w:space="0" w:color="auto"/>
      </w:divBdr>
      <w:divsChild>
        <w:div w:id="355037195">
          <w:marLeft w:val="0"/>
          <w:marRight w:val="0"/>
          <w:marTop w:val="0"/>
          <w:marBottom w:val="0"/>
          <w:divBdr>
            <w:top w:val="none" w:sz="0" w:space="0" w:color="auto"/>
            <w:left w:val="none" w:sz="0" w:space="0" w:color="auto"/>
            <w:bottom w:val="none" w:sz="0" w:space="0" w:color="auto"/>
            <w:right w:val="none" w:sz="0" w:space="0" w:color="auto"/>
          </w:divBdr>
          <w:divsChild>
            <w:div w:id="85007825">
              <w:marLeft w:val="0"/>
              <w:marRight w:val="0"/>
              <w:marTop w:val="0"/>
              <w:marBottom w:val="0"/>
              <w:divBdr>
                <w:top w:val="none" w:sz="0" w:space="0" w:color="auto"/>
                <w:left w:val="none" w:sz="0" w:space="0" w:color="auto"/>
                <w:bottom w:val="none" w:sz="0" w:space="0" w:color="auto"/>
                <w:right w:val="none" w:sz="0" w:space="0" w:color="auto"/>
              </w:divBdr>
            </w:div>
            <w:div w:id="154998002">
              <w:marLeft w:val="0"/>
              <w:marRight w:val="0"/>
              <w:marTop w:val="0"/>
              <w:marBottom w:val="0"/>
              <w:divBdr>
                <w:top w:val="none" w:sz="0" w:space="0" w:color="auto"/>
                <w:left w:val="none" w:sz="0" w:space="0" w:color="auto"/>
                <w:bottom w:val="none" w:sz="0" w:space="0" w:color="auto"/>
                <w:right w:val="none" w:sz="0" w:space="0" w:color="auto"/>
              </w:divBdr>
            </w:div>
            <w:div w:id="194387191">
              <w:marLeft w:val="0"/>
              <w:marRight w:val="0"/>
              <w:marTop w:val="0"/>
              <w:marBottom w:val="0"/>
              <w:divBdr>
                <w:top w:val="none" w:sz="0" w:space="0" w:color="auto"/>
                <w:left w:val="none" w:sz="0" w:space="0" w:color="auto"/>
                <w:bottom w:val="none" w:sz="0" w:space="0" w:color="auto"/>
                <w:right w:val="none" w:sz="0" w:space="0" w:color="auto"/>
              </w:divBdr>
            </w:div>
            <w:div w:id="215358412">
              <w:marLeft w:val="0"/>
              <w:marRight w:val="0"/>
              <w:marTop w:val="0"/>
              <w:marBottom w:val="0"/>
              <w:divBdr>
                <w:top w:val="none" w:sz="0" w:space="0" w:color="auto"/>
                <w:left w:val="none" w:sz="0" w:space="0" w:color="auto"/>
                <w:bottom w:val="none" w:sz="0" w:space="0" w:color="auto"/>
                <w:right w:val="none" w:sz="0" w:space="0" w:color="auto"/>
              </w:divBdr>
            </w:div>
            <w:div w:id="239288827">
              <w:marLeft w:val="0"/>
              <w:marRight w:val="0"/>
              <w:marTop w:val="0"/>
              <w:marBottom w:val="0"/>
              <w:divBdr>
                <w:top w:val="none" w:sz="0" w:space="0" w:color="auto"/>
                <w:left w:val="none" w:sz="0" w:space="0" w:color="auto"/>
                <w:bottom w:val="none" w:sz="0" w:space="0" w:color="auto"/>
                <w:right w:val="none" w:sz="0" w:space="0" w:color="auto"/>
              </w:divBdr>
            </w:div>
            <w:div w:id="267932539">
              <w:marLeft w:val="0"/>
              <w:marRight w:val="0"/>
              <w:marTop w:val="0"/>
              <w:marBottom w:val="0"/>
              <w:divBdr>
                <w:top w:val="none" w:sz="0" w:space="0" w:color="auto"/>
                <w:left w:val="none" w:sz="0" w:space="0" w:color="auto"/>
                <w:bottom w:val="none" w:sz="0" w:space="0" w:color="auto"/>
                <w:right w:val="none" w:sz="0" w:space="0" w:color="auto"/>
              </w:divBdr>
            </w:div>
            <w:div w:id="346559599">
              <w:marLeft w:val="0"/>
              <w:marRight w:val="0"/>
              <w:marTop w:val="0"/>
              <w:marBottom w:val="0"/>
              <w:divBdr>
                <w:top w:val="none" w:sz="0" w:space="0" w:color="auto"/>
                <w:left w:val="none" w:sz="0" w:space="0" w:color="auto"/>
                <w:bottom w:val="none" w:sz="0" w:space="0" w:color="auto"/>
                <w:right w:val="none" w:sz="0" w:space="0" w:color="auto"/>
              </w:divBdr>
            </w:div>
            <w:div w:id="418403808">
              <w:marLeft w:val="0"/>
              <w:marRight w:val="0"/>
              <w:marTop w:val="0"/>
              <w:marBottom w:val="0"/>
              <w:divBdr>
                <w:top w:val="none" w:sz="0" w:space="0" w:color="auto"/>
                <w:left w:val="none" w:sz="0" w:space="0" w:color="auto"/>
                <w:bottom w:val="none" w:sz="0" w:space="0" w:color="auto"/>
                <w:right w:val="none" w:sz="0" w:space="0" w:color="auto"/>
              </w:divBdr>
            </w:div>
            <w:div w:id="538468586">
              <w:marLeft w:val="0"/>
              <w:marRight w:val="0"/>
              <w:marTop w:val="0"/>
              <w:marBottom w:val="0"/>
              <w:divBdr>
                <w:top w:val="none" w:sz="0" w:space="0" w:color="auto"/>
                <w:left w:val="none" w:sz="0" w:space="0" w:color="auto"/>
                <w:bottom w:val="none" w:sz="0" w:space="0" w:color="auto"/>
                <w:right w:val="none" w:sz="0" w:space="0" w:color="auto"/>
              </w:divBdr>
            </w:div>
            <w:div w:id="584147757">
              <w:marLeft w:val="0"/>
              <w:marRight w:val="0"/>
              <w:marTop w:val="0"/>
              <w:marBottom w:val="0"/>
              <w:divBdr>
                <w:top w:val="none" w:sz="0" w:space="0" w:color="auto"/>
                <w:left w:val="none" w:sz="0" w:space="0" w:color="auto"/>
                <w:bottom w:val="none" w:sz="0" w:space="0" w:color="auto"/>
                <w:right w:val="none" w:sz="0" w:space="0" w:color="auto"/>
              </w:divBdr>
            </w:div>
            <w:div w:id="598366542">
              <w:marLeft w:val="0"/>
              <w:marRight w:val="0"/>
              <w:marTop w:val="0"/>
              <w:marBottom w:val="0"/>
              <w:divBdr>
                <w:top w:val="none" w:sz="0" w:space="0" w:color="auto"/>
                <w:left w:val="none" w:sz="0" w:space="0" w:color="auto"/>
                <w:bottom w:val="none" w:sz="0" w:space="0" w:color="auto"/>
                <w:right w:val="none" w:sz="0" w:space="0" w:color="auto"/>
              </w:divBdr>
            </w:div>
            <w:div w:id="634409394">
              <w:marLeft w:val="0"/>
              <w:marRight w:val="0"/>
              <w:marTop w:val="0"/>
              <w:marBottom w:val="0"/>
              <w:divBdr>
                <w:top w:val="none" w:sz="0" w:space="0" w:color="auto"/>
                <w:left w:val="none" w:sz="0" w:space="0" w:color="auto"/>
                <w:bottom w:val="none" w:sz="0" w:space="0" w:color="auto"/>
                <w:right w:val="none" w:sz="0" w:space="0" w:color="auto"/>
              </w:divBdr>
            </w:div>
            <w:div w:id="642739474">
              <w:marLeft w:val="0"/>
              <w:marRight w:val="0"/>
              <w:marTop w:val="0"/>
              <w:marBottom w:val="0"/>
              <w:divBdr>
                <w:top w:val="none" w:sz="0" w:space="0" w:color="auto"/>
                <w:left w:val="none" w:sz="0" w:space="0" w:color="auto"/>
                <w:bottom w:val="none" w:sz="0" w:space="0" w:color="auto"/>
                <w:right w:val="none" w:sz="0" w:space="0" w:color="auto"/>
              </w:divBdr>
            </w:div>
            <w:div w:id="744034217">
              <w:marLeft w:val="0"/>
              <w:marRight w:val="0"/>
              <w:marTop w:val="0"/>
              <w:marBottom w:val="0"/>
              <w:divBdr>
                <w:top w:val="none" w:sz="0" w:space="0" w:color="auto"/>
                <w:left w:val="none" w:sz="0" w:space="0" w:color="auto"/>
                <w:bottom w:val="none" w:sz="0" w:space="0" w:color="auto"/>
                <w:right w:val="none" w:sz="0" w:space="0" w:color="auto"/>
              </w:divBdr>
            </w:div>
            <w:div w:id="769589448">
              <w:marLeft w:val="0"/>
              <w:marRight w:val="0"/>
              <w:marTop w:val="0"/>
              <w:marBottom w:val="0"/>
              <w:divBdr>
                <w:top w:val="none" w:sz="0" w:space="0" w:color="auto"/>
                <w:left w:val="none" w:sz="0" w:space="0" w:color="auto"/>
                <w:bottom w:val="none" w:sz="0" w:space="0" w:color="auto"/>
                <w:right w:val="none" w:sz="0" w:space="0" w:color="auto"/>
              </w:divBdr>
            </w:div>
            <w:div w:id="782456656">
              <w:marLeft w:val="0"/>
              <w:marRight w:val="0"/>
              <w:marTop w:val="0"/>
              <w:marBottom w:val="0"/>
              <w:divBdr>
                <w:top w:val="none" w:sz="0" w:space="0" w:color="auto"/>
                <w:left w:val="none" w:sz="0" w:space="0" w:color="auto"/>
                <w:bottom w:val="none" w:sz="0" w:space="0" w:color="auto"/>
                <w:right w:val="none" w:sz="0" w:space="0" w:color="auto"/>
              </w:divBdr>
            </w:div>
            <w:div w:id="798256338">
              <w:marLeft w:val="0"/>
              <w:marRight w:val="0"/>
              <w:marTop w:val="0"/>
              <w:marBottom w:val="0"/>
              <w:divBdr>
                <w:top w:val="none" w:sz="0" w:space="0" w:color="auto"/>
                <w:left w:val="none" w:sz="0" w:space="0" w:color="auto"/>
                <w:bottom w:val="none" w:sz="0" w:space="0" w:color="auto"/>
                <w:right w:val="none" w:sz="0" w:space="0" w:color="auto"/>
              </w:divBdr>
            </w:div>
            <w:div w:id="804009225">
              <w:marLeft w:val="0"/>
              <w:marRight w:val="0"/>
              <w:marTop w:val="0"/>
              <w:marBottom w:val="0"/>
              <w:divBdr>
                <w:top w:val="none" w:sz="0" w:space="0" w:color="auto"/>
                <w:left w:val="none" w:sz="0" w:space="0" w:color="auto"/>
                <w:bottom w:val="none" w:sz="0" w:space="0" w:color="auto"/>
                <w:right w:val="none" w:sz="0" w:space="0" w:color="auto"/>
              </w:divBdr>
            </w:div>
            <w:div w:id="865799781">
              <w:marLeft w:val="0"/>
              <w:marRight w:val="0"/>
              <w:marTop w:val="0"/>
              <w:marBottom w:val="0"/>
              <w:divBdr>
                <w:top w:val="none" w:sz="0" w:space="0" w:color="auto"/>
                <w:left w:val="none" w:sz="0" w:space="0" w:color="auto"/>
                <w:bottom w:val="none" w:sz="0" w:space="0" w:color="auto"/>
                <w:right w:val="none" w:sz="0" w:space="0" w:color="auto"/>
              </w:divBdr>
            </w:div>
            <w:div w:id="867445782">
              <w:marLeft w:val="0"/>
              <w:marRight w:val="0"/>
              <w:marTop w:val="0"/>
              <w:marBottom w:val="0"/>
              <w:divBdr>
                <w:top w:val="none" w:sz="0" w:space="0" w:color="auto"/>
                <w:left w:val="none" w:sz="0" w:space="0" w:color="auto"/>
                <w:bottom w:val="none" w:sz="0" w:space="0" w:color="auto"/>
                <w:right w:val="none" w:sz="0" w:space="0" w:color="auto"/>
              </w:divBdr>
            </w:div>
            <w:div w:id="932208231">
              <w:marLeft w:val="0"/>
              <w:marRight w:val="0"/>
              <w:marTop w:val="0"/>
              <w:marBottom w:val="0"/>
              <w:divBdr>
                <w:top w:val="none" w:sz="0" w:space="0" w:color="auto"/>
                <w:left w:val="none" w:sz="0" w:space="0" w:color="auto"/>
                <w:bottom w:val="none" w:sz="0" w:space="0" w:color="auto"/>
                <w:right w:val="none" w:sz="0" w:space="0" w:color="auto"/>
              </w:divBdr>
            </w:div>
            <w:div w:id="935089397">
              <w:marLeft w:val="0"/>
              <w:marRight w:val="0"/>
              <w:marTop w:val="0"/>
              <w:marBottom w:val="0"/>
              <w:divBdr>
                <w:top w:val="none" w:sz="0" w:space="0" w:color="auto"/>
                <w:left w:val="none" w:sz="0" w:space="0" w:color="auto"/>
                <w:bottom w:val="none" w:sz="0" w:space="0" w:color="auto"/>
                <w:right w:val="none" w:sz="0" w:space="0" w:color="auto"/>
              </w:divBdr>
            </w:div>
            <w:div w:id="942953688">
              <w:marLeft w:val="0"/>
              <w:marRight w:val="0"/>
              <w:marTop w:val="0"/>
              <w:marBottom w:val="0"/>
              <w:divBdr>
                <w:top w:val="none" w:sz="0" w:space="0" w:color="auto"/>
                <w:left w:val="none" w:sz="0" w:space="0" w:color="auto"/>
                <w:bottom w:val="none" w:sz="0" w:space="0" w:color="auto"/>
                <w:right w:val="none" w:sz="0" w:space="0" w:color="auto"/>
              </w:divBdr>
            </w:div>
            <w:div w:id="1003168912">
              <w:marLeft w:val="0"/>
              <w:marRight w:val="0"/>
              <w:marTop w:val="0"/>
              <w:marBottom w:val="0"/>
              <w:divBdr>
                <w:top w:val="none" w:sz="0" w:space="0" w:color="auto"/>
                <w:left w:val="none" w:sz="0" w:space="0" w:color="auto"/>
                <w:bottom w:val="none" w:sz="0" w:space="0" w:color="auto"/>
                <w:right w:val="none" w:sz="0" w:space="0" w:color="auto"/>
              </w:divBdr>
            </w:div>
            <w:div w:id="1038549846">
              <w:marLeft w:val="0"/>
              <w:marRight w:val="0"/>
              <w:marTop w:val="0"/>
              <w:marBottom w:val="0"/>
              <w:divBdr>
                <w:top w:val="none" w:sz="0" w:space="0" w:color="auto"/>
                <w:left w:val="none" w:sz="0" w:space="0" w:color="auto"/>
                <w:bottom w:val="none" w:sz="0" w:space="0" w:color="auto"/>
                <w:right w:val="none" w:sz="0" w:space="0" w:color="auto"/>
              </w:divBdr>
            </w:div>
            <w:div w:id="1075518566">
              <w:marLeft w:val="0"/>
              <w:marRight w:val="0"/>
              <w:marTop w:val="0"/>
              <w:marBottom w:val="0"/>
              <w:divBdr>
                <w:top w:val="none" w:sz="0" w:space="0" w:color="auto"/>
                <w:left w:val="none" w:sz="0" w:space="0" w:color="auto"/>
                <w:bottom w:val="none" w:sz="0" w:space="0" w:color="auto"/>
                <w:right w:val="none" w:sz="0" w:space="0" w:color="auto"/>
              </w:divBdr>
            </w:div>
            <w:div w:id="1141852233">
              <w:marLeft w:val="0"/>
              <w:marRight w:val="0"/>
              <w:marTop w:val="0"/>
              <w:marBottom w:val="0"/>
              <w:divBdr>
                <w:top w:val="none" w:sz="0" w:space="0" w:color="auto"/>
                <w:left w:val="none" w:sz="0" w:space="0" w:color="auto"/>
                <w:bottom w:val="none" w:sz="0" w:space="0" w:color="auto"/>
                <w:right w:val="none" w:sz="0" w:space="0" w:color="auto"/>
              </w:divBdr>
            </w:div>
            <w:div w:id="1155030934">
              <w:marLeft w:val="0"/>
              <w:marRight w:val="0"/>
              <w:marTop w:val="0"/>
              <w:marBottom w:val="0"/>
              <w:divBdr>
                <w:top w:val="none" w:sz="0" w:space="0" w:color="auto"/>
                <w:left w:val="none" w:sz="0" w:space="0" w:color="auto"/>
                <w:bottom w:val="none" w:sz="0" w:space="0" w:color="auto"/>
                <w:right w:val="none" w:sz="0" w:space="0" w:color="auto"/>
              </w:divBdr>
            </w:div>
            <w:div w:id="1162968170">
              <w:marLeft w:val="0"/>
              <w:marRight w:val="0"/>
              <w:marTop w:val="0"/>
              <w:marBottom w:val="0"/>
              <w:divBdr>
                <w:top w:val="none" w:sz="0" w:space="0" w:color="auto"/>
                <w:left w:val="none" w:sz="0" w:space="0" w:color="auto"/>
                <w:bottom w:val="none" w:sz="0" w:space="0" w:color="auto"/>
                <w:right w:val="none" w:sz="0" w:space="0" w:color="auto"/>
              </w:divBdr>
            </w:div>
            <w:div w:id="1171682610">
              <w:marLeft w:val="0"/>
              <w:marRight w:val="0"/>
              <w:marTop w:val="0"/>
              <w:marBottom w:val="0"/>
              <w:divBdr>
                <w:top w:val="none" w:sz="0" w:space="0" w:color="auto"/>
                <w:left w:val="none" w:sz="0" w:space="0" w:color="auto"/>
                <w:bottom w:val="none" w:sz="0" w:space="0" w:color="auto"/>
                <w:right w:val="none" w:sz="0" w:space="0" w:color="auto"/>
              </w:divBdr>
            </w:div>
            <w:div w:id="1176921709">
              <w:marLeft w:val="0"/>
              <w:marRight w:val="0"/>
              <w:marTop w:val="0"/>
              <w:marBottom w:val="0"/>
              <w:divBdr>
                <w:top w:val="none" w:sz="0" w:space="0" w:color="auto"/>
                <w:left w:val="none" w:sz="0" w:space="0" w:color="auto"/>
                <w:bottom w:val="none" w:sz="0" w:space="0" w:color="auto"/>
                <w:right w:val="none" w:sz="0" w:space="0" w:color="auto"/>
              </w:divBdr>
            </w:div>
            <w:div w:id="1204362271">
              <w:marLeft w:val="0"/>
              <w:marRight w:val="0"/>
              <w:marTop w:val="0"/>
              <w:marBottom w:val="0"/>
              <w:divBdr>
                <w:top w:val="none" w:sz="0" w:space="0" w:color="auto"/>
                <w:left w:val="none" w:sz="0" w:space="0" w:color="auto"/>
                <w:bottom w:val="none" w:sz="0" w:space="0" w:color="auto"/>
                <w:right w:val="none" w:sz="0" w:space="0" w:color="auto"/>
              </w:divBdr>
            </w:div>
            <w:div w:id="1221596508">
              <w:marLeft w:val="0"/>
              <w:marRight w:val="0"/>
              <w:marTop w:val="0"/>
              <w:marBottom w:val="0"/>
              <w:divBdr>
                <w:top w:val="none" w:sz="0" w:space="0" w:color="auto"/>
                <w:left w:val="none" w:sz="0" w:space="0" w:color="auto"/>
                <w:bottom w:val="none" w:sz="0" w:space="0" w:color="auto"/>
                <w:right w:val="none" w:sz="0" w:space="0" w:color="auto"/>
              </w:divBdr>
            </w:div>
            <w:div w:id="1275988058">
              <w:marLeft w:val="0"/>
              <w:marRight w:val="0"/>
              <w:marTop w:val="0"/>
              <w:marBottom w:val="0"/>
              <w:divBdr>
                <w:top w:val="none" w:sz="0" w:space="0" w:color="auto"/>
                <w:left w:val="none" w:sz="0" w:space="0" w:color="auto"/>
                <w:bottom w:val="none" w:sz="0" w:space="0" w:color="auto"/>
                <w:right w:val="none" w:sz="0" w:space="0" w:color="auto"/>
              </w:divBdr>
            </w:div>
            <w:div w:id="1323899029">
              <w:marLeft w:val="0"/>
              <w:marRight w:val="0"/>
              <w:marTop w:val="0"/>
              <w:marBottom w:val="0"/>
              <w:divBdr>
                <w:top w:val="none" w:sz="0" w:space="0" w:color="auto"/>
                <w:left w:val="none" w:sz="0" w:space="0" w:color="auto"/>
                <w:bottom w:val="none" w:sz="0" w:space="0" w:color="auto"/>
                <w:right w:val="none" w:sz="0" w:space="0" w:color="auto"/>
              </w:divBdr>
            </w:div>
            <w:div w:id="1381903505">
              <w:marLeft w:val="0"/>
              <w:marRight w:val="0"/>
              <w:marTop w:val="0"/>
              <w:marBottom w:val="0"/>
              <w:divBdr>
                <w:top w:val="none" w:sz="0" w:space="0" w:color="auto"/>
                <w:left w:val="none" w:sz="0" w:space="0" w:color="auto"/>
                <w:bottom w:val="none" w:sz="0" w:space="0" w:color="auto"/>
                <w:right w:val="none" w:sz="0" w:space="0" w:color="auto"/>
              </w:divBdr>
            </w:div>
            <w:div w:id="1411342401">
              <w:marLeft w:val="0"/>
              <w:marRight w:val="0"/>
              <w:marTop w:val="0"/>
              <w:marBottom w:val="0"/>
              <w:divBdr>
                <w:top w:val="none" w:sz="0" w:space="0" w:color="auto"/>
                <w:left w:val="none" w:sz="0" w:space="0" w:color="auto"/>
                <w:bottom w:val="none" w:sz="0" w:space="0" w:color="auto"/>
                <w:right w:val="none" w:sz="0" w:space="0" w:color="auto"/>
              </w:divBdr>
            </w:div>
            <w:div w:id="1497646033">
              <w:marLeft w:val="0"/>
              <w:marRight w:val="0"/>
              <w:marTop w:val="0"/>
              <w:marBottom w:val="0"/>
              <w:divBdr>
                <w:top w:val="none" w:sz="0" w:space="0" w:color="auto"/>
                <w:left w:val="none" w:sz="0" w:space="0" w:color="auto"/>
                <w:bottom w:val="none" w:sz="0" w:space="0" w:color="auto"/>
                <w:right w:val="none" w:sz="0" w:space="0" w:color="auto"/>
              </w:divBdr>
            </w:div>
            <w:div w:id="1538855120">
              <w:marLeft w:val="0"/>
              <w:marRight w:val="0"/>
              <w:marTop w:val="0"/>
              <w:marBottom w:val="0"/>
              <w:divBdr>
                <w:top w:val="none" w:sz="0" w:space="0" w:color="auto"/>
                <w:left w:val="none" w:sz="0" w:space="0" w:color="auto"/>
                <w:bottom w:val="none" w:sz="0" w:space="0" w:color="auto"/>
                <w:right w:val="none" w:sz="0" w:space="0" w:color="auto"/>
              </w:divBdr>
            </w:div>
            <w:div w:id="1564289398">
              <w:marLeft w:val="0"/>
              <w:marRight w:val="0"/>
              <w:marTop w:val="0"/>
              <w:marBottom w:val="0"/>
              <w:divBdr>
                <w:top w:val="none" w:sz="0" w:space="0" w:color="auto"/>
                <w:left w:val="none" w:sz="0" w:space="0" w:color="auto"/>
                <w:bottom w:val="none" w:sz="0" w:space="0" w:color="auto"/>
                <w:right w:val="none" w:sz="0" w:space="0" w:color="auto"/>
              </w:divBdr>
            </w:div>
            <w:div w:id="1575774679">
              <w:marLeft w:val="0"/>
              <w:marRight w:val="0"/>
              <w:marTop w:val="0"/>
              <w:marBottom w:val="0"/>
              <w:divBdr>
                <w:top w:val="none" w:sz="0" w:space="0" w:color="auto"/>
                <w:left w:val="none" w:sz="0" w:space="0" w:color="auto"/>
                <w:bottom w:val="none" w:sz="0" w:space="0" w:color="auto"/>
                <w:right w:val="none" w:sz="0" w:space="0" w:color="auto"/>
              </w:divBdr>
            </w:div>
            <w:div w:id="1605310231">
              <w:marLeft w:val="0"/>
              <w:marRight w:val="0"/>
              <w:marTop w:val="0"/>
              <w:marBottom w:val="0"/>
              <w:divBdr>
                <w:top w:val="none" w:sz="0" w:space="0" w:color="auto"/>
                <w:left w:val="none" w:sz="0" w:space="0" w:color="auto"/>
                <w:bottom w:val="none" w:sz="0" w:space="0" w:color="auto"/>
                <w:right w:val="none" w:sz="0" w:space="0" w:color="auto"/>
              </w:divBdr>
            </w:div>
            <w:div w:id="1617176520">
              <w:marLeft w:val="0"/>
              <w:marRight w:val="0"/>
              <w:marTop w:val="0"/>
              <w:marBottom w:val="0"/>
              <w:divBdr>
                <w:top w:val="none" w:sz="0" w:space="0" w:color="auto"/>
                <w:left w:val="none" w:sz="0" w:space="0" w:color="auto"/>
                <w:bottom w:val="none" w:sz="0" w:space="0" w:color="auto"/>
                <w:right w:val="none" w:sz="0" w:space="0" w:color="auto"/>
              </w:divBdr>
            </w:div>
            <w:div w:id="1652640966">
              <w:marLeft w:val="0"/>
              <w:marRight w:val="0"/>
              <w:marTop w:val="0"/>
              <w:marBottom w:val="0"/>
              <w:divBdr>
                <w:top w:val="none" w:sz="0" w:space="0" w:color="auto"/>
                <w:left w:val="none" w:sz="0" w:space="0" w:color="auto"/>
                <w:bottom w:val="none" w:sz="0" w:space="0" w:color="auto"/>
                <w:right w:val="none" w:sz="0" w:space="0" w:color="auto"/>
              </w:divBdr>
            </w:div>
            <w:div w:id="1678579387">
              <w:marLeft w:val="0"/>
              <w:marRight w:val="0"/>
              <w:marTop w:val="0"/>
              <w:marBottom w:val="0"/>
              <w:divBdr>
                <w:top w:val="none" w:sz="0" w:space="0" w:color="auto"/>
                <w:left w:val="none" w:sz="0" w:space="0" w:color="auto"/>
                <w:bottom w:val="none" w:sz="0" w:space="0" w:color="auto"/>
                <w:right w:val="none" w:sz="0" w:space="0" w:color="auto"/>
              </w:divBdr>
            </w:div>
            <w:div w:id="1682774366">
              <w:marLeft w:val="0"/>
              <w:marRight w:val="0"/>
              <w:marTop w:val="0"/>
              <w:marBottom w:val="0"/>
              <w:divBdr>
                <w:top w:val="none" w:sz="0" w:space="0" w:color="auto"/>
                <w:left w:val="none" w:sz="0" w:space="0" w:color="auto"/>
                <w:bottom w:val="none" w:sz="0" w:space="0" w:color="auto"/>
                <w:right w:val="none" w:sz="0" w:space="0" w:color="auto"/>
              </w:divBdr>
            </w:div>
            <w:div w:id="1792895068">
              <w:marLeft w:val="0"/>
              <w:marRight w:val="0"/>
              <w:marTop w:val="0"/>
              <w:marBottom w:val="0"/>
              <w:divBdr>
                <w:top w:val="none" w:sz="0" w:space="0" w:color="auto"/>
                <w:left w:val="none" w:sz="0" w:space="0" w:color="auto"/>
                <w:bottom w:val="none" w:sz="0" w:space="0" w:color="auto"/>
                <w:right w:val="none" w:sz="0" w:space="0" w:color="auto"/>
              </w:divBdr>
            </w:div>
            <w:div w:id="1805660809">
              <w:marLeft w:val="0"/>
              <w:marRight w:val="0"/>
              <w:marTop w:val="0"/>
              <w:marBottom w:val="0"/>
              <w:divBdr>
                <w:top w:val="none" w:sz="0" w:space="0" w:color="auto"/>
                <w:left w:val="none" w:sz="0" w:space="0" w:color="auto"/>
                <w:bottom w:val="none" w:sz="0" w:space="0" w:color="auto"/>
                <w:right w:val="none" w:sz="0" w:space="0" w:color="auto"/>
              </w:divBdr>
            </w:div>
            <w:div w:id="1834449264">
              <w:marLeft w:val="0"/>
              <w:marRight w:val="0"/>
              <w:marTop w:val="0"/>
              <w:marBottom w:val="0"/>
              <w:divBdr>
                <w:top w:val="none" w:sz="0" w:space="0" w:color="auto"/>
                <w:left w:val="none" w:sz="0" w:space="0" w:color="auto"/>
                <w:bottom w:val="none" w:sz="0" w:space="0" w:color="auto"/>
                <w:right w:val="none" w:sz="0" w:space="0" w:color="auto"/>
              </w:divBdr>
            </w:div>
            <w:div w:id="1981960740">
              <w:marLeft w:val="0"/>
              <w:marRight w:val="0"/>
              <w:marTop w:val="0"/>
              <w:marBottom w:val="0"/>
              <w:divBdr>
                <w:top w:val="none" w:sz="0" w:space="0" w:color="auto"/>
                <w:left w:val="none" w:sz="0" w:space="0" w:color="auto"/>
                <w:bottom w:val="none" w:sz="0" w:space="0" w:color="auto"/>
                <w:right w:val="none" w:sz="0" w:space="0" w:color="auto"/>
              </w:divBdr>
            </w:div>
            <w:div w:id="2028869604">
              <w:marLeft w:val="0"/>
              <w:marRight w:val="0"/>
              <w:marTop w:val="0"/>
              <w:marBottom w:val="0"/>
              <w:divBdr>
                <w:top w:val="none" w:sz="0" w:space="0" w:color="auto"/>
                <w:left w:val="none" w:sz="0" w:space="0" w:color="auto"/>
                <w:bottom w:val="none" w:sz="0" w:space="0" w:color="auto"/>
                <w:right w:val="none" w:sz="0" w:space="0" w:color="auto"/>
              </w:divBdr>
            </w:div>
            <w:div w:id="2041517048">
              <w:marLeft w:val="0"/>
              <w:marRight w:val="0"/>
              <w:marTop w:val="0"/>
              <w:marBottom w:val="0"/>
              <w:divBdr>
                <w:top w:val="none" w:sz="0" w:space="0" w:color="auto"/>
                <w:left w:val="none" w:sz="0" w:space="0" w:color="auto"/>
                <w:bottom w:val="none" w:sz="0" w:space="0" w:color="auto"/>
                <w:right w:val="none" w:sz="0" w:space="0" w:color="auto"/>
              </w:divBdr>
            </w:div>
            <w:div w:id="2046906977">
              <w:marLeft w:val="0"/>
              <w:marRight w:val="0"/>
              <w:marTop w:val="0"/>
              <w:marBottom w:val="0"/>
              <w:divBdr>
                <w:top w:val="none" w:sz="0" w:space="0" w:color="auto"/>
                <w:left w:val="none" w:sz="0" w:space="0" w:color="auto"/>
                <w:bottom w:val="none" w:sz="0" w:space="0" w:color="auto"/>
                <w:right w:val="none" w:sz="0" w:space="0" w:color="auto"/>
              </w:divBdr>
            </w:div>
            <w:div w:id="213687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2086">
      <w:bodyDiv w:val="1"/>
      <w:marLeft w:val="0"/>
      <w:marRight w:val="0"/>
      <w:marTop w:val="0"/>
      <w:marBottom w:val="0"/>
      <w:divBdr>
        <w:top w:val="none" w:sz="0" w:space="0" w:color="auto"/>
        <w:left w:val="none" w:sz="0" w:space="0" w:color="auto"/>
        <w:bottom w:val="none" w:sz="0" w:space="0" w:color="auto"/>
        <w:right w:val="none" w:sz="0" w:space="0" w:color="auto"/>
      </w:divBdr>
      <w:divsChild>
        <w:div w:id="1818374311">
          <w:marLeft w:val="0"/>
          <w:marRight w:val="0"/>
          <w:marTop w:val="0"/>
          <w:marBottom w:val="0"/>
          <w:divBdr>
            <w:top w:val="none" w:sz="0" w:space="0" w:color="auto"/>
            <w:left w:val="none" w:sz="0" w:space="0" w:color="auto"/>
            <w:bottom w:val="none" w:sz="0" w:space="0" w:color="auto"/>
            <w:right w:val="none" w:sz="0" w:space="0" w:color="auto"/>
          </w:divBdr>
          <w:divsChild>
            <w:div w:id="251360432">
              <w:marLeft w:val="0"/>
              <w:marRight w:val="0"/>
              <w:marTop w:val="0"/>
              <w:marBottom w:val="0"/>
              <w:divBdr>
                <w:top w:val="none" w:sz="0" w:space="0" w:color="auto"/>
                <w:left w:val="none" w:sz="0" w:space="0" w:color="auto"/>
                <w:bottom w:val="none" w:sz="0" w:space="0" w:color="auto"/>
                <w:right w:val="none" w:sz="0" w:space="0" w:color="auto"/>
              </w:divBdr>
            </w:div>
            <w:div w:id="430127012">
              <w:marLeft w:val="0"/>
              <w:marRight w:val="0"/>
              <w:marTop w:val="0"/>
              <w:marBottom w:val="0"/>
              <w:divBdr>
                <w:top w:val="none" w:sz="0" w:space="0" w:color="auto"/>
                <w:left w:val="none" w:sz="0" w:space="0" w:color="auto"/>
                <w:bottom w:val="none" w:sz="0" w:space="0" w:color="auto"/>
                <w:right w:val="none" w:sz="0" w:space="0" w:color="auto"/>
              </w:divBdr>
            </w:div>
            <w:div w:id="907305920">
              <w:marLeft w:val="0"/>
              <w:marRight w:val="0"/>
              <w:marTop w:val="0"/>
              <w:marBottom w:val="0"/>
              <w:divBdr>
                <w:top w:val="none" w:sz="0" w:space="0" w:color="auto"/>
                <w:left w:val="none" w:sz="0" w:space="0" w:color="auto"/>
                <w:bottom w:val="none" w:sz="0" w:space="0" w:color="auto"/>
                <w:right w:val="none" w:sz="0" w:space="0" w:color="auto"/>
              </w:divBdr>
            </w:div>
            <w:div w:id="1060863813">
              <w:marLeft w:val="0"/>
              <w:marRight w:val="0"/>
              <w:marTop w:val="0"/>
              <w:marBottom w:val="0"/>
              <w:divBdr>
                <w:top w:val="none" w:sz="0" w:space="0" w:color="auto"/>
                <w:left w:val="none" w:sz="0" w:space="0" w:color="auto"/>
                <w:bottom w:val="none" w:sz="0" w:space="0" w:color="auto"/>
                <w:right w:val="none" w:sz="0" w:space="0" w:color="auto"/>
              </w:divBdr>
            </w:div>
            <w:div w:id="1087965932">
              <w:marLeft w:val="0"/>
              <w:marRight w:val="0"/>
              <w:marTop w:val="0"/>
              <w:marBottom w:val="0"/>
              <w:divBdr>
                <w:top w:val="none" w:sz="0" w:space="0" w:color="auto"/>
                <w:left w:val="none" w:sz="0" w:space="0" w:color="auto"/>
                <w:bottom w:val="none" w:sz="0" w:space="0" w:color="auto"/>
                <w:right w:val="none" w:sz="0" w:space="0" w:color="auto"/>
              </w:divBdr>
            </w:div>
            <w:div w:id="1258637423">
              <w:marLeft w:val="0"/>
              <w:marRight w:val="0"/>
              <w:marTop w:val="0"/>
              <w:marBottom w:val="0"/>
              <w:divBdr>
                <w:top w:val="none" w:sz="0" w:space="0" w:color="auto"/>
                <w:left w:val="none" w:sz="0" w:space="0" w:color="auto"/>
                <w:bottom w:val="none" w:sz="0" w:space="0" w:color="auto"/>
                <w:right w:val="none" w:sz="0" w:space="0" w:color="auto"/>
              </w:divBdr>
            </w:div>
            <w:div w:id="165452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6134">
      <w:bodyDiv w:val="1"/>
      <w:marLeft w:val="0"/>
      <w:marRight w:val="0"/>
      <w:marTop w:val="0"/>
      <w:marBottom w:val="0"/>
      <w:divBdr>
        <w:top w:val="none" w:sz="0" w:space="0" w:color="auto"/>
        <w:left w:val="none" w:sz="0" w:space="0" w:color="auto"/>
        <w:bottom w:val="none" w:sz="0" w:space="0" w:color="auto"/>
        <w:right w:val="none" w:sz="0" w:space="0" w:color="auto"/>
      </w:divBdr>
      <w:divsChild>
        <w:div w:id="1177230575">
          <w:marLeft w:val="0"/>
          <w:marRight w:val="0"/>
          <w:marTop w:val="0"/>
          <w:marBottom w:val="0"/>
          <w:divBdr>
            <w:top w:val="none" w:sz="0" w:space="0" w:color="auto"/>
            <w:left w:val="none" w:sz="0" w:space="0" w:color="auto"/>
            <w:bottom w:val="none" w:sz="0" w:space="0" w:color="auto"/>
            <w:right w:val="none" w:sz="0" w:space="0" w:color="auto"/>
          </w:divBdr>
        </w:div>
      </w:divsChild>
    </w:div>
    <w:div w:id="250821464">
      <w:bodyDiv w:val="1"/>
      <w:marLeft w:val="0"/>
      <w:marRight w:val="0"/>
      <w:marTop w:val="0"/>
      <w:marBottom w:val="0"/>
      <w:divBdr>
        <w:top w:val="none" w:sz="0" w:space="0" w:color="auto"/>
        <w:left w:val="none" w:sz="0" w:space="0" w:color="auto"/>
        <w:bottom w:val="none" w:sz="0" w:space="0" w:color="auto"/>
        <w:right w:val="none" w:sz="0" w:space="0" w:color="auto"/>
      </w:divBdr>
      <w:divsChild>
        <w:div w:id="1300264054">
          <w:marLeft w:val="0"/>
          <w:marRight w:val="0"/>
          <w:marTop w:val="0"/>
          <w:marBottom w:val="0"/>
          <w:divBdr>
            <w:top w:val="none" w:sz="0" w:space="0" w:color="auto"/>
            <w:left w:val="none" w:sz="0" w:space="0" w:color="auto"/>
            <w:bottom w:val="none" w:sz="0" w:space="0" w:color="auto"/>
            <w:right w:val="none" w:sz="0" w:space="0" w:color="auto"/>
          </w:divBdr>
          <w:divsChild>
            <w:div w:id="75597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72358">
      <w:bodyDiv w:val="1"/>
      <w:marLeft w:val="0"/>
      <w:marRight w:val="0"/>
      <w:marTop w:val="0"/>
      <w:marBottom w:val="0"/>
      <w:divBdr>
        <w:top w:val="none" w:sz="0" w:space="0" w:color="auto"/>
        <w:left w:val="none" w:sz="0" w:space="0" w:color="auto"/>
        <w:bottom w:val="none" w:sz="0" w:space="0" w:color="auto"/>
        <w:right w:val="none" w:sz="0" w:space="0" w:color="auto"/>
      </w:divBdr>
      <w:divsChild>
        <w:div w:id="461577952">
          <w:marLeft w:val="0"/>
          <w:marRight w:val="0"/>
          <w:marTop w:val="0"/>
          <w:marBottom w:val="0"/>
          <w:divBdr>
            <w:top w:val="none" w:sz="0" w:space="0" w:color="auto"/>
            <w:left w:val="none" w:sz="0" w:space="0" w:color="auto"/>
            <w:bottom w:val="none" w:sz="0" w:space="0" w:color="auto"/>
            <w:right w:val="none" w:sz="0" w:space="0" w:color="auto"/>
          </w:divBdr>
          <w:divsChild>
            <w:div w:id="127555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666573">
      <w:bodyDiv w:val="1"/>
      <w:marLeft w:val="0"/>
      <w:marRight w:val="0"/>
      <w:marTop w:val="0"/>
      <w:marBottom w:val="0"/>
      <w:divBdr>
        <w:top w:val="none" w:sz="0" w:space="0" w:color="auto"/>
        <w:left w:val="none" w:sz="0" w:space="0" w:color="auto"/>
        <w:bottom w:val="none" w:sz="0" w:space="0" w:color="auto"/>
        <w:right w:val="none" w:sz="0" w:space="0" w:color="auto"/>
      </w:divBdr>
      <w:divsChild>
        <w:div w:id="1324237999">
          <w:marLeft w:val="0"/>
          <w:marRight w:val="0"/>
          <w:marTop w:val="0"/>
          <w:marBottom w:val="0"/>
          <w:divBdr>
            <w:top w:val="none" w:sz="0" w:space="0" w:color="auto"/>
            <w:left w:val="none" w:sz="0" w:space="0" w:color="auto"/>
            <w:bottom w:val="none" w:sz="0" w:space="0" w:color="auto"/>
            <w:right w:val="none" w:sz="0" w:space="0" w:color="auto"/>
          </w:divBdr>
          <w:divsChild>
            <w:div w:id="49165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67518">
      <w:bodyDiv w:val="1"/>
      <w:marLeft w:val="0"/>
      <w:marRight w:val="0"/>
      <w:marTop w:val="0"/>
      <w:marBottom w:val="0"/>
      <w:divBdr>
        <w:top w:val="none" w:sz="0" w:space="0" w:color="auto"/>
        <w:left w:val="none" w:sz="0" w:space="0" w:color="auto"/>
        <w:bottom w:val="none" w:sz="0" w:space="0" w:color="auto"/>
        <w:right w:val="none" w:sz="0" w:space="0" w:color="auto"/>
      </w:divBdr>
      <w:divsChild>
        <w:div w:id="891505536">
          <w:marLeft w:val="0"/>
          <w:marRight w:val="0"/>
          <w:marTop w:val="0"/>
          <w:marBottom w:val="0"/>
          <w:divBdr>
            <w:top w:val="none" w:sz="0" w:space="0" w:color="auto"/>
            <w:left w:val="none" w:sz="0" w:space="0" w:color="auto"/>
            <w:bottom w:val="none" w:sz="0" w:space="0" w:color="auto"/>
            <w:right w:val="none" w:sz="0" w:space="0" w:color="auto"/>
          </w:divBdr>
          <w:divsChild>
            <w:div w:id="84035620">
              <w:marLeft w:val="0"/>
              <w:marRight w:val="0"/>
              <w:marTop w:val="0"/>
              <w:marBottom w:val="0"/>
              <w:divBdr>
                <w:top w:val="none" w:sz="0" w:space="0" w:color="auto"/>
                <w:left w:val="none" w:sz="0" w:space="0" w:color="auto"/>
                <w:bottom w:val="none" w:sz="0" w:space="0" w:color="auto"/>
                <w:right w:val="none" w:sz="0" w:space="0" w:color="auto"/>
              </w:divBdr>
            </w:div>
            <w:div w:id="219169208">
              <w:marLeft w:val="0"/>
              <w:marRight w:val="0"/>
              <w:marTop w:val="0"/>
              <w:marBottom w:val="0"/>
              <w:divBdr>
                <w:top w:val="none" w:sz="0" w:space="0" w:color="auto"/>
                <w:left w:val="none" w:sz="0" w:space="0" w:color="auto"/>
                <w:bottom w:val="none" w:sz="0" w:space="0" w:color="auto"/>
                <w:right w:val="none" w:sz="0" w:space="0" w:color="auto"/>
              </w:divBdr>
            </w:div>
            <w:div w:id="221211116">
              <w:marLeft w:val="0"/>
              <w:marRight w:val="0"/>
              <w:marTop w:val="0"/>
              <w:marBottom w:val="0"/>
              <w:divBdr>
                <w:top w:val="none" w:sz="0" w:space="0" w:color="auto"/>
                <w:left w:val="none" w:sz="0" w:space="0" w:color="auto"/>
                <w:bottom w:val="none" w:sz="0" w:space="0" w:color="auto"/>
                <w:right w:val="none" w:sz="0" w:space="0" w:color="auto"/>
              </w:divBdr>
            </w:div>
            <w:div w:id="231238106">
              <w:marLeft w:val="0"/>
              <w:marRight w:val="0"/>
              <w:marTop w:val="0"/>
              <w:marBottom w:val="0"/>
              <w:divBdr>
                <w:top w:val="none" w:sz="0" w:space="0" w:color="auto"/>
                <w:left w:val="none" w:sz="0" w:space="0" w:color="auto"/>
                <w:bottom w:val="none" w:sz="0" w:space="0" w:color="auto"/>
                <w:right w:val="none" w:sz="0" w:space="0" w:color="auto"/>
              </w:divBdr>
            </w:div>
            <w:div w:id="277176840">
              <w:marLeft w:val="0"/>
              <w:marRight w:val="0"/>
              <w:marTop w:val="0"/>
              <w:marBottom w:val="0"/>
              <w:divBdr>
                <w:top w:val="none" w:sz="0" w:space="0" w:color="auto"/>
                <w:left w:val="none" w:sz="0" w:space="0" w:color="auto"/>
                <w:bottom w:val="none" w:sz="0" w:space="0" w:color="auto"/>
                <w:right w:val="none" w:sz="0" w:space="0" w:color="auto"/>
              </w:divBdr>
            </w:div>
            <w:div w:id="412896862">
              <w:marLeft w:val="0"/>
              <w:marRight w:val="0"/>
              <w:marTop w:val="0"/>
              <w:marBottom w:val="0"/>
              <w:divBdr>
                <w:top w:val="none" w:sz="0" w:space="0" w:color="auto"/>
                <w:left w:val="none" w:sz="0" w:space="0" w:color="auto"/>
                <w:bottom w:val="none" w:sz="0" w:space="0" w:color="auto"/>
                <w:right w:val="none" w:sz="0" w:space="0" w:color="auto"/>
              </w:divBdr>
            </w:div>
            <w:div w:id="431516121">
              <w:marLeft w:val="0"/>
              <w:marRight w:val="0"/>
              <w:marTop w:val="0"/>
              <w:marBottom w:val="0"/>
              <w:divBdr>
                <w:top w:val="none" w:sz="0" w:space="0" w:color="auto"/>
                <w:left w:val="none" w:sz="0" w:space="0" w:color="auto"/>
                <w:bottom w:val="none" w:sz="0" w:space="0" w:color="auto"/>
                <w:right w:val="none" w:sz="0" w:space="0" w:color="auto"/>
              </w:divBdr>
            </w:div>
            <w:div w:id="464353022">
              <w:marLeft w:val="0"/>
              <w:marRight w:val="0"/>
              <w:marTop w:val="0"/>
              <w:marBottom w:val="0"/>
              <w:divBdr>
                <w:top w:val="none" w:sz="0" w:space="0" w:color="auto"/>
                <w:left w:val="none" w:sz="0" w:space="0" w:color="auto"/>
                <w:bottom w:val="none" w:sz="0" w:space="0" w:color="auto"/>
                <w:right w:val="none" w:sz="0" w:space="0" w:color="auto"/>
              </w:divBdr>
            </w:div>
            <w:div w:id="557741627">
              <w:marLeft w:val="0"/>
              <w:marRight w:val="0"/>
              <w:marTop w:val="0"/>
              <w:marBottom w:val="0"/>
              <w:divBdr>
                <w:top w:val="none" w:sz="0" w:space="0" w:color="auto"/>
                <w:left w:val="none" w:sz="0" w:space="0" w:color="auto"/>
                <w:bottom w:val="none" w:sz="0" w:space="0" w:color="auto"/>
                <w:right w:val="none" w:sz="0" w:space="0" w:color="auto"/>
              </w:divBdr>
            </w:div>
            <w:div w:id="619185101">
              <w:marLeft w:val="0"/>
              <w:marRight w:val="0"/>
              <w:marTop w:val="0"/>
              <w:marBottom w:val="0"/>
              <w:divBdr>
                <w:top w:val="none" w:sz="0" w:space="0" w:color="auto"/>
                <w:left w:val="none" w:sz="0" w:space="0" w:color="auto"/>
                <w:bottom w:val="none" w:sz="0" w:space="0" w:color="auto"/>
                <w:right w:val="none" w:sz="0" w:space="0" w:color="auto"/>
              </w:divBdr>
            </w:div>
            <w:div w:id="663439356">
              <w:marLeft w:val="0"/>
              <w:marRight w:val="0"/>
              <w:marTop w:val="0"/>
              <w:marBottom w:val="0"/>
              <w:divBdr>
                <w:top w:val="none" w:sz="0" w:space="0" w:color="auto"/>
                <w:left w:val="none" w:sz="0" w:space="0" w:color="auto"/>
                <w:bottom w:val="none" w:sz="0" w:space="0" w:color="auto"/>
                <w:right w:val="none" w:sz="0" w:space="0" w:color="auto"/>
              </w:divBdr>
            </w:div>
            <w:div w:id="669992301">
              <w:marLeft w:val="0"/>
              <w:marRight w:val="0"/>
              <w:marTop w:val="0"/>
              <w:marBottom w:val="0"/>
              <w:divBdr>
                <w:top w:val="none" w:sz="0" w:space="0" w:color="auto"/>
                <w:left w:val="none" w:sz="0" w:space="0" w:color="auto"/>
                <w:bottom w:val="none" w:sz="0" w:space="0" w:color="auto"/>
                <w:right w:val="none" w:sz="0" w:space="0" w:color="auto"/>
              </w:divBdr>
            </w:div>
            <w:div w:id="682975613">
              <w:marLeft w:val="0"/>
              <w:marRight w:val="0"/>
              <w:marTop w:val="0"/>
              <w:marBottom w:val="0"/>
              <w:divBdr>
                <w:top w:val="none" w:sz="0" w:space="0" w:color="auto"/>
                <w:left w:val="none" w:sz="0" w:space="0" w:color="auto"/>
                <w:bottom w:val="none" w:sz="0" w:space="0" w:color="auto"/>
                <w:right w:val="none" w:sz="0" w:space="0" w:color="auto"/>
              </w:divBdr>
            </w:div>
            <w:div w:id="733549637">
              <w:marLeft w:val="0"/>
              <w:marRight w:val="0"/>
              <w:marTop w:val="0"/>
              <w:marBottom w:val="0"/>
              <w:divBdr>
                <w:top w:val="none" w:sz="0" w:space="0" w:color="auto"/>
                <w:left w:val="none" w:sz="0" w:space="0" w:color="auto"/>
                <w:bottom w:val="none" w:sz="0" w:space="0" w:color="auto"/>
                <w:right w:val="none" w:sz="0" w:space="0" w:color="auto"/>
              </w:divBdr>
            </w:div>
            <w:div w:id="787238355">
              <w:marLeft w:val="0"/>
              <w:marRight w:val="0"/>
              <w:marTop w:val="0"/>
              <w:marBottom w:val="0"/>
              <w:divBdr>
                <w:top w:val="none" w:sz="0" w:space="0" w:color="auto"/>
                <w:left w:val="none" w:sz="0" w:space="0" w:color="auto"/>
                <w:bottom w:val="none" w:sz="0" w:space="0" w:color="auto"/>
                <w:right w:val="none" w:sz="0" w:space="0" w:color="auto"/>
              </w:divBdr>
            </w:div>
            <w:div w:id="876357423">
              <w:marLeft w:val="0"/>
              <w:marRight w:val="0"/>
              <w:marTop w:val="0"/>
              <w:marBottom w:val="0"/>
              <w:divBdr>
                <w:top w:val="none" w:sz="0" w:space="0" w:color="auto"/>
                <w:left w:val="none" w:sz="0" w:space="0" w:color="auto"/>
                <w:bottom w:val="none" w:sz="0" w:space="0" w:color="auto"/>
                <w:right w:val="none" w:sz="0" w:space="0" w:color="auto"/>
              </w:divBdr>
            </w:div>
            <w:div w:id="932737157">
              <w:marLeft w:val="0"/>
              <w:marRight w:val="0"/>
              <w:marTop w:val="0"/>
              <w:marBottom w:val="0"/>
              <w:divBdr>
                <w:top w:val="none" w:sz="0" w:space="0" w:color="auto"/>
                <w:left w:val="none" w:sz="0" w:space="0" w:color="auto"/>
                <w:bottom w:val="none" w:sz="0" w:space="0" w:color="auto"/>
                <w:right w:val="none" w:sz="0" w:space="0" w:color="auto"/>
              </w:divBdr>
            </w:div>
            <w:div w:id="941911105">
              <w:marLeft w:val="0"/>
              <w:marRight w:val="0"/>
              <w:marTop w:val="0"/>
              <w:marBottom w:val="0"/>
              <w:divBdr>
                <w:top w:val="none" w:sz="0" w:space="0" w:color="auto"/>
                <w:left w:val="none" w:sz="0" w:space="0" w:color="auto"/>
                <w:bottom w:val="none" w:sz="0" w:space="0" w:color="auto"/>
                <w:right w:val="none" w:sz="0" w:space="0" w:color="auto"/>
              </w:divBdr>
            </w:div>
            <w:div w:id="944531799">
              <w:marLeft w:val="0"/>
              <w:marRight w:val="0"/>
              <w:marTop w:val="0"/>
              <w:marBottom w:val="0"/>
              <w:divBdr>
                <w:top w:val="none" w:sz="0" w:space="0" w:color="auto"/>
                <w:left w:val="none" w:sz="0" w:space="0" w:color="auto"/>
                <w:bottom w:val="none" w:sz="0" w:space="0" w:color="auto"/>
                <w:right w:val="none" w:sz="0" w:space="0" w:color="auto"/>
              </w:divBdr>
            </w:div>
            <w:div w:id="948010483">
              <w:marLeft w:val="0"/>
              <w:marRight w:val="0"/>
              <w:marTop w:val="0"/>
              <w:marBottom w:val="0"/>
              <w:divBdr>
                <w:top w:val="none" w:sz="0" w:space="0" w:color="auto"/>
                <w:left w:val="none" w:sz="0" w:space="0" w:color="auto"/>
                <w:bottom w:val="none" w:sz="0" w:space="0" w:color="auto"/>
                <w:right w:val="none" w:sz="0" w:space="0" w:color="auto"/>
              </w:divBdr>
            </w:div>
            <w:div w:id="1062289942">
              <w:marLeft w:val="0"/>
              <w:marRight w:val="0"/>
              <w:marTop w:val="0"/>
              <w:marBottom w:val="0"/>
              <w:divBdr>
                <w:top w:val="none" w:sz="0" w:space="0" w:color="auto"/>
                <w:left w:val="none" w:sz="0" w:space="0" w:color="auto"/>
                <w:bottom w:val="none" w:sz="0" w:space="0" w:color="auto"/>
                <w:right w:val="none" w:sz="0" w:space="0" w:color="auto"/>
              </w:divBdr>
            </w:div>
            <w:div w:id="1082066073">
              <w:marLeft w:val="0"/>
              <w:marRight w:val="0"/>
              <w:marTop w:val="0"/>
              <w:marBottom w:val="0"/>
              <w:divBdr>
                <w:top w:val="none" w:sz="0" w:space="0" w:color="auto"/>
                <w:left w:val="none" w:sz="0" w:space="0" w:color="auto"/>
                <w:bottom w:val="none" w:sz="0" w:space="0" w:color="auto"/>
                <w:right w:val="none" w:sz="0" w:space="0" w:color="auto"/>
              </w:divBdr>
            </w:div>
            <w:div w:id="1126044608">
              <w:marLeft w:val="0"/>
              <w:marRight w:val="0"/>
              <w:marTop w:val="0"/>
              <w:marBottom w:val="0"/>
              <w:divBdr>
                <w:top w:val="none" w:sz="0" w:space="0" w:color="auto"/>
                <w:left w:val="none" w:sz="0" w:space="0" w:color="auto"/>
                <w:bottom w:val="none" w:sz="0" w:space="0" w:color="auto"/>
                <w:right w:val="none" w:sz="0" w:space="0" w:color="auto"/>
              </w:divBdr>
            </w:div>
            <w:div w:id="1129202457">
              <w:marLeft w:val="0"/>
              <w:marRight w:val="0"/>
              <w:marTop w:val="0"/>
              <w:marBottom w:val="0"/>
              <w:divBdr>
                <w:top w:val="none" w:sz="0" w:space="0" w:color="auto"/>
                <w:left w:val="none" w:sz="0" w:space="0" w:color="auto"/>
                <w:bottom w:val="none" w:sz="0" w:space="0" w:color="auto"/>
                <w:right w:val="none" w:sz="0" w:space="0" w:color="auto"/>
              </w:divBdr>
            </w:div>
            <w:div w:id="1140805636">
              <w:marLeft w:val="0"/>
              <w:marRight w:val="0"/>
              <w:marTop w:val="0"/>
              <w:marBottom w:val="0"/>
              <w:divBdr>
                <w:top w:val="none" w:sz="0" w:space="0" w:color="auto"/>
                <w:left w:val="none" w:sz="0" w:space="0" w:color="auto"/>
                <w:bottom w:val="none" w:sz="0" w:space="0" w:color="auto"/>
                <w:right w:val="none" w:sz="0" w:space="0" w:color="auto"/>
              </w:divBdr>
            </w:div>
            <w:div w:id="1196576122">
              <w:marLeft w:val="0"/>
              <w:marRight w:val="0"/>
              <w:marTop w:val="0"/>
              <w:marBottom w:val="0"/>
              <w:divBdr>
                <w:top w:val="none" w:sz="0" w:space="0" w:color="auto"/>
                <w:left w:val="none" w:sz="0" w:space="0" w:color="auto"/>
                <w:bottom w:val="none" w:sz="0" w:space="0" w:color="auto"/>
                <w:right w:val="none" w:sz="0" w:space="0" w:color="auto"/>
              </w:divBdr>
            </w:div>
            <w:div w:id="1203207820">
              <w:marLeft w:val="0"/>
              <w:marRight w:val="0"/>
              <w:marTop w:val="0"/>
              <w:marBottom w:val="0"/>
              <w:divBdr>
                <w:top w:val="none" w:sz="0" w:space="0" w:color="auto"/>
                <w:left w:val="none" w:sz="0" w:space="0" w:color="auto"/>
                <w:bottom w:val="none" w:sz="0" w:space="0" w:color="auto"/>
                <w:right w:val="none" w:sz="0" w:space="0" w:color="auto"/>
              </w:divBdr>
            </w:div>
            <w:div w:id="1217349631">
              <w:marLeft w:val="0"/>
              <w:marRight w:val="0"/>
              <w:marTop w:val="0"/>
              <w:marBottom w:val="0"/>
              <w:divBdr>
                <w:top w:val="none" w:sz="0" w:space="0" w:color="auto"/>
                <w:left w:val="none" w:sz="0" w:space="0" w:color="auto"/>
                <w:bottom w:val="none" w:sz="0" w:space="0" w:color="auto"/>
                <w:right w:val="none" w:sz="0" w:space="0" w:color="auto"/>
              </w:divBdr>
            </w:div>
            <w:div w:id="1261833598">
              <w:marLeft w:val="0"/>
              <w:marRight w:val="0"/>
              <w:marTop w:val="0"/>
              <w:marBottom w:val="0"/>
              <w:divBdr>
                <w:top w:val="none" w:sz="0" w:space="0" w:color="auto"/>
                <w:left w:val="none" w:sz="0" w:space="0" w:color="auto"/>
                <w:bottom w:val="none" w:sz="0" w:space="0" w:color="auto"/>
                <w:right w:val="none" w:sz="0" w:space="0" w:color="auto"/>
              </w:divBdr>
            </w:div>
            <w:div w:id="1295209756">
              <w:marLeft w:val="0"/>
              <w:marRight w:val="0"/>
              <w:marTop w:val="0"/>
              <w:marBottom w:val="0"/>
              <w:divBdr>
                <w:top w:val="none" w:sz="0" w:space="0" w:color="auto"/>
                <w:left w:val="none" w:sz="0" w:space="0" w:color="auto"/>
                <w:bottom w:val="none" w:sz="0" w:space="0" w:color="auto"/>
                <w:right w:val="none" w:sz="0" w:space="0" w:color="auto"/>
              </w:divBdr>
            </w:div>
            <w:div w:id="1314407932">
              <w:marLeft w:val="0"/>
              <w:marRight w:val="0"/>
              <w:marTop w:val="0"/>
              <w:marBottom w:val="0"/>
              <w:divBdr>
                <w:top w:val="none" w:sz="0" w:space="0" w:color="auto"/>
                <w:left w:val="none" w:sz="0" w:space="0" w:color="auto"/>
                <w:bottom w:val="none" w:sz="0" w:space="0" w:color="auto"/>
                <w:right w:val="none" w:sz="0" w:space="0" w:color="auto"/>
              </w:divBdr>
            </w:div>
            <w:div w:id="1320698305">
              <w:marLeft w:val="0"/>
              <w:marRight w:val="0"/>
              <w:marTop w:val="0"/>
              <w:marBottom w:val="0"/>
              <w:divBdr>
                <w:top w:val="none" w:sz="0" w:space="0" w:color="auto"/>
                <w:left w:val="none" w:sz="0" w:space="0" w:color="auto"/>
                <w:bottom w:val="none" w:sz="0" w:space="0" w:color="auto"/>
                <w:right w:val="none" w:sz="0" w:space="0" w:color="auto"/>
              </w:divBdr>
            </w:div>
            <w:div w:id="1324775560">
              <w:marLeft w:val="0"/>
              <w:marRight w:val="0"/>
              <w:marTop w:val="0"/>
              <w:marBottom w:val="0"/>
              <w:divBdr>
                <w:top w:val="none" w:sz="0" w:space="0" w:color="auto"/>
                <w:left w:val="none" w:sz="0" w:space="0" w:color="auto"/>
                <w:bottom w:val="none" w:sz="0" w:space="0" w:color="auto"/>
                <w:right w:val="none" w:sz="0" w:space="0" w:color="auto"/>
              </w:divBdr>
            </w:div>
            <w:div w:id="1328439227">
              <w:marLeft w:val="0"/>
              <w:marRight w:val="0"/>
              <w:marTop w:val="0"/>
              <w:marBottom w:val="0"/>
              <w:divBdr>
                <w:top w:val="none" w:sz="0" w:space="0" w:color="auto"/>
                <w:left w:val="none" w:sz="0" w:space="0" w:color="auto"/>
                <w:bottom w:val="none" w:sz="0" w:space="0" w:color="auto"/>
                <w:right w:val="none" w:sz="0" w:space="0" w:color="auto"/>
              </w:divBdr>
            </w:div>
            <w:div w:id="1374816188">
              <w:marLeft w:val="0"/>
              <w:marRight w:val="0"/>
              <w:marTop w:val="0"/>
              <w:marBottom w:val="0"/>
              <w:divBdr>
                <w:top w:val="none" w:sz="0" w:space="0" w:color="auto"/>
                <w:left w:val="none" w:sz="0" w:space="0" w:color="auto"/>
                <w:bottom w:val="none" w:sz="0" w:space="0" w:color="auto"/>
                <w:right w:val="none" w:sz="0" w:space="0" w:color="auto"/>
              </w:divBdr>
            </w:div>
            <w:div w:id="1497842504">
              <w:marLeft w:val="0"/>
              <w:marRight w:val="0"/>
              <w:marTop w:val="0"/>
              <w:marBottom w:val="0"/>
              <w:divBdr>
                <w:top w:val="none" w:sz="0" w:space="0" w:color="auto"/>
                <w:left w:val="none" w:sz="0" w:space="0" w:color="auto"/>
                <w:bottom w:val="none" w:sz="0" w:space="0" w:color="auto"/>
                <w:right w:val="none" w:sz="0" w:space="0" w:color="auto"/>
              </w:divBdr>
            </w:div>
            <w:div w:id="1626766260">
              <w:marLeft w:val="0"/>
              <w:marRight w:val="0"/>
              <w:marTop w:val="0"/>
              <w:marBottom w:val="0"/>
              <w:divBdr>
                <w:top w:val="none" w:sz="0" w:space="0" w:color="auto"/>
                <w:left w:val="none" w:sz="0" w:space="0" w:color="auto"/>
                <w:bottom w:val="none" w:sz="0" w:space="0" w:color="auto"/>
                <w:right w:val="none" w:sz="0" w:space="0" w:color="auto"/>
              </w:divBdr>
            </w:div>
            <w:div w:id="1664971883">
              <w:marLeft w:val="0"/>
              <w:marRight w:val="0"/>
              <w:marTop w:val="0"/>
              <w:marBottom w:val="0"/>
              <w:divBdr>
                <w:top w:val="none" w:sz="0" w:space="0" w:color="auto"/>
                <w:left w:val="none" w:sz="0" w:space="0" w:color="auto"/>
                <w:bottom w:val="none" w:sz="0" w:space="0" w:color="auto"/>
                <w:right w:val="none" w:sz="0" w:space="0" w:color="auto"/>
              </w:divBdr>
            </w:div>
            <w:div w:id="1676036117">
              <w:marLeft w:val="0"/>
              <w:marRight w:val="0"/>
              <w:marTop w:val="0"/>
              <w:marBottom w:val="0"/>
              <w:divBdr>
                <w:top w:val="none" w:sz="0" w:space="0" w:color="auto"/>
                <w:left w:val="none" w:sz="0" w:space="0" w:color="auto"/>
                <w:bottom w:val="none" w:sz="0" w:space="0" w:color="auto"/>
                <w:right w:val="none" w:sz="0" w:space="0" w:color="auto"/>
              </w:divBdr>
            </w:div>
            <w:div w:id="1704862338">
              <w:marLeft w:val="0"/>
              <w:marRight w:val="0"/>
              <w:marTop w:val="0"/>
              <w:marBottom w:val="0"/>
              <w:divBdr>
                <w:top w:val="none" w:sz="0" w:space="0" w:color="auto"/>
                <w:left w:val="none" w:sz="0" w:space="0" w:color="auto"/>
                <w:bottom w:val="none" w:sz="0" w:space="0" w:color="auto"/>
                <w:right w:val="none" w:sz="0" w:space="0" w:color="auto"/>
              </w:divBdr>
            </w:div>
            <w:div w:id="1772506348">
              <w:marLeft w:val="0"/>
              <w:marRight w:val="0"/>
              <w:marTop w:val="0"/>
              <w:marBottom w:val="0"/>
              <w:divBdr>
                <w:top w:val="none" w:sz="0" w:space="0" w:color="auto"/>
                <w:left w:val="none" w:sz="0" w:space="0" w:color="auto"/>
                <w:bottom w:val="none" w:sz="0" w:space="0" w:color="auto"/>
                <w:right w:val="none" w:sz="0" w:space="0" w:color="auto"/>
              </w:divBdr>
            </w:div>
            <w:div w:id="1856916158">
              <w:marLeft w:val="0"/>
              <w:marRight w:val="0"/>
              <w:marTop w:val="0"/>
              <w:marBottom w:val="0"/>
              <w:divBdr>
                <w:top w:val="none" w:sz="0" w:space="0" w:color="auto"/>
                <w:left w:val="none" w:sz="0" w:space="0" w:color="auto"/>
                <w:bottom w:val="none" w:sz="0" w:space="0" w:color="auto"/>
                <w:right w:val="none" w:sz="0" w:space="0" w:color="auto"/>
              </w:divBdr>
            </w:div>
            <w:div w:id="1857694208">
              <w:marLeft w:val="0"/>
              <w:marRight w:val="0"/>
              <w:marTop w:val="0"/>
              <w:marBottom w:val="0"/>
              <w:divBdr>
                <w:top w:val="none" w:sz="0" w:space="0" w:color="auto"/>
                <w:left w:val="none" w:sz="0" w:space="0" w:color="auto"/>
                <w:bottom w:val="none" w:sz="0" w:space="0" w:color="auto"/>
                <w:right w:val="none" w:sz="0" w:space="0" w:color="auto"/>
              </w:divBdr>
            </w:div>
            <w:div w:id="1883787864">
              <w:marLeft w:val="0"/>
              <w:marRight w:val="0"/>
              <w:marTop w:val="0"/>
              <w:marBottom w:val="0"/>
              <w:divBdr>
                <w:top w:val="none" w:sz="0" w:space="0" w:color="auto"/>
                <w:left w:val="none" w:sz="0" w:space="0" w:color="auto"/>
                <w:bottom w:val="none" w:sz="0" w:space="0" w:color="auto"/>
                <w:right w:val="none" w:sz="0" w:space="0" w:color="auto"/>
              </w:divBdr>
            </w:div>
            <w:div w:id="1922328531">
              <w:marLeft w:val="0"/>
              <w:marRight w:val="0"/>
              <w:marTop w:val="0"/>
              <w:marBottom w:val="0"/>
              <w:divBdr>
                <w:top w:val="none" w:sz="0" w:space="0" w:color="auto"/>
                <w:left w:val="none" w:sz="0" w:space="0" w:color="auto"/>
                <w:bottom w:val="none" w:sz="0" w:space="0" w:color="auto"/>
                <w:right w:val="none" w:sz="0" w:space="0" w:color="auto"/>
              </w:divBdr>
            </w:div>
            <w:div w:id="1952203730">
              <w:marLeft w:val="0"/>
              <w:marRight w:val="0"/>
              <w:marTop w:val="0"/>
              <w:marBottom w:val="0"/>
              <w:divBdr>
                <w:top w:val="none" w:sz="0" w:space="0" w:color="auto"/>
                <w:left w:val="none" w:sz="0" w:space="0" w:color="auto"/>
                <w:bottom w:val="none" w:sz="0" w:space="0" w:color="auto"/>
                <w:right w:val="none" w:sz="0" w:space="0" w:color="auto"/>
              </w:divBdr>
            </w:div>
            <w:div w:id="196588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6819">
      <w:bodyDiv w:val="1"/>
      <w:marLeft w:val="0"/>
      <w:marRight w:val="0"/>
      <w:marTop w:val="0"/>
      <w:marBottom w:val="0"/>
      <w:divBdr>
        <w:top w:val="none" w:sz="0" w:space="0" w:color="auto"/>
        <w:left w:val="none" w:sz="0" w:space="0" w:color="auto"/>
        <w:bottom w:val="none" w:sz="0" w:space="0" w:color="auto"/>
        <w:right w:val="none" w:sz="0" w:space="0" w:color="auto"/>
      </w:divBdr>
      <w:divsChild>
        <w:div w:id="181819782">
          <w:marLeft w:val="0"/>
          <w:marRight w:val="0"/>
          <w:marTop w:val="0"/>
          <w:marBottom w:val="0"/>
          <w:divBdr>
            <w:top w:val="none" w:sz="0" w:space="0" w:color="auto"/>
            <w:left w:val="none" w:sz="0" w:space="0" w:color="auto"/>
            <w:bottom w:val="none" w:sz="0" w:space="0" w:color="auto"/>
            <w:right w:val="none" w:sz="0" w:space="0" w:color="auto"/>
          </w:divBdr>
          <w:divsChild>
            <w:div w:id="36661210">
              <w:marLeft w:val="0"/>
              <w:marRight w:val="0"/>
              <w:marTop w:val="0"/>
              <w:marBottom w:val="0"/>
              <w:divBdr>
                <w:top w:val="none" w:sz="0" w:space="0" w:color="auto"/>
                <w:left w:val="none" w:sz="0" w:space="0" w:color="auto"/>
                <w:bottom w:val="none" w:sz="0" w:space="0" w:color="auto"/>
                <w:right w:val="none" w:sz="0" w:space="0" w:color="auto"/>
              </w:divBdr>
            </w:div>
            <w:div w:id="468519847">
              <w:marLeft w:val="0"/>
              <w:marRight w:val="0"/>
              <w:marTop w:val="0"/>
              <w:marBottom w:val="0"/>
              <w:divBdr>
                <w:top w:val="none" w:sz="0" w:space="0" w:color="auto"/>
                <w:left w:val="none" w:sz="0" w:space="0" w:color="auto"/>
                <w:bottom w:val="none" w:sz="0" w:space="0" w:color="auto"/>
                <w:right w:val="none" w:sz="0" w:space="0" w:color="auto"/>
              </w:divBdr>
            </w:div>
            <w:div w:id="1031758084">
              <w:marLeft w:val="0"/>
              <w:marRight w:val="0"/>
              <w:marTop w:val="0"/>
              <w:marBottom w:val="0"/>
              <w:divBdr>
                <w:top w:val="none" w:sz="0" w:space="0" w:color="auto"/>
                <w:left w:val="none" w:sz="0" w:space="0" w:color="auto"/>
                <w:bottom w:val="none" w:sz="0" w:space="0" w:color="auto"/>
                <w:right w:val="none" w:sz="0" w:space="0" w:color="auto"/>
              </w:divBdr>
            </w:div>
            <w:div w:id="1263563080">
              <w:marLeft w:val="0"/>
              <w:marRight w:val="0"/>
              <w:marTop w:val="0"/>
              <w:marBottom w:val="0"/>
              <w:divBdr>
                <w:top w:val="none" w:sz="0" w:space="0" w:color="auto"/>
                <w:left w:val="none" w:sz="0" w:space="0" w:color="auto"/>
                <w:bottom w:val="none" w:sz="0" w:space="0" w:color="auto"/>
                <w:right w:val="none" w:sz="0" w:space="0" w:color="auto"/>
              </w:divBdr>
            </w:div>
            <w:div w:id="201321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24118">
      <w:bodyDiv w:val="1"/>
      <w:marLeft w:val="0"/>
      <w:marRight w:val="0"/>
      <w:marTop w:val="0"/>
      <w:marBottom w:val="0"/>
      <w:divBdr>
        <w:top w:val="none" w:sz="0" w:space="0" w:color="auto"/>
        <w:left w:val="none" w:sz="0" w:space="0" w:color="auto"/>
        <w:bottom w:val="none" w:sz="0" w:space="0" w:color="auto"/>
        <w:right w:val="none" w:sz="0" w:space="0" w:color="auto"/>
      </w:divBdr>
      <w:divsChild>
        <w:div w:id="1993293095">
          <w:marLeft w:val="0"/>
          <w:marRight w:val="0"/>
          <w:marTop w:val="0"/>
          <w:marBottom w:val="0"/>
          <w:divBdr>
            <w:top w:val="none" w:sz="0" w:space="0" w:color="auto"/>
            <w:left w:val="none" w:sz="0" w:space="0" w:color="auto"/>
            <w:bottom w:val="none" w:sz="0" w:space="0" w:color="auto"/>
            <w:right w:val="none" w:sz="0" w:space="0" w:color="auto"/>
          </w:divBdr>
          <w:divsChild>
            <w:div w:id="17799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6232">
      <w:bodyDiv w:val="1"/>
      <w:marLeft w:val="0"/>
      <w:marRight w:val="0"/>
      <w:marTop w:val="0"/>
      <w:marBottom w:val="0"/>
      <w:divBdr>
        <w:top w:val="none" w:sz="0" w:space="0" w:color="auto"/>
        <w:left w:val="none" w:sz="0" w:space="0" w:color="auto"/>
        <w:bottom w:val="none" w:sz="0" w:space="0" w:color="auto"/>
        <w:right w:val="none" w:sz="0" w:space="0" w:color="auto"/>
      </w:divBdr>
      <w:divsChild>
        <w:div w:id="712538234">
          <w:marLeft w:val="0"/>
          <w:marRight w:val="0"/>
          <w:marTop w:val="0"/>
          <w:marBottom w:val="0"/>
          <w:divBdr>
            <w:top w:val="none" w:sz="0" w:space="0" w:color="auto"/>
            <w:left w:val="none" w:sz="0" w:space="0" w:color="auto"/>
            <w:bottom w:val="none" w:sz="0" w:space="0" w:color="auto"/>
            <w:right w:val="none" w:sz="0" w:space="0" w:color="auto"/>
          </w:divBdr>
          <w:divsChild>
            <w:div w:id="936325086">
              <w:marLeft w:val="0"/>
              <w:marRight w:val="0"/>
              <w:marTop w:val="0"/>
              <w:marBottom w:val="0"/>
              <w:divBdr>
                <w:top w:val="none" w:sz="0" w:space="0" w:color="auto"/>
                <w:left w:val="none" w:sz="0" w:space="0" w:color="auto"/>
                <w:bottom w:val="none" w:sz="0" w:space="0" w:color="auto"/>
                <w:right w:val="none" w:sz="0" w:space="0" w:color="auto"/>
              </w:divBdr>
            </w:div>
            <w:div w:id="1597982201">
              <w:marLeft w:val="0"/>
              <w:marRight w:val="0"/>
              <w:marTop w:val="0"/>
              <w:marBottom w:val="0"/>
              <w:divBdr>
                <w:top w:val="none" w:sz="0" w:space="0" w:color="auto"/>
                <w:left w:val="none" w:sz="0" w:space="0" w:color="auto"/>
                <w:bottom w:val="none" w:sz="0" w:space="0" w:color="auto"/>
                <w:right w:val="none" w:sz="0" w:space="0" w:color="auto"/>
              </w:divBdr>
            </w:div>
            <w:div w:id="206853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8680">
      <w:bodyDiv w:val="1"/>
      <w:marLeft w:val="0"/>
      <w:marRight w:val="0"/>
      <w:marTop w:val="0"/>
      <w:marBottom w:val="0"/>
      <w:divBdr>
        <w:top w:val="none" w:sz="0" w:space="0" w:color="auto"/>
        <w:left w:val="none" w:sz="0" w:space="0" w:color="auto"/>
        <w:bottom w:val="none" w:sz="0" w:space="0" w:color="auto"/>
        <w:right w:val="none" w:sz="0" w:space="0" w:color="auto"/>
      </w:divBdr>
      <w:divsChild>
        <w:div w:id="388650220">
          <w:marLeft w:val="0"/>
          <w:marRight w:val="0"/>
          <w:marTop w:val="0"/>
          <w:marBottom w:val="0"/>
          <w:divBdr>
            <w:top w:val="none" w:sz="0" w:space="0" w:color="auto"/>
            <w:left w:val="none" w:sz="0" w:space="0" w:color="auto"/>
            <w:bottom w:val="none" w:sz="0" w:space="0" w:color="auto"/>
            <w:right w:val="none" w:sz="0" w:space="0" w:color="auto"/>
          </w:divBdr>
          <w:divsChild>
            <w:div w:id="8552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59007">
      <w:bodyDiv w:val="1"/>
      <w:marLeft w:val="0"/>
      <w:marRight w:val="0"/>
      <w:marTop w:val="0"/>
      <w:marBottom w:val="0"/>
      <w:divBdr>
        <w:top w:val="none" w:sz="0" w:space="0" w:color="auto"/>
        <w:left w:val="none" w:sz="0" w:space="0" w:color="auto"/>
        <w:bottom w:val="none" w:sz="0" w:space="0" w:color="auto"/>
        <w:right w:val="none" w:sz="0" w:space="0" w:color="auto"/>
      </w:divBdr>
      <w:divsChild>
        <w:div w:id="700738725">
          <w:marLeft w:val="0"/>
          <w:marRight w:val="0"/>
          <w:marTop w:val="0"/>
          <w:marBottom w:val="0"/>
          <w:divBdr>
            <w:top w:val="none" w:sz="0" w:space="0" w:color="auto"/>
            <w:left w:val="none" w:sz="0" w:space="0" w:color="auto"/>
            <w:bottom w:val="none" w:sz="0" w:space="0" w:color="auto"/>
            <w:right w:val="none" w:sz="0" w:space="0" w:color="auto"/>
          </w:divBdr>
          <w:divsChild>
            <w:div w:id="172032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90733">
      <w:bodyDiv w:val="1"/>
      <w:marLeft w:val="0"/>
      <w:marRight w:val="0"/>
      <w:marTop w:val="0"/>
      <w:marBottom w:val="0"/>
      <w:divBdr>
        <w:top w:val="none" w:sz="0" w:space="0" w:color="auto"/>
        <w:left w:val="none" w:sz="0" w:space="0" w:color="auto"/>
        <w:bottom w:val="none" w:sz="0" w:space="0" w:color="auto"/>
        <w:right w:val="none" w:sz="0" w:space="0" w:color="auto"/>
      </w:divBdr>
      <w:divsChild>
        <w:div w:id="1136340545">
          <w:marLeft w:val="0"/>
          <w:marRight w:val="0"/>
          <w:marTop w:val="0"/>
          <w:marBottom w:val="0"/>
          <w:divBdr>
            <w:top w:val="none" w:sz="0" w:space="0" w:color="auto"/>
            <w:left w:val="none" w:sz="0" w:space="0" w:color="auto"/>
            <w:bottom w:val="none" w:sz="0" w:space="0" w:color="auto"/>
            <w:right w:val="none" w:sz="0" w:space="0" w:color="auto"/>
          </w:divBdr>
          <w:divsChild>
            <w:div w:id="58268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9684">
      <w:bodyDiv w:val="1"/>
      <w:marLeft w:val="0"/>
      <w:marRight w:val="0"/>
      <w:marTop w:val="0"/>
      <w:marBottom w:val="0"/>
      <w:divBdr>
        <w:top w:val="none" w:sz="0" w:space="0" w:color="auto"/>
        <w:left w:val="none" w:sz="0" w:space="0" w:color="auto"/>
        <w:bottom w:val="none" w:sz="0" w:space="0" w:color="auto"/>
        <w:right w:val="none" w:sz="0" w:space="0" w:color="auto"/>
      </w:divBdr>
      <w:divsChild>
        <w:div w:id="1619069897">
          <w:marLeft w:val="0"/>
          <w:marRight w:val="0"/>
          <w:marTop w:val="0"/>
          <w:marBottom w:val="0"/>
          <w:divBdr>
            <w:top w:val="none" w:sz="0" w:space="0" w:color="auto"/>
            <w:left w:val="none" w:sz="0" w:space="0" w:color="auto"/>
            <w:bottom w:val="none" w:sz="0" w:space="0" w:color="auto"/>
            <w:right w:val="none" w:sz="0" w:space="0" w:color="auto"/>
          </w:divBdr>
          <w:divsChild>
            <w:div w:id="45884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46179">
      <w:bodyDiv w:val="1"/>
      <w:marLeft w:val="0"/>
      <w:marRight w:val="0"/>
      <w:marTop w:val="0"/>
      <w:marBottom w:val="0"/>
      <w:divBdr>
        <w:top w:val="none" w:sz="0" w:space="0" w:color="auto"/>
        <w:left w:val="none" w:sz="0" w:space="0" w:color="auto"/>
        <w:bottom w:val="none" w:sz="0" w:space="0" w:color="auto"/>
        <w:right w:val="none" w:sz="0" w:space="0" w:color="auto"/>
      </w:divBdr>
      <w:divsChild>
        <w:div w:id="1009141238">
          <w:marLeft w:val="0"/>
          <w:marRight w:val="0"/>
          <w:marTop w:val="0"/>
          <w:marBottom w:val="0"/>
          <w:divBdr>
            <w:top w:val="none" w:sz="0" w:space="0" w:color="auto"/>
            <w:left w:val="none" w:sz="0" w:space="0" w:color="auto"/>
            <w:bottom w:val="none" w:sz="0" w:space="0" w:color="auto"/>
            <w:right w:val="none" w:sz="0" w:space="0" w:color="auto"/>
          </w:divBdr>
          <w:divsChild>
            <w:div w:id="131067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41540">
      <w:bodyDiv w:val="1"/>
      <w:marLeft w:val="0"/>
      <w:marRight w:val="0"/>
      <w:marTop w:val="0"/>
      <w:marBottom w:val="0"/>
      <w:divBdr>
        <w:top w:val="none" w:sz="0" w:space="0" w:color="auto"/>
        <w:left w:val="none" w:sz="0" w:space="0" w:color="auto"/>
        <w:bottom w:val="none" w:sz="0" w:space="0" w:color="auto"/>
        <w:right w:val="none" w:sz="0" w:space="0" w:color="auto"/>
      </w:divBdr>
      <w:divsChild>
        <w:div w:id="207114069">
          <w:marLeft w:val="0"/>
          <w:marRight w:val="0"/>
          <w:marTop w:val="0"/>
          <w:marBottom w:val="0"/>
          <w:divBdr>
            <w:top w:val="none" w:sz="0" w:space="0" w:color="auto"/>
            <w:left w:val="none" w:sz="0" w:space="0" w:color="auto"/>
            <w:bottom w:val="none" w:sz="0" w:space="0" w:color="auto"/>
            <w:right w:val="none" w:sz="0" w:space="0" w:color="auto"/>
          </w:divBdr>
          <w:divsChild>
            <w:div w:id="137947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56315">
      <w:bodyDiv w:val="1"/>
      <w:marLeft w:val="0"/>
      <w:marRight w:val="0"/>
      <w:marTop w:val="0"/>
      <w:marBottom w:val="0"/>
      <w:divBdr>
        <w:top w:val="none" w:sz="0" w:space="0" w:color="auto"/>
        <w:left w:val="none" w:sz="0" w:space="0" w:color="auto"/>
        <w:bottom w:val="none" w:sz="0" w:space="0" w:color="auto"/>
        <w:right w:val="none" w:sz="0" w:space="0" w:color="auto"/>
      </w:divBdr>
      <w:divsChild>
        <w:div w:id="566064497">
          <w:marLeft w:val="0"/>
          <w:marRight w:val="0"/>
          <w:marTop w:val="0"/>
          <w:marBottom w:val="0"/>
          <w:divBdr>
            <w:top w:val="none" w:sz="0" w:space="0" w:color="auto"/>
            <w:left w:val="none" w:sz="0" w:space="0" w:color="auto"/>
            <w:bottom w:val="none" w:sz="0" w:space="0" w:color="auto"/>
            <w:right w:val="none" w:sz="0" w:space="0" w:color="auto"/>
          </w:divBdr>
          <w:divsChild>
            <w:div w:id="69083318">
              <w:marLeft w:val="0"/>
              <w:marRight w:val="0"/>
              <w:marTop w:val="0"/>
              <w:marBottom w:val="0"/>
              <w:divBdr>
                <w:top w:val="none" w:sz="0" w:space="0" w:color="auto"/>
                <w:left w:val="none" w:sz="0" w:space="0" w:color="auto"/>
                <w:bottom w:val="none" w:sz="0" w:space="0" w:color="auto"/>
                <w:right w:val="none" w:sz="0" w:space="0" w:color="auto"/>
              </w:divBdr>
            </w:div>
            <w:div w:id="217862293">
              <w:marLeft w:val="0"/>
              <w:marRight w:val="0"/>
              <w:marTop w:val="0"/>
              <w:marBottom w:val="0"/>
              <w:divBdr>
                <w:top w:val="none" w:sz="0" w:space="0" w:color="auto"/>
                <w:left w:val="none" w:sz="0" w:space="0" w:color="auto"/>
                <w:bottom w:val="none" w:sz="0" w:space="0" w:color="auto"/>
                <w:right w:val="none" w:sz="0" w:space="0" w:color="auto"/>
              </w:divBdr>
            </w:div>
            <w:div w:id="402266183">
              <w:marLeft w:val="0"/>
              <w:marRight w:val="0"/>
              <w:marTop w:val="0"/>
              <w:marBottom w:val="0"/>
              <w:divBdr>
                <w:top w:val="none" w:sz="0" w:space="0" w:color="auto"/>
                <w:left w:val="none" w:sz="0" w:space="0" w:color="auto"/>
                <w:bottom w:val="none" w:sz="0" w:space="0" w:color="auto"/>
                <w:right w:val="none" w:sz="0" w:space="0" w:color="auto"/>
              </w:divBdr>
            </w:div>
            <w:div w:id="404183635">
              <w:marLeft w:val="0"/>
              <w:marRight w:val="0"/>
              <w:marTop w:val="0"/>
              <w:marBottom w:val="0"/>
              <w:divBdr>
                <w:top w:val="none" w:sz="0" w:space="0" w:color="auto"/>
                <w:left w:val="none" w:sz="0" w:space="0" w:color="auto"/>
                <w:bottom w:val="none" w:sz="0" w:space="0" w:color="auto"/>
                <w:right w:val="none" w:sz="0" w:space="0" w:color="auto"/>
              </w:divBdr>
            </w:div>
            <w:div w:id="762381690">
              <w:marLeft w:val="0"/>
              <w:marRight w:val="0"/>
              <w:marTop w:val="0"/>
              <w:marBottom w:val="0"/>
              <w:divBdr>
                <w:top w:val="none" w:sz="0" w:space="0" w:color="auto"/>
                <w:left w:val="none" w:sz="0" w:space="0" w:color="auto"/>
                <w:bottom w:val="none" w:sz="0" w:space="0" w:color="auto"/>
                <w:right w:val="none" w:sz="0" w:space="0" w:color="auto"/>
              </w:divBdr>
            </w:div>
            <w:div w:id="1050886966">
              <w:marLeft w:val="0"/>
              <w:marRight w:val="0"/>
              <w:marTop w:val="0"/>
              <w:marBottom w:val="0"/>
              <w:divBdr>
                <w:top w:val="none" w:sz="0" w:space="0" w:color="auto"/>
                <w:left w:val="none" w:sz="0" w:space="0" w:color="auto"/>
                <w:bottom w:val="none" w:sz="0" w:space="0" w:color="auto"/>
                <w:right w:val="none" w:sz="0" w:space="0" w:color="auto"/>
              </w:divBdr>
            </w:div>
            <w:div w:id="1272517389">
              <w:marLeft w:val="0"/>
              <w:marRight w:val="0"/>
              <w:marTop w:val="0"/>
              <w:marBottom w:val="0"/>
              <w:divBdr>
                <w:top w:val="none" w:sz="0" w:space="0" w:color="auto"/>
                <w:left w:val="none" w:sz="0" w:space="0" w:color="auto"/>
                <w:bottom w:val="none" w:sz="0" w:space="0" w:color="auto"/>
                <w:right w:val="none" w:sz="0" w:space="0" w:color="auto"/>
              </w:divBdr>
            </w:div>
            <w:div w:id="1480343184">
              <w:marLeft w:val="0"/>
              <w:marRight w:val="0"/>
              <w:marTop w:val="0"/>
              <w:marBottom w:val="0"/>
              <w:divBdr>
                <w:top w:val="none" w:sz="0" w:space="0" w:color="auto"/>
                <w:left w:val="none" w:sz="0" w:space="0" w:color="auto"/>
                <w:bottom w:val="none" w:sz="0" w:space="0" w:color="auto"/>
                <w:right w:val="none" w:sz="0" w:space="0" w:color="auto"/>
              </w:divBdr>
            </w:div>
            <w:div w:id="1701004311">
              <w:marLeft w:val="0"/>
              <w:marRight w:val="0"/>
              <w:marTop w:val="0"/>
              <w:marBottom w:val="0"/>
              <w:divBdr>
                <w:top w:val="none" w:sz="0" w:space="0" w:color="auto"/>
                <w:left w:val="none" w:sz="0" w:space="0" w:color="auto"/>
                <w:bottom w:val="none" w:sz="0" w:space="0" w:color="auto"/>
                <w:right w:val="none" w:sz="0" w:space="0" w:color="auto"/>
              </w:divBdr>
            </w:div>
            <w:div w:id="1955287086">
              <w:marLeft w:val="0"/>
              <w:marRight w:val="0"/>
              <w:marTop w:val="0"/>
              <w:marBottom w:val="0"/>
              <w:divBdr>
                <w:top w:val="none" w:sz="0" w:space="0" w:color="auto"/>
                <w:left w:val="none" w:sz="0" w:space="0" w:color="auto"/>
                <w:bottom w:val="none" w:sz="0" w:space="0" w:color="auto"/>
                <w:right w:val="none" w:sz="0" w:space="0" w:color="auto"/>
              </w:divBdr>
            </w:div>
            <w:div w:id="199688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17943">
      <w:bodyDiv w:val="1"/>
      <w:marLeft w:val="0"/>
      <w:marRight w:val="0"/>
      <w:marTop w:val="0"/>
      <w:marBottom w:val="0"/>
      <w:divBdr>
        <w:top w:val="none" w:sz="0" w:space="0" w:color="auto"/>
        <w:left w:val="none" w:sz="0" w:space="0" w:color="auto"/>
        <w:bottom w:val="none" w:sz="0" w:space="0" w:color="auto"/>
        <w:right w:val="none" w:sz="0" w:space="0" w:color="auto"/>
      </w:divBdr>
      <w:divsChild>
        <w:div w:id="1466696608">
          <w:marLeft w:val="0"/>
          <w:marRight w:val="0"/>
          <w:marTop w:val="0"/>
          <w:marBottom w:val="0"/>
          <w:divBdr>
            <w:top w:val="none" w:sz="0" w:space="0" w:color="auto"/>
            <w:left w:val="none" w:sz="0" w:space="0" w:color="auto"/>
            <w:bottom w:val="none" w:sz="0" w:space="0" w:color="auto"/>
            <w:right w:val="none" w:sz="0" w:space="0" w:color="auto"/>
          </w:divBdr>
          <w:divsChild>
            <w:div w:id="6024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26920">
      <w:bodyDiv w:val="1"/>
      <w:marLeft w:val="0"/>
      <w:marRight w:val="0"/>
      <w:marTop w:val="0"/>
      <w:marBottom w:val="0"/>
      <w:divBdr>
        <w:top w:val="none" w:sz="0" w:space="0" w:color="auto"/>
        <w:left w:val="none" w:sz="0" w:space="0" w:color="auto"/>
        <w:bottom w:val="none" w:sz="0" w:space="0" w:color="auto"/>
        <w:right w:val="none" w:sz="0" w:space="0" w:color="auto"/>
      </w:divBdr>
      <w:divsChild>
        <w:div w:id="1416900756">
          <w:marLeft w:val="0"/>
          <w:marRight w:val="0"/>
          <w:marTop w:val="0"/>
          <w:marBottom w:val="0"/>
          <w:divBdr>
            <w:top w:val="none" w:sz="0" w:space="0" w:color="auto"/>
            <w:left w:val="none" w:sz="0" w:space="0" w:color="auto"/>
            <w:bottom w:val="none" w:sz="0" w:space="0" w:color="auto"/>
            <w:right w:val="none" w:sz="0" w:space="0" w:color="auto"/>
          </w:divBdr>
          <w:divsChild>
            <w:div w:id="296034786">
              <w:marLeft w:val="0"/>
              <w:marRight w:val="0"/>
              <w:marTop w:val="0"/>
              <w:marBottom w:val="0"/>
              <w:divBdr>
                <w:top w:val="none" w:sz="0" w:space="0" w:color="auto"/>
                <w:left w:val="none" w:sz="0" w:space="0" w:color="auto"/>
                <w:bottom w:val="none" w:sz="0" w:space="0" w:color="auto"/>
                <w:right w:val="none" w:sz="0" w:space="0" w:color="auto"/>
              </w:divBdr>
            </w:div>
            <w:div w:id="524246423">
              <w:marLeft w:val="0"/>
              <w:marRight w:val="0"/>
              <w:marTop w:val="0"/>
              <w:marBottom w:val="0"/>
              <w:divBdr>
                <w:top w:val="none" w:sz="0" w:space="0" w:color="auto"/>
                <w:left w:val="none" w:sz="0" w:space="0" w:color="auto"/>
                <w:bottom w:val="none" w:sz="0" w:space="0" w:color="auto"/>
                <w:right w:val="none" w:sz="0" w:space="0" w:color="auto"/>
              </w:divBdr>
            </w:div>
            <w:div w:id="731543646">
              <w:marLeft w:val="0"/>
              <w:marRight w:val="0"/>
              <w:marTop w:val="0"/>
              <w:marBottom w:val="0"/>
              <w:divBdr>
                <w:top w:val="none" w:sz="0" w:space="0" w:color="auto"/>
                <w:left w:val="none" w:sz="0" w:space="0" w:color="auto"/>
                <w:bottom w:val="none" w:sz="0" w:space="0" w:color="auto"/>
                <w:right w:val="none" w:sz="0" w:space="0" w:color="auto"/>
              </w:divBdr>
            </w:div>
            <w:div w:id="155257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53340">
      <w:bodyDiv w:val="1"/>
      <w:marLeft w:val="0"/>
      <w:marRight w:val="0"/>
      <w:marTop w:val="0"/>
      <w:marBottom w:val="0"/>
      <w:divBdr>
        <w:top w:val="none" w:sz="0" w:space="0" w:color="auto"/>
        <w:left w:val="none" w:sz="0" w:space="0" w:color="auto"/>
        <w:bottom w:val="none" w:sz="0" w:space="0" w:color="auto"/>
        <w:right w:val="none" w:sz="0" w:space="0" w:color="auto"/>
      </w:divBdr>
      <w:divsChild>
        <w:div w:id="1237932967">
          <w:marLeft w:val="0"/>
          <w:marRight w:val="0"/>
          <w:marTop w:val="0"/>
          <w:marBottom w:val="0"/>
          <w:divBdr>
            <w:top w:val="none" w:sz="0" w:space="0" w:color="auto"/>
            <w:left w:val="none" w:sz="0" w:space="0" w:color="auto"/>
            <w:bottom w:val="none" w:sz="0" w:space="0" w:color="auto"/>
            <w:right w:val="none" w:sz="0" w:space="0" w:color="auto"/>
          </w:divBdr>
          <w:divsChild>
            <w:div w:id="4457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18284">
      <w:bodyDiv w:val="1"/>
      <w:marLeft w:val="0"/>
      <w:marRight w:val="0"/>
      <w:marTop w:val="0"/>
      <w:marBottom w:val="0"/>
      <w:divBdr>
        <w:top w:val="none" w:sz="0" w:space="0" w:color="auto"/>
        <w:left w:val="none" w:sz="0" w:space="0" w:color="auto"/>
        <w:bottom w:val="none" w:sz="0" w:space="0" w:color="auto"/>
        <w:right w:val="none" w:sz="0" w:space="0" w:color="auto"/>
      </w:divBdr>
      <w:divsChild>
        <w:div w:id="120653582">
          <w:marLeft w:val="0"/>
          <w:marRight w:val="0"/>
          <w:marTop w:val="0"/>
          <w:marBottom w:val="0"/>
          <w:divBdr>
            <w:top w:val="none" w:sz="0" w:space="0" w:color="auto"/>
            <w:left w:val="none" w:sz="0" w:space="0" w:color="auto"/>
            <w:bottom w:val="none" w:sz="0" w:space="0" w:color="auto"/>
            <w:right w:val="none" w:sz="0" w:space="0" w:color="auto"/>
          </w:divBdr>
          <w:divsChild>
            <w:div w:id="7378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6695">
      <w:bodyDiv w:val="1"/>
      <w:marLeft w:val="0"/>
      <w:marRight w:val="0"/>
      <w:marTop w:val="0"/>
      <w:marBottom w:val="0"/>
      <w:divBdr>
        <w:top w:val="none" w:sz="0" w:space="0" w:color="auto"/>
        <w:left w:val="none" w:sz="0" w:space="0" w:color="auto"/>
        <w:bottom w:val="none" w:sz="0" w:space="0" w:color="auto"/>
        <w:right w:val="none" w:sz="0" w:space="0" w:color="auto"/>
      </w:divBdr>
      <w:divsChild>
        <w:div w:id="437406730">
          <w:marLeft w:val="0"/>
          <w:marRight w:val="0"/>
          <w:marTop w:val="0"/>
          <w:marBottom w:val="0"/>
          <w:divBdr>
            <w:top w:val="none" w:sz="0" w:space="0" w:color="auto"/>
            <w:left w:val="none" w:sz="0" w:space="0" w:color="auto"/>
            <w:bottom w:val="none" w:sz="0" w:space="0" w:color="auto"/>
            <w:right w:val="none" w:sz="0" w:space="0" w:color="auto"/>
          </w:divBdr>
          <w:divsChild>
            <w:div w:id="306672240">
              <w:marLeft w:val="0"/>
              <w:marRight w:val="0"/>
              <w:marTop w:val="0"/>
              <w:marBottom w:val="0"/>
              <w:divBdr>
                <w:top w:val="none" w:sz="0" w:space="0" w:color="auto"/>
                <w:left w:val="none" w:sz="0" w:space="0" w:color="auto"/>
                <w:bottom w:val="none" w:sz="0" w:space="0" w:color="auto"/>
                <w:right w:val="none" w:sz="0" w:space="0" w:color="auto"/>
              </w:divBdr>
            </w:div>
            <w:div w:id="1276712034">
              <w:marLeft w:val="0"/>
              <w:marRight w:val="0"/>
              <w:marTop w:val="0"/>
              <w:marBottom w:val="0"/>
              <w:divBdr>
                <w:top w:val="none" w:sz="0" w:space="0" w:color="auto"/>
                <w:left w:val="none" w:sz="0" w:space="0" w:color="auto"/>
                <w:bottom w:val="none" w:sz="0" w:space="0" w:color="auto"/>
                <w:right w:val="none" w:sz="0" w:space="0" w:color="auto"/>
              </w:divBdr>
            </w:div>
            <w:div w:id="1766921575">
              <w:marLeft w:val="0"/>
              <w:marRight w:val="0"/>
              <w:marTop w:val="0"/>
              <w:marBottom w:val="0"/>
              <w:divBdr>
                <w:top w:val="none" w:sz="0" w:space="0" w:color="auto"/>
                <w:left w:val="none" w:sz="0" w:space="0" w:color="auto"/>
                <w:bottom w:val="none" w:sz="0" w:space="0" w:color="auto"/>
                <w:right w:val="none" w:sz="0" w:space="0" w:color="auto"/>
              </w:divBdr>
            </w:div>
            <w:div w:id="193987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17842">
      <w:bodyDiv w:val="1"/>
      <w:marLeft w:val="0"/>
      <w:marRight w:val="0"/>
      <w:marTop w:val="0"/>
      <w:marBottom w:val="0"/>
      <w:divBdr>
        <w:top w:val="none" w:sz="0" w:space="0" w:color="auto"/>
        <w:left w:val="none" w:sz="0" w:space="0" w:color="auto"/>
        <w:bottom w:val="none" w:sz="0" w:space="0" w:color="auto"/>
        <w:right w:val="none" w:sz="0" w:space="0" w:color="auto"/>
      </w:divBdr>
      <w:divsChild>
        <w:div w:id="1241017943">
          <w:marLeft w:val="0"/>
          <w:marRight w:val="0"/>
          <w:marTop w:val="0"/>
          <w:marBottom w:val="0"/>
          <w:divBdr>
            <w:top w:val="none" w:sz="0" w:space="0" w:color="auto"/>
            <w:left w:val="none" w:sz="0" w:space="0" w:color="auto"/>
            <w:bottom w:val="none" w:sz="0" w:space="0" w:color="auto"/>
            <w:right w:val="none" w:sz="0" w:space="0" w:color="auto"/>
          </w:divBdr>
          <w:divsChild>
            <w:div w:id="131930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4823">
      <w:bodyDiv w:val="1"/>
      <w:marLeft w:val="0"/>
      <w:marRight w:val="0"/>
      <w:marTop w:val="0"/>
      <w:marBottom w:val="0"/>
      <w:divBdr>
        <w:top w:val="none" w:sz="0" w:space="0" w:color="auto"/>
        <w:left w:val="none" w:sz="0" w:space="0" w:color="auto"/>
        <w:bottom w:val="none" w:sz="0" w:space="0" w:color="auto"/>
        <w:right w:val="none" w:sz="0" w:space="0" w:color="auto"/>
      </w:divBdr>
      <w:divsChild>
        <w:div w:id="2067334846">
          <w:marLeft w:val="0"/>
          <w:marRight w:val="0"/>
          <w:marTop w:val="0"/>
          <w:marBottom w:val="0"/>
          <w:divBdr>
            <w:top w:val="none" w:sz="0" w:space="0" w:color="auto"/>
            <w:left w:val="none" w:sz="0" w:space="0" w:color="auto"/>
            <w:bottom w:val="none" w:sz="0" w:space="0" w:color="auto"/>
            <w:right w:val="none" w:sz="0" w:space="0" w:color="auto"/>
          </w:divBdr>
          <w:divsChild>
            <w:div w:id="79648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83424">
      <w:bodyDiv w:val="1"/>
      <w:marLeft w:val="0"/>
      <w:marRight w:val="0"/>
      <w:marTop w:val="0"/>
      <w:marBottom w:val="0"/>
      <w:divBdr>
        <w:top w:val="none" w:sz="0" w:space="0" w:color="auto"/>
        <w:left w:val="none" w:sz="0" w:space="0" w:color="auto"/>
        <w:bottom w:val="none" w:sz="0" w:space="0" w:color="auto"/>
        <w:right w:val="none" w:sz="0" w:space="0" w:color="auto"/>
      </w:divBdr>
      <w:divsChild>
        <w:div w:id="1297487484">
          <w:marLeft w:val="0"/>
          <w:marRight w:val="0"/>
          <w:marTop w:val="0"/>
          <w:marBottom w:val="0"/>
          <w:divBdr>
            <w:top w:val="none" w:sz="0" w:space="0" w:color="auto"/>
            <w:left w:val="none" w:sz="0" w:space="0" w:color="auto"/>
            <w:bottom w:val="none" w:sz="0" w:space="0" w:color="auto"/>
            <w:right w:val="none" w:sz="0" w:space="0" w:color="auto"/>
          </w:divBdr>
          <w:divsChild>
            <w:div w:id="47410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1783">
      <w:bodyDiv w:val="1"/>
      <w:marLeft w:val="0"/>
      <w:marRight w:val="0"/>
      <w:marTop w:val="0"/>
      <w:marBottom w:val="0"/>
      <w:divBdr>
        <w:top w:val="none" w:sz="0" w:space="0" w:color="auto"/>
        <w:left w:val="none" w:sz="0" w:space="0" w:color="auto"/>
        <w:bottom w:val="none" w:sz="0" w:space="0" w:color="auto"/>
        <w:right w:val="none" w:sz="0" w:space="0" w:color="auto"/>
      </w:divBdr>
      <w:divsChild>
        <w:div w:id="244189212">
          <w:marLeft w:val="0"/>
          <w:marRight w:val="0"/>
          <w:marTop w:val="0"/>
          <w:marBottom w:val="0"/>
          <w:divBdr>
            <w:top w:val="none" w:sz="0" w:space="0" w:color="auto"/>
            <w:left w:val="none" w:sz="0" w:space="0" w:color="auto"/>
            <w:bottom w:val="none" w:sz="0" w:space="0" w:color="auto"/>
            <w:right w:val="none" w:sz="0" w:space="0" w:color="auto"/>
          </w:divBdr>
          <w:divsChild>
            <w:div w:id="59312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53794">
      <w:bodyDiv w:val="1"/>
      <w:marLeft w:val="0"/>
      <w:marRight w:val="0"/>
      <w:marTop w:val="0"/>
      <w:marBottom w:val="0"/>
      <w:divBdr>
        <w:top w:val="none" w:sz="0" w:space="0" w:color="auto"/>
        <w:left w:val="none" w:sz="0" w:space="0" w:color="auto"/>
        <w:bottom w:val="none" w:sz="0" w:space="0" w:color="auto"/>
        <w:right w:val="none" w:sz="0" w:space="0" w:color="auto"/>
      </w:divBdr>
      <w:divsChild>
        <w:div w:id="139925113">
          <w:marLeft w:val="0"/>
          <w:marRight w:val="0"/>
          <w:marTop w:val="0"/>
          <w:marBottom w:val="0"/>
          <w:divBdr>
            <w:top w:val="none" w:sz="0" w:space="0" w:color="auto"/>
            <w:left w:val="none" w:sz="0" w:space="0" w:color="auto"/>
            <w:bottom w:val="none" w:sz="0" w:space="0" w:color="auto"/>
            <w:right w:val="none" w:sz="0" w:space="0" w:color="auto"/>
          </w:divBdr>
          <w:divsChild>
            <w:div w:id="185919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98089">
      <w:bodyDiv w:val="1"/>
      <w:marLeft w:val="0"/>
      <w:marRight w:val="0"/>
      <w:marTop w:val="0"/>
      <w:marBottom w:val="0"/>
      <w:divBdr>
        <w:top w:val="none" w:sz="0" w:space="0" w:color="auto"/>
        <w:left w:val="none" w:sz="0" w:space="0" w:color="auto"/>
        <w:bottom w:val="none" w:sz="0" w:space="0" w:color="auto"/>
        <w:right w:val="none" w:sz="0" w:space="0" w:color="auto"/>
      </w:divBdr>
      <w:divsChild>
        <w:div w:id="299113618">
          <w:marLeft w:val="0"/>
          <w:marRight w:val="0"/>
          <w:marTop w:val="0"/>
          <w:marBottom w:val="0"/>
          <w:divBdr>
            <w:top w:val="none" w:sz="0" w:space="0" w:color="auto"/>
            <w:left w:val="none" w:sz="0" w:space="0" w:color="auto"/>
            <w:bottom w:val="none" w:sz="0" w:space="0" w:color="auto"/>
            <w:right w:val="none" w:sz="0" w:space="0" w:color="auto"/>
          </w:divBdr>
          <w:divsChild>
            <w:div w:id="64115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455718">
      <w:bodyDiv w:val="1"/>
      <w:marLeft w:val="0"/>
      <w:marRight w:val="0"/>
      <w:marTop w:val="0"/>
      <w:marBottom w:val="0"/>
      <w:divBdr>
        <w:top w:val="none" w:sz="0" w:space="0" w:color="auto"/>
        <w:left w:val="none" w:sz="0" w:space="0" w:color="auto"/>
        <w:bottom w:val="none" w:sz="0" w:space="0" w:color="auto"/>
        <w:right w:val="none" w:sz="0" w:space="0" w:color="auto"/>
      </w:divBdr>
      <w:divsChild>
        <w:div w:id="2083411011">
          <w:marLeft w:val="0"/>
          <w:marRight w:val="0"/>
          <w:marTop w:val="0"/>
          <w:marBottom w:val="0"/>
          <w:divBdr>
            <w:top w:val="none" w:sz="0" w:space="0" w:color="auto"/>
            <w:left w:val="none" w:sz="0" w:space="0" w:color="auto"/>
            <w:bottom w:val="none" w:sz="0" w:space="0" w:color="auto"/>
            <w:right w:val="none" w:sz="0" w:space="0" w:color="auto"/>
          </w:divBdr>
        </w:div>
      </w:divsChild>
    </w:div>
    <w:div w:id="812406721">
      <w:bodyDiv w:val="1"/>
      <w:marLeft w:val="0"/>
      <w:marRight w:val="0"/>
      <w:marTop w:val="0"/>
      <w:marBottom w:val="0"/>
      <w:divBdr>
        <w:top w:val="none" w:sz="0" w:space="0" w:color="auto"/>
        <w:left w:val="none" w:sz="0" w:space="0" w:color="auto"/>
        <w:bottom w:val="none" w:sz="0" w:space="0" w:color="auto"/>
        <w:right w:val="none" w:sz="0" w:space="0" w:color="auto"/>
      </w:divBdr>
      <w:divsChild>
        <w:div w:id="2032797581">
          <w:marLeft w:val="0"/>
          <w:marRight w:val="0"/>
          <w:marTop w:val="0"/>
          <w:marBottom w:val="0"/>
          <w:divBdr>
            <w:top w:val="none" w:sz="0" w:space="0" w:color="auto"/>
            <w:left w:val="none" w:sz="0" w:space="0" w:color="auto"/>
            <w:bottom w:val="none" w:sz="0" w:space="0" w:color="auto"/>
            <w:right w:val="none" w:sz="0" w:space="0" w:color="auto"/>
          </w:divBdr>
          <w:divsChild>
            <w:div w:id="355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5701">
      <w:bodyDiv w:val="1"/>
      <w:marLeft w:val="0"/>
      <w:marRight w:val="0"/>
      <w:marTop w:val="0"/>
      <w:marBottom w:val="0"/>
      <w:divBdr>
        <w:top w:val="none" w:sz="0" w:space="0" w:color="auto"/>
        <w:left w:val="none" w:sz="0" w:space="0" w:color="auto"/>
        <w:bottom w:val="none" w:sz="0" w:space="0" w:color="auto"/>
        <w:right w:val="none" w:sz="0" w:space="0" w:color="auto"/>
      </w:divBdr>
      <w:divsChild>
        <w:div w:id="1046103540">
          <w:marLeft w:val="0"/>
          <w:marRight w:val="0"/>
          <w:marTop w:val="0"/>
          <w:marBottom w:val="0"/>
          <w:divBdr>
            <w:top w:val="none" w:sz="0" w:space="0" w:color="auto"/>
            <w:left w:val="none" w:sz="0" w:space="0" w:color="auto"/>
            <w:bottom w:val="none" w:sz="0" w:space="0" w:color="auto"/>
            <w:right w:val="none" w:sz="0" w:space="0" w:color="auto"/>
          </w:divBdr>
          <w:divsChild>
            <w:div w:id="28989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46264">
      <w:bodyDiv w:val="1"/>
      <w:marLeft w:val="0"/>
      <w:marRight w:val="0"/>
      <w:marTop w:val="0"/>
      <w:marBottom w:val="0"/>
      <w:divBdr>
        <w:top w:val="none" w:sz="0" w:space="0" w:color="auto"/>
        <w:left w:val="none" w:sz="0" w:space="0" w:color="auto"/>
        <w:bottom w:val="none" w:sz="0" w:space="0" w:color="auto"/>
        <w:right w:val="none" w:sz="0" w:space="0" w:color="auto"/>
      </w:divBdr>
      <w:divsChild>
        <w:div w:id="1056396275">
          <w:marLeft w:val="0"/>
          <w:marRight w:val="0"/>
          <w:marTop w:val="0"/>
          <w:marBottom w:val="0"/>
          <w:divBdr>
            <w:top w:val="none" w:sz="0" w:space="0" w:color="auto"/>
            <w:left w:val="none" w:sz="0" w:space="0" w:color="auto"/>
            <w:bottom w:val="none" w:sz="0" w:space="0" w:color="auto"/>
            <w:right w:val="none" w:sz="0" w:space="0" w:color="auto"/>
          </w:divBdr>
          <w:divsChild>
            <w:div w:id="81075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79978">
      <w:bodyDiv w:val="1"/>
      <w:marLeft w:val="0"/>
      <w:marRight w:val="0"/>
      <w:marTop w:val="0"/>
      <w:marBottom w:val="0"/>
      <w:divBdr>
        <w:top w:val="none" w:sz="0" w:space="0" w:color="auto"/>
        <w:left w:val="none" w:sz="0" w:space="0" w:color="auto"/>
        <w:bottom w:val="none" w:sz="0" w:space="0" w:color="auto"/>
        <w:right w:val="none" w:sz="0" w:space="0" w:color="auto"/>
      </w:divBdr>
      <w:divsChild>
        <w:div w:id="560944382">
          <w:marLeft w:val="0"/>
          <w:marRight w:val="0"/>
          <w:marTop w:val="0"/>
          <w:marBottom w:val="0"/>
          <w:divBdr>
            <w:top w:val="none" w:sz="0" w:space="0" w:color="auto"/>
            <w:left w:val="none" w:sz="0" w:space="0" w:color="auto"/>
            <w:bottom w:val="none" w:sz="0" w:space="0" w:color="auto"/>
            <w:right w:val="none" w:sz="0" w:space="0" w:color="auto"/>
          </w:divBdr>
          <w:divsChild>
            <w:div w:id="203292727">
              <w:marLeft w:val="0"/>
              <w:marRight w:val="0"/>
              <w:marTop w:val="0"/>
              <w:marBottom w:val="0"/>
              <w:divBdr>
                <w:top w:val="none" w:sz="0" w:space="0" w:color="auto"/>
                <w:left w:val="none" w:sz="0" w:space="0" w:color="auto"/>
                <w:bottom w:val="none" w:sz="0" w:space="0" w:color="auto"/>
                <w:right w:val="none" w:sz="0" w:space="0" w:color="auto"/>
              </w:divBdr>
            </w:div>
            <w:div w:id="451706222">
              <w:marLeft w:val="0"/>
              <w:marRight w:val="0"/>
              <w:marTop w:val="0"/>
              <w:marBottom w:val="0"/>
              <w:divBdr>
                <w:top w:val="none" w:sz="0" w:space="0" w:color="auto"/>
                <w:left w:val="none" w:sz="0" w:space="0" w:color="auto"/>
                <w:bottom w:val="none" w:sz="0" w:space="0" w:color="auto"/>
                <w:right w:val="none" w:sz="0" w:space="0" w:color="auto"/>
              </w:divBdr>
            </w:div>
            <w:div w:id="1359697555">
              <w:marLeft w:val="0"/>
              <w:marRight w:val="0"/>
              <w:marTop w:val="0"/>
              <w:marBottom w:val="0"/>
              <w:divBdr>
                <w:top w:val="none" w:sz="0" w:space="0" w:color="auto"/>
                <w:left w:val="none" w:sz="0" w:space="0" w:color="auto"/>
                <w:bottom w:val="none" w:sz="0" w:space="0" w:color="auto"/>
                <w:right w:val="none" w:sz="0" w:space="0" w:color="auto"/>
              </w:divBdr>
            </w:div>
            <w:div w:id="1576738866">
              <w:marLeft w:val="0"/>
              <w:marRight w:val="0"/>
              <w:marTop w:val="0"/>
              <w:marBottom w:val="0"/>
              <w:divBdr>
                <w:top w:val="none" w:sz="0" w:space="0" w:color="auto"/>
                <w:left w:val="none" w:sz="0" w:space="0" w:color="auto"/>
                <w:bottom w:val="none" w:sz="0" w:space="0" w:color="auto"/>
                <w:right w:val="none" w:sz="0" w:space="0" w:color="auto"/>
              </w:divBdr>
            </w:div>
            <w:div w:id="166639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7048">
      <w:bodyDiv w:val="1"/>
      <w:marLeft w:val="0"/>
      <w:marRight w:val="0"/>
      <w:marTop w:val="0"/>
      <w:marBottom w:val="0"/>
      <w:divBdr>
        <w:top w:val="none" w:sz="0" w:space="0" w:color="auto"/>
        <w:left w:val="none" w:sz="0" w:space="0" w:color="auto"/>
        <w:bottom w:val="none" w:sz="0" w:space="0" w:color="auto"/>
        <w:right w:val="none" w:sz="0" w:space="0" w:color="auto"/>
      </w:divBdr>
      <w:divsChild>
        <w:div w:id="424108490">
          <w:marLeft w:val="0"/>
          <w:marRight w:val="0"/>
          <w:marTop w:val="0"/>
          <w:marBottom w:val="0"/>
          <w:divBdr>
            <w:top w:val="none" w:sz="0" w:space="0" w:color="auto"/>
            <w:left w:val="none" w:sz="0" w:space="0" w:color="auto"/>
            <w:bottom w:val="none" w:sz="0" w:space="0" w:color="auto"/>
            <w:right w:val="none" w:sz="0" w:space="0" w:color="auto"/>
          </w:divBdr>
          <w:divsChild>
            <w:div w:id="21057533">
              <w:marLeft w:val="0"/>
              <w:marRight w:val="0"/>
              <w:marTop w:val="0"/>
              <w:marBottom w:val="0"/>
              <w:divBdr>
                <w:top w:val="none" w:sz="0" w:space="0" w:color="auto"/>
                <w:left w:val="none" w:sz="0" w:space="0" w:color="auto"/>
                <w:bottom w:val="none" w:sz="0" w:space="0" w:color="auto"/>
                <w:right w:val="none" w:sz="0" w:space="0" w:color="auto"/>
              </w:divBdr>
            </w:div>
            <w:div w:id="548226856">
              <w:marLeft w:val="0"/>
              <w:marRight w:val="0"/>
              <w:marTop w:val="0"/>
              <w:marBottom w:val="0"/>
              <w:divBdr>
                <w:top w:val="none" w:sz="0" w:space="0" w:color="auto"/>
                <w:left w:val="none" w:sz="0" w:space="0" w:color="auto"/>
                <w:bottom w:val="none" w:sz="0" w:space="0" w:color="auto"/>
                <w:right w:val="none" w:sz="0" w:space="0" w:color="auto"/>
              </w:divBdr>
            </w:div>
            <w:div w:id="975530412">
              <w:marLeft w:val="0"/>
              <w:marRight w:val="0"/>
              <w:marTop w:val="0"/>
              <w:marBottom w:val="0"/>
              <w:divBdr>
                <w:top w:val="none" w:sz="0" w:space="0" w:color="auto"/>
                <w:left w:val="none" w:sz="0" w:space="0" w:color="auto"/>
                <w:bottom w:val="none" w:sz="0" w:space="0" w:color="auto"/>
                <w:right w:val="none" w:sz="0" w:space="0" w:color="auto"/>
              </w:divBdr>
            </w:div>
            <w:div w:id="1018655689">
              <w:marLeft w:val="0"/>
              <w:marRight w:val="0"/>
              <w:marTop w:val="0"/>
              <w:marBottom w:val="0"/>
              <w:divBdr>
                <w:top w:val="none" w:sz="0" w:space="0" w:color="auto"/>
                <w:left w:val="none" w:sz="0" w:space="0" w:color="auto"/>
                <w:bottom w:val="none" w:sz="0" w:space="0" w:color="auto"/>
                <w:right w:val="none" w:sz="0" w:space="0" w:color="auto"/>
              </w:divBdr>
            </w:div>
            <w:div w:id="188344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4469">
      <w:bodyDiv w:val="1"/>
      <w:marLeft w:val="0"/>
      <w:marRight w:val="0"/>
      <w:marTop w:val="0"/>
      <w:marBottom w:val="0"/>
      <w:divBdr>
        <w:top w:val="none" w:sz="0" w:space="0" w:color="auto"/>
        <w:left w:val="none" w:sz="0" w:space="0" w:color="auto"/>
        <w:bottom w:val="none" w:sz="0" w:space="0" w:color="auto"/>
        <w:right w:val="none" w:sz="0" w:space="0" w:color="auto"/>
      </w:divBdr>
      <w:divsChild>
        <w:div w:id="189295999">
          <w:marLeft w:val="0"/>
          <w:marRight w:val="0"/>
          <w:marTop w:val="0"/>
          <w:marBottom w:val="0"/>
          <w:divBdr>
            <w:top w:val="none" w:sz="0" w:space="0" w:color="auto"/>
            <w:left w:val="none" w:sz="0" w:space="0" w:color="auto"/>
            <w:bottom w:val="none" w:sz="0" w:space="0" w:color="auto"/>
            <w:right w:val="none" w:sz="0" w:space="0" w:color="auto"/>
          </w:divBdr>
          <w:divsChild>
            <w:div w:id="81017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32675">
      <w:bodyDiv w:val="1"/>
      <w:marLeft w:val="0"/>
      <w:marRight w:val="0"/>
      <w:marTop w:val="0"/>
      <w:marBottom w:val="0"/>
      <w:divBdr>
        <w:top w:val="none" w:sz="0" w:space="0" w:color="auto"/>
        <w:left w:val="none" w:sz="0" w:space="0" w:color="auto"/>
        <w:bottom w:val="none" w:sz="0" w:space="0" w:color="auto"/>
        <w:right w:val="none" w:sz="0" w:space="0" w:color="auto"/>
      </w:divBdr>
      <w:divsChild>
        <w:div w:id="1704553194">
          <w:marLeft w:val="0"/>
          <w:marRight w:val="0"/>
          <w:marTop w:val="0"/>
          <w:marBottom w:val="0"/>
          <w:divBdr>
            <w:top w:val="none" w:sz="0" w:space="0" w:color="auto"/>
            <w:left w:val="none" w:sz="0" w:space="0" w:color="auto"/>
            <w:bottom w:val="none" w:sz="0" w:space="0" w:color="auto"/>
            <w:right w:val="none" w:sz="0" w:space="0" w:color="auto"/>
          </w:divBdr>
          <w:divsChild>
            <w:div w:id="209435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91558">
      <w:bodyDiv w:val="1"/>
      <w:marLeft w:val="0"/>
      <w:marRight w:val="0"/>
      <w:marTop w:val="0"/>
      <w:marBottom w:val="0"/>
      <w:divBdr>
        <w:top w:val="none" w:sz="0" w:space="0" w:color="auto"/>
        <w:left w:val="none" w:sz="0" w:space="0" w:color="auto"/>
        <w:bottom w:val="none" w:sz="0" w:space="0" w:color="auto"/>
        <w:right w:val="none" w:sz="0" w:space="0" w:color="auto"/>
      </w:divBdr>
      <w:divsChild>
        <w:div w:id="1288120638">
          <w:marLeft w:val="0"/>
          <w:marRight w:val="0"/>
          <w:marTop w:val="0"/>
          <w:marBottom w:val="0"/>
          <w:divBdr>
            <w:top w:val="none" w:sz="0" w:space="0" w:color="auto"/>
            <w:left w:val="none" w:sz="0" w:space="0" w:color="auto"/>
            <w:bottom w:val="none" w:sz="0" w:space="0" w:color="auto"/>
            <w:right w:val="none" w:sz="0" w:space="0" w:color="auto"/>
          </w:divBdr>
        </w:div>
      </w:divsChild>
    </w:div>
    <w:div w:id="1015499353">
      <w:bodyDiv w:val="1"/>
      <w:marLeft w:val="0"/>
      <w:marRight w:val="0"/>
      <w:marTop w:val="0"/>
      <w:marBottom w:val="0"/>
      <w:divBdr>
        <w:top w:val="none" w:sz="0" w:space="0" w:color="auto"/>
        <w:left w:val="none" w:sz="0" w:space="0" w:color="auto"/>
        <w:bottom w:val="none" w:sz="0" w:space="0" w:color="auto"/>
        <w:right w:val="none" w:sz="0" w:space="0" w:color="auto"/>
      </w:divBdr>
      <w:divsChild>
        <w:div w:id="1759793239">
          <w:marLeft w:val="0"/>
          <w:marRight w:val="0"/>
          <w:marTop w:val="0"/>
          <w:marBottom w:val="0"/>
          <w:divBdr>
            <w:top w:val="none" w:sz="0" w:space="0" w:color="auto"/>
            <w:left w:val="none" w:sz="0" w:space="0" w:color="auto"/>
            <w:bottom w:val="none" w:sz="0" w:space="0" w:color="auto"/>
            <w:right w:val="none" w:sz="0" w:space="0" w:color="auto"/>
          </w:divBdr>
          <w:divsChild>
            <w:div w:id="183160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1188">
      <w:bodyDiv w:val="1"/>
      <w:marLeft w:val="0"/>
      <w:marRight w:val="0"/>
      <w:marTop w:val="0"/>
      <w:marBottom w:val="0"/>
      <w:divBdr>
        <w:top w:val="none" w:sz="0" w:space="0" w:color="auto"/>
        <w:left w:val="none" w:sz="0" w:space="0" w:color="auto"/>
        <w:bottom w:val="none" w:sz="0" w:space="0" w:color="auto"/>
        <w:right w:val="none" w:sz="0" w:space="0" w:color="auto"/>
      </w:divBdr>
      <w:divsChild>
        <w:div w:id="814104705">
          <w:marLeft w:val="0"/>
          <w:marRight w:val="0"/>
          <w:marTop w:val="0"/>
          <w:marBottom w:val="0"/>
          <w:divBdr>
            <w:top w:val="none" w:sz="0" w:space="0" w:color="auto"/>
            <w:left w:val="none" w:sz="0" w:space="0" w:color="auto"/>
            <w:bottom w:val="none" w:sz="0" w:space="0" w:color="auto"/>
            <w:right w:val="none" w:sz="0" w:space="0" w:color="auto"/>
          </w:divBdr>
          <w:divsChild>
            <w:div w:id="127550384">
              <w:marLeft w:val="0"/>
              <w:marRight w:val="0"/>
              <w:marTop w:val="0"/>
              <w:marBottom w:val="0"/>
              <w:divBdr>
                <w:top w:val="none" w:sz="0" w:space="0" w:color="auto"/>
                <w:left w:val="none" w:sz="0" w:space="0" w:color="auto"/>
                <w:bottom w:val="none" w:sz="0" w:space="0" w:color="auto"/>
                <w:right w:val="none" w:sz="0" w:space="0" w:color="auto"/>
              </w:divBdr>
            </w:div>
            <w:div w:id="243951458">
              <w:marLeft w:val="0"/>
              <w:marRight w:val="0"/>
              <w:marTop w:val="0"/>
              <w:marBottom w:val="0"/>
              <w:divBdr>
                <w:top w:val="none" w:sz="0" w:space="0" w:color="auto"/>
                <w:left w:val="none" w:sz="0" w:space="0" w:color="auto"/>
                <w:bottom w:val="none" w:sz="0" w:space="0" w:color="auto"/>
                <w:right w:val="none" w:sz="0" w:space="0" w:color="auto"/>
              </w:divBdr>
            </w:div>
            <w:div w:id="422606495">
              <w:marLeft w:val="0"/>
              <w:marRight w:val="0"/>
              <w:marTop w:val="0"/>
              <w:marBottom w:val="0"/>
              <w:divBdr>
                <w:top w:val="none" w:sz="0" w:space="0" w:color="auto"/>
                <w:left w:val="none" w:sz="0" w:space="0" w:color="auto"/>
                <w:bottom w:val="none" w:sz="0" w:space="0" w:color="auto"/>
                <w:right w:val="none" w:sz="0" w:space="0" w:color="auto"/>
              </w:divBdr>
            </w:div>
            <w:div w:id="494880146">
              <w:marLeft w:val="0"/>
              <w:marRight w:val="0"/>
              <w:marTop w:val="0"/>
              <w:marBottom w:val="0"/>
              <w:divBdr>
                <w:top w:val="none" w:sz="0" w:space="0" w:color="auto"/>
                <w:left w:val="none" w:sz="0" w:space="0" w:color="auto"/>
                <w:bottom w:val="none" w:sz="0" w:space="0" w:color="auto"/>
                <w:right w:val="none" w:sz="0" w:space="0" w:color="auto"/>
              </w:divBdr>
            </w:div>
            <w:div w:id="607740860">
              <w:marLeft w:val="0"/>
              <w:marRight w:val="0"/>
              <w:marTop w:val="0"/>
              <w:marBottom w:val="0"/>
              <w:divBdr>
                <w:top w:val="none" w:sz="0" w:space="0" w:color="auto"/>
                <w:left w:val="none" w:sz="0" w:space="0" w:color="auto"/>
                <w:bottom w:val="none" w:sz="0" w:space="0" w:color="auto"/>
                <w:right w:val="none" w:sz="0" w:space="0" w:color="auto"/>
              </w:divBdr>
            </w:div>
            <w:div w:id="695470976">
              <w:marLeft w:val="0"/>
              <w:marRight w:val="0"/>
              <w:marTop w:val="0"/>
              <w:marBottom w:val="0"/>
              <w:divBdr>
                <w:top w:val="none" w:sz="0" w:space="0" w:color="auto"/>
                <w:left w:val="none" w:sz="0" w:space="0" w:color="auto"/>
                <w:bottom w:val="none" w:sz="0" w:space="0" w:color="auto"/>
                <w:right w:val="none" w:sz="0" w:space="0" w:color="auto"/>
              </w:divBdr>
            </w:div>
            <w:div w:id="777529337">
              <w:marLeft w:val="0"/>
              <w:marRight w:val="0"/>
              <w:marTop w:val="0"/>
              <w:marBottom w:val="0"/>
              <w:divBdr>
                <w:top w:val="none" w:sz="0" w:space="0" w:color="auto"/>
                <w:left w:val="none" w:sz="0" w:space="0" w:color="auto"/>
                <w:bottom w:val="none" w:sz="0" w:space="0" w:color="auto"/>
                <w:right w:val="none" w:sz="0" w:space="0" w:color="auto"/>
              </w:divBdr>
            </w:div>
            <w:div w:id="794759612">
              <w:marLeft w:val="0"/>
              <w:marRight w:val="0"/>
              <w:marTop w:val="0"/>
              <w:marBottom w:val="0"/>
              <w:divBdr>
                <w:top w:val="none" w:sz="0" w:space="0" w:color="auto"/>
                <w:left w:val="none" w:sz="0" w:space="0" w:color="auto"/>
                <w:bottom w:val="none" w:sz="0" w:space="0" w:color="auto"/>
                <w:right w:val="none" w:sz="0" w:space="0" w:color="auto"/>
              </w:divBdr>
            </w:div>
            <w:div w:id="929893088">
              <w:marLeft w:val="0"/>
              <w:marRight w:val="0"/>
              <w:marTop w:val="0"/>
              <w:marBottom w:val="0"/>
              <w:divBdr>
                <w:top w:val="none" w:sz="0" w:space="0" w:color="auto"/>
                <w:left w:val="none" w:sz="0" w:space="0" w:color="auto"/>
                <w:bottom w:val="none" w:sz="0" w:space="0" w:color="auto"/>
                <w:right w:val="none" w:sz="0" w:space="0" w:color="auto"/>
              </w:divBdr>
            </w:div>
            <w:div w:id="935795870">
              <w:marLeft w:val="0"/>
              <w:marRight w:val="0"/>
              <w:marTop w:val="0"/>
              <w:marBottom w:val="0"/>
              <w:divBdr>
                <w:top w:val="none" w:sz="0" w:space="0" w:color="auto"/>
                <w:left w:val="none" w:sz="0" w:space="0" w:color="auto"/>
                <w:bottom w:val="none" w:sz="0" w:space="0" w:color="auto"/>
                <w:right w:val="none" w:sz="0" w:space="0" w:color="auto"/>
              </w:divBdr>
            </w:div>
            <w:div w:id="936904020">
              <w:marLeft w:val="0"/>
              <w:marRight w:val="0"/>
              <w:marTop w:val="0"/>
              <w:marBottom w:val="0"/>
              <w:divBdr>
                <w:top w:val="none" w:sz="0" w:space="0" w:color="auto"/>
                <w:left w:val="none" w:sz="0" w:space="0" w:color="auto"/>
                <w:bottom w:val="none" w:sz="0" w:space="0" w:color="auto"/>
                <w:right w:val="none" w:sz="0" w:space="0" w:color="auto"/>
              </w:divBdr>
            </w:div>
            <w:div w:id="970331780">
              <w:marLeft w:val="0"/>
              <w:marRight w:val="0"/>
              <w:marTop w:val="0"/>
              <w:marBottom w:val="0"/>
              <w:divBdr>
                <w:top w:val="none" w:sz="0" w:space="0" w:color="auto"/>
                <w:left w:val="none" w:sz="0" w:space="0" w:color="auto"/>
                <w:bottom w:val="none" w:sz="0" w:space="0" w:color="auto"/>
                <w:right w:val="none" w:sz="0" w:space="0" w:color="auto"/>
              </w:divBdr>
            </w:div>
            <w:div w:id="1047871456">
              <w:marLeft w:val="0"/>
              <w:marRight w:val="0"/>
              <w:marTop w:val="0"/>
              <w:marBottom w:val="0"/>
              <w:divBdr>
                <w:top w:val="none" w:sz="0" w:space="0" w:color="auto"/>
                <w:left w:val="none" w:sz="0" w:space="0" w:color="auto"/>
                <w:bottom w:val="none" w:sz="0" w:space="0" w:color="auto"/>
                <w:right w:val="none" w:sz="0" w:space="0" w:color="auto"/>
              </w:divBdr>
            </w:div>
            <w:div w:id="1106274519">
              <w:marLeft w:val="0"/>
              <w:marRight w:val="0"/>
              <w:marTop w:val="0"/>
              <w:marBottom w:val="0"/>
              <w:divBdr>
                <w:top w:val="none" w:sz="0" w:space="0" w:color="auto"/>
                <w:left w:val="none" w:sz="0" w:space="0" w:color="auto"/>
                <w:bottom w:val="none" w:sz="0" w:space="0" w:color="auto"/>
                <w:right w:val="none" w:sz="0" w:space="0" w:color="auto"/>
              </w:divBdr>
            </w:div>
            <w:div w:id="1190144556">
              <w:marLeft w:val="0"/>
              <w:marRight w:val="0"/>
              <w:marTop w:val="0"/>
              <w:marBottom w:val="0"/>
              <w:divBdr>
                <w:top w:val="none" w:sz="0" w:space="0" w:color="auto"/>
                <w:left w:val="none" w:sz="0" w:space="0" w:color="auto"/>
                <w:bottom w:val="none" w:sz="0" w:space="0" w:color="auto"/>
                <w:right w:val="none" w:sz="0" w:space="0" w:color="auto"/>
              </w:divBdr>
            </w:div>
            <w:div w:id="1436906617">
              <w:marLeft w:val="0"/>
              <w:marRight w:val="0"/>
              <w:marTop w:val="0"/>
              <w:marBottom w:val="0"/>
              <w:divBdr>
                <w:top w:val="none" w:sz="0" w:space="0" w:color="auto"/>
                <w:left w:val="none" w:sz="0" w:space="0" w:color="auto"/>
                <w:bottom w:val="none" w:sz="0" w:space="0" w:color="auto"/>
                <w:right w:val="none" w:sz="0" w:space="0" w:color="auto"/>
              </w:divBdr>
            </w:div>
            <w:div w:id="1565606079">
              <w:marLeft w:val="0"/>
              <w:marRight w:val="0"/>
              <w:marTop w:val="0"/>
              <w:marBottom w:val="0"/>
              <w:divBdr>
                <w:top w:val="none" w:sz="0" w:space="0" w:color="auto"/>
                <w:left w:val="none" w:sz="0" w:space="0" w:color="auto"/>
                <w:bottom w:val="none" w:sz="0" w:space="0" w:color="auto"/>
                <w:right w:val="none" w:sz="0" w:space="0" w:color="auto"/>
              </w:divBdr>
            </w:div>
            <w:div w:id="1811902920">
              <w:marLeft w:val="0"/>
              <w:marRight w:val="0"/>
              <w:marTop w:val="0"/>
              <w:marBottom w:val="0"/>
              <w:divBdr>
                <w:top w:val="none" w:sz="0" w:space="0" w:color="auto"/>
                <w:left w:val="none" w:sz="0" w:space="0" w:color="auto"/>
                <w:bottom w:val="none" w:sz="0" w:space="0" w:color="auto"/>
                <w:right w:val="none" w:sz="0" w:space="0" w:color="auto"/>
              </w:divBdr>
            </w:div>
            <w:div w:id="1854683735">
              <w:marLeft w:val="0"/>
              <w:marRight w:val="0"/>
              <w:marTop w:val="0"/>
              <w:marBottom w:val="0"/>
              <w:divBdr>
                <w:top w:val="none" w:sz="0" w:space="0" w:color="auto"/>
                <w:left w:val="none" w:sz="0" w:space="0" w:color="auto"/>
                <w:bottom w:val="none" w:sz="0" w:space="0" w:color="auto"/>
                <w:right w:val="none" w:sz="0" w:space="0" w:color="auto"/>
              </w:divBdr>
            </w:div>
            <w:div w:id="1856773655">
              <w:marLeft w:val="0"/>
              <w:marRight w:val="0"/>
              <w:marTop w:val="0"/>
              <w:marBottom w:val="0"/>
              <w:divBdr>
                <w:top w:val="none" w:sz="0" w:space="0" w:color="auto"/>
                <w:left w:val="none" w:sz="0" w:space="0" w:color="auto"/>
                <w:bottom w:val="none" w:sz="0" w:space="0" w:color="auto"/>
                <w:right w:val="none" w:sz="0" w:space="0" w:color="auto"/>
              </w:divBdr>
            </w:div>
            <w:div w:id="1896233010">
              <w:marLeft w:val="0"/>
              <w:marRight w:val="0"/>
              <w:marTop w:val="0"/>
              <w:marBottom w:val="0"/>
              <w:divBdr>
                <w:top w:val="none" w:sz="0" w:space="0" w:color="auto"/>
                <w:left w:val="none" w:sz="0" w:space="0" w:color="auto"/>
                <w:bottom w:val="none" w:sz="0" w:space="0" w:color="auto"/>
                <w:right w:val="none" w:sz="0" w:space="0" w:color="auto"/>
              </w:divBdr>
            </w:div>
            <w:div w:id="1960213010">
              <w:marLeft w:val="0"/>
              <w:marRight w:val="0"/>
              <w:marTop w:val="0"/>
              <w:marBottom w:val="0"/>
              <w:divBdr>
                <w:top w:val="none" w:sz="0" w:space="0" w:color="auto"/>
                <w:left w:val="none" w:sz="0" w:space="0" w:color="auto"/>
                <w:bottom w:val="none" w:sz="0" w:space="0" w:color="auto"/>
                <w:right w:val="none" w:sz="0" w:space="0" w:color="auto"/>
              </w:divBdr>
            </w:div>
            <w:div w:id="1964997595">
              <w:marLeft w:val="0"/>
              <w:marRight w:val="0"/>
              <w:marTop w:val="0"/>
              <w:marBottom w:val="0"/>
              <w:divBdr>
                <w:top w:val="none" w:sz="0" w:space="0" w:color="auto"/>
                <w:left w:val="none" w:sz="0" w:space="0" w:color="auto"/>
                <w:bottom w:val="none" w:sz="0" w:space="0" w:color="auto"/>
                <w:right w:val="none" w:sz="0" w:space="0" w:color="auto"/>
              </w:divBdr>
            </w:div>
            <w:div w:id="2015913539">
              <w:marLeft w:val="0"/>
              <w:marRight w:val="0"/>
              <w:marTop w:val="0"/>
              <w:marBottom w:val="0"/>
              <w:divBdr>
                <w:top w:val="none" w:sz="0" w:space="0" w:color="auto"/>
                <w:left w:val="none" w:sz="0" w:space="0" w:color="auto"/>
                <w:bottom w:val="none" w:sz="0" w:space="0" w:color="auto"/>
                <w:right w:val="none" w:sz="0" w:space="0" w:color="auto"/>
              </w:divBdr>
            </w:div>
            <w:div w:id="2071226510">
              <w:marLeft w:val="0"/>
              <w:marRight w:val="0"/>
              <w:marTop w:val="0"/>
              <w:marBottom w:val="0"/>
              <w:divBdr>
                <w:top w:val="none" w:sz="0" w:space="0" w:color="auto"/>
                <w:left w:val="none" w:sz="0" w:space="0" w:color="auto"/>
                <w:bottom w:val="none" w:sz="0" w:space="0" w:color="auto"/>
                <w:right w:val="none" w:sz="0" w:space="0" w:color="auto"/>
              </w:divBdr>
            </w:div>
            <w:div w:id="2123105954">
              <w:marLeft w:val="0"/>
              <w:marRight w:val="0"/>
              <w:marTop w:val="0"/>
              <w:marBottom w:val="0"/>
              <w:divBdr>
                <w:top w:val="none" w:sz="0" w:space="0" w:color="auto"/>
                <w:left w:val="none" w:sz="0" w:space="0" w:color="auto"/>
                <w:bottom w:val="none" w:sz="0" w:space="0" w:color="auto"/>
                <w:right w:val="none" w:sz="0" w:space="0" w:color="auto"/>
              </w:divBdr>
            </w:div>
            <w:div w:id="2133010795">
              <w:marLeft w:val="0"/>
              <w:marRight w:val="0"/>
              <w:marTop w:val="0"/>
              <w:marBottom w:val="0"/>
              <w:divBdr>
                <w:top w:val="none" w:sz="0" w:space="0" w:color="auto"/>
                <w:left w:val="none" w:sz="0" w:space="0" w:color="auto"/>
                <w:bottom w:val="none" w:sz="0" w:space="0" w:color="auto"/>
                <w:right w:val="none" w:sz="0" w:space="0" w:color="auto"/>
              </w:divBdr>
            </w:div>
            <w:div w:id="213975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6864">
      <w:bodyDiv w:val="1"/>
      <w:marLeft w:val="0"/>
      <w:marRight w:val="0"/>
      <w:marTop w:val="0"/>
      <w:marBottom w:val="0"/>
      <w:divBdr>
        <w:top w:val="none" w:sz="0" w:space="0" w:color="auto"/>
        <w:left w:val="none" w:sz="0" w:space="0" w:color="auto"/>
        <w:bottom w:val="none" w:sz="0" w:space="0" w:color="auto"/>
        <w:right w:val="none" w:sz="0" w:space="0" w:color="auto"/>
      </w:divBdr>
      <w:divsChild>
        <w:div w:id="1656881557">
          <w:marLeft w:val="0"/>
          <w:marRight w:val="0"/>
          <w:marTop w:val="0"/>
          <w:marBottom w:val="0"/>
          <w:divBdr>
            <w:top w:val="none" w:sz="0" w:space="0" w:color="auto"/>
            <w:left w:val="none" w:sz="0" w:space="0" w:color="auto"/>
            <w:bottom w:val="none" w:sz="0" w:space="0" w:color="auto"/>
            <w:right w:val="none" w:sz="0" w:space="0" w:color="auto"/>
          </w:divBdr>
          <w:divsChild>
            <w:div w:id="136709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05339">
      <w:bodyDiv w:val="1"/>
      <w:marLeft w:val="0"/>
      <w:marRight w:val="0"/>
      <w:marTop w:val="0"/>
      <w:marBottom w:val="0"/>
      <w:divBdr>
        <w:top w:val="none" w:sz="0" w:space="0" w:color="auto"/>
        <w:left w:val="none" w:sz="0" w:space="0" w:color="auto"/>
        <w:bottom w:val="none" w:sz="0" w:space="0" w:color="auto"/>
        <w:right w:val="none" w:sz="0" w:space="0" w:color="auto"/>
      </w:divBdr>
      <w:divsChild>
        <w:div w:id="616834496">
          <w:marLeft w:val="0"/>
          <w:marRight w:val="0"/>
          <w:marTop w:val="0"/>
          <w:marBottom w:val="0"/>
          <w:divBdr>
            <w:top w:val="none" w:sz="0" w:space="0" w:color="auto"/>
            <w:left w:val="none" w:sz="0" w:space="0" w:color="auto"/>
            <w:bottom w:val="none" w:sz="0" w:space="0" w:color="auto"/>
            <w:right w:val="none" w:sz="0" w:space="0" w:color="auto"/>
          </w:divBdr>
          <w:divsChild>
            <w:div w:id="11738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47625">
      <w:bodyDiv w:val="1"/>
      <w:marLeft w:val="0"/>
      <w:marRight w:val="0"/>
      <w:marTop w:val="0"/>
      <w:marBottom w:val="0"/>
      <w:divBdr>
        <w:top w:val="none" w:sz="0" w:space="0" w:color="auto"/>
        <w:left w:val="none" w:sz="0" w:space="0" w:color="auto"/>
        <w:bottom w:val="none" w:sz="0" w:space="0" w:color="auto"/>
        <w:right w:val="none" w:sz="0" w:space="0" w:color="auto"/>
      </w:divBdr>
      <w:divsChild>
        <w:div w:id="1361667671">
          <w:marLeft w:val="0"/>
          <w:marRight w:val="0"/>
          <w:marTop w:val="0"/>
          <w:marBottom w:val="0"/>
          <w:divBdr>
            <w:top w:val="none" w:sz="0" w:space="0" w:color="auto"/>
            <w:left w:val="none" w:sz="0" w:space="0" w:color="auto"/>
            <w:bottom w:val="none" w:sz="0" w:space="0" w:color="auto"/>
            <w:right w:val="none" w:sz="0" w:space="0" w:color="auto"/>
          </w:divBdr>
          <w:divsChild>
            <w:div w:id="1051421508">
              <w:marLeft w:val="0"/>
              <w:marRight w:val="0"/>
              <w:marTop w:val="0"/>
              <w:marBottom w:val="0"/>
              <w:divBdr>
                <w:top w:val="none" w:sz="0" w:space="0" w:color="auto"/>
                <w:left w:val="none" w:sz="0" w:space="0" w:color="auto"/>
                <w:bottom w:val="none" w:sz="0" w:space="0" w:color="auto"/>
                <w:right w:val="none" w:sz="0" w:space="0" w:color="auto"/>
              </w:divBdr>
            </w:div>
            <w:div w:id="1060713365">
              <w:marLeft w:val="0"/>
              <w:marRight w:val="0"/>
              <w:marTop w:val="0"/>
              <w:marBottom w:val="0"/>
              <w:divBdr>
                <w:top w:val="none" w:sz="0" w:space="0" w:color="auto"/>
                <w:left w:val="none" w:sz="0" w:space="0" w:color="auto"/>
                <w:bottom w:val="none" w:sz="0" w:space="0" w:color="auto"/>
                <w:right w:val="none" w:sz="0" w:space="0" w:color="auto"/>
              </w:divBdr>
            </w:div>
            <w:div w:id="1613441593">
              <w:marLeft w:val="0"/>
              <w:marRight w:val="0"/>
              <w:marTop w:val="0"/>
              <w:marBottom w:val="0"/>
              <w:divBdr>
                <w:top w:val="none" w:sz="0" w:space="0" w:color="auto"/>
                <w:left w:val="none" w:sz="0" w:space="0" w:color="auto"/>
                <w:bottom w:val="none" w:sz="0" w:space="0" w:color="auto"/>
                <w:right w:val="none" w:sz="0" w:space="0" w:color="auto"/>
              </w:divBdr>
            </w:div>
            <w:div w:id="188339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91195">
      <w:bodyDiv w:val="1"/>
      <w:marLeft w:val="0"/>
      <w:marRight w:val="0"/>
      <w:marTop w:val="0"/>
      <w:marBottom w:val="0"/>
      <w:divBdr>
        <w:top w:val="none" w:sz="0" w:space="0" w:color="auto"/>
        <w:left w:val="none" w:sz="0" w:space="0" w:color="auto"/>
        <w:bottom w:val="none" w:sz="0" w:space="0" w:color="auto"/>
        <w:right w:val="none" w:sz="0" w:space="0" w:color="auto"/>
      </w:divBdr>
      <w:divsChild>
        <w:div w:id="1568566601">
          <w:marLeft w:val="0"/>
          <w:marRight w:val="0"/>
          <w:marTop w:val="0"/>
          <w:marBottom w:val="0"/>
          <w:divBdr>
            <w:top w:val="none" w:sz="0" w:space="0" w:color="auto"/>
            <w:left w:val="none" w:sz="0" w:space="0" w:color="auto"/>
            <w:bottom w:val="none" w:sz="0" w:space="0" w:color="auto"/>
            <w:right w:val="none" w:sz="0" w:space="0" w:color="auto"/>
          </w:divBdr>
          <w:divsChild>
            <w:div w:id="148265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48559">
      <w:bodyDiv w:val="1"/>
      <w:marLeft w:val="0"/>
      <w:marRight w:val="0"/>
      <w:marTop w:val="0"/>
      <w:marBottom w:val="0"/>
      <w:divBdr>
        <w:top w:val="none" w:sz="0" w:space="0" w:color="auto"/>
        <w:left w:val="none" w:sz="0" w:space="0" w:color="auto"/>
        <w:bottom w:val="none" w:sz="0" w:space="0" w:color="auto"/>
        <w:right w:val="none" w:sz="0" w:space="0" w:color="auto"/>
      </w:divBdr>
      <w:divsChild>
        <w:div w:id="937492608">
          <w:marLeft w:val="0"/>
          <w:marRight w:val="0"/>
          <w:marTop w:val="0"/>
          <w:marBottom w:val="0"/>
          <w:divBdr>
            <w:top w:val="none" w:sz="0" w:space="0" w:color="auto"/>
            <w:left w:val="none" w:sz="0" w:space="0" w:color="auto"/>
            <w:bottom w:val="none" w:sz="0" w:space="0" w:color="auto"/>
            <w:right w:val="none" w:sz="0" w:space="0" w:color="auto"/>
          </w:divBdr>
          <w:divsChild>
            <w:div w:id="129062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85480">
      <w:bodyDiv w:val="1"/>
      <w:marLeft w:val="0"/>
      <w:marRight w:val="0"/>
      <w:marTop w:val="0"/>
      <w:marBottom w:val="0"/>
      <w:divBdr>
        <w:top w:val="none" w:sz="0" w:space="0" w:color="auto"/>
        <w:left w:val="none" w:sz="0" w:space="0" w:color="auto"/>
        <w:bottom w:val="none" w:sz="0" w:space="0" w:color="auto"/>
        <w:right w:val="none" w:sz="0" w:space="0" w:color="auto"/>
      </w:divBdr>
      <w:divsChild>
        <w:div w:id="1640306141">
          <w:marLeft w:val="0"/>
          <w:marRight w:val="0"/>
          <w:marTop w:val="0"/>
          <w:marBottom w:val="0"/>
          <w:divBdr>
            <w:top w:val="none" w:sz="0" w:space="0" w:color="auto"/>
            <w:left w:val="none" w:sz="0" w:space="0" w:color="auto"/>
            <w:bottom w:val="none" w:sz="0" w:space="0" w:color="auto"/>
            <w:right w:val="none" w:sz="0" w:space="0" w:color="auto"/>
          </w:divBdr>
          <w:divsChild>
            <w:div w:id="2103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68833">
      <w:bodyDiv w:val="1"/>
      <w:marLeft w:val="0"/>
      <w:marRight w:val="0"/>
      <w:marTop w:val="0"/>
      <w:marBottom w:val="0"/>
      <w:divBdr>
        <w:top w:val="none" w:sz="0" w:space="0" w:color="auto"/>
        <w:left w:val="none" w:sz="0" w:space="0" w:color="auto"/>
        <w:bottom w:val="none" w:sz="0" w:space="0" w:color="auto"/>
        <w:right w:val="none" w:sz="0" w:space="0" w:color="auto"/>
      </w:divBdr>
      <w:divsChild>
        <w:div w:id="552427512">
          <w:marLeft w:val="0"/>
          <w:marRight w:val="0"/>
          <w:marTop w:val="0"/>
          <w:marBottom w:val="0"/>
          <w:divBdr>
            <w:top w:val="none" w:sz="0" w:space="0" w:color="auto"/>
            <w:left w:val="none" w:sz="0" w:space="0" w:color="auto"/>
            <w:bottom w:val="none" w:sz="0" w:space="0" w:color="auto"/>
            <w:right w:val="none" w:sz="0" w:space="0" w:color="auto"/>
          </w:divBdr>
          <w:divsChild>
            <w:div w:id="32310083">
              <w:marLeft w:val="0"/>
              <w:marRight w:val="0"/>
              <w:marTop w:val="0"/>
              <w:marBottom w:val="0"/>
              <w:divBdr>
                <w:top w:val="none" w:sz="0" w:space="0" w:color="auto"/>
                <w:left w:val="none" w:sz="0" w:space="0" w:color="auto"/>
                <w:bottom w:val="none" w:sz="0" w:space="0" w:color="auto"/>
                <w:right w:val="none" w:sz="0" w:space="0" w:color="auto"/>
              </w:divBdr>
            </w:div>
            <w:div w:id="62725110">
              <w:marLeft w:val="0"/>
              <w:marRight w:val="0"/>
              <w:marTop w:val="0"/>
              <w:marBottom w:val="0"/>
              <w:divBdr>
                <w:top w:val="none" w:sz="0" w:space="0" w:color="auto"/>
                <w:left w:val="none" w:sz="0" w:space="0" w:color="auto"/>
                <w:bottom w:val="none" w:sz="0" w:space="0" w:color="auto"/>
                <w:right w:val="none" w:sz="0" w:space="0" w:color="auto"/>
              </w:divBdr>
            </w:div>
            <w:div w:id="181674019">
              <w:marLeft w:val="0"/>
              <w:marRight w:val="0"/>
              <w:marTop w:val="0"/>
              <w:marBottom w:val="0"/>
              <w:divBdr>
                <w:top w:val="none" w:sz="0" w:space="0" w:color="auto"/>
                <w:left w:val="none" w:sz="0" w:space="0" w:color="auto"/>
                <w:bottom w:val="none" w:sz="0" w:space="0" w:color="auto"/>
                <w:right w:val="none" w:sz="0" w:space="0" w:color="auto"/>
              </w:divBdr>
            </w:div>
            <w:div w:id="348487551">
              <w:marLeft w:val="0"/>
              <w:marRight w:val="0"/>
              <w:marTop w:val="0"/>
              <w:marBottom w:val="0"/>
              <w:divBdr>
                <w:top w:val="none" w:sz="0" w:space="0" w:color="auto"/>
                <w:left w:val="none" w:sz="0" w:space="0" w:color="auto"/>
                <w:bottom w:val="none" w:sz="0" w:space="0" w:color="auto"/>
                <w:right w:val="none" w:sz="0" w:space="0" w:color="auto"/>
              </w:divBdr>
            </w:div>
            <w:div w:id="370301522">
              <w:marLeft w:val="0"/>
              <w:marRight w:val="0"/>
              <w:marTop w:val="0"/>
              <w:marBottom w:val="0"/>
              <w:divBdr>
                <w:top w:val="none" w:sz="0" w:space="0" w:color="auto"/>
                <w:left w:val="none" w:sz="0" w:space="0" w:color="auto"/>
                <w:bottom w:val="none" w:sz="0" w:space="0" w:color="auto"/>
                <w:right w:val="none" w:sz="0" w:space="0" w:color="auto"/>
              </w:divBdr>
            </w:div>
            <w:div w:id="471095262">
              <w:marLeft w:val="0"/>
              <w:marRight w:val="0"/>
              <w:marTop w:val="0"/>
              <w:marBottom w:val="0"/>
              <w:divBdr>
                <w:top w:val="none" w:sz="0" w:space="0" w:color="auto"/>
                <w:left w:val="none" w:sz="0" w:space="0" w:color="auto"/>
                <w:bottom w:val="none" w:sz="0" w:space="0" w:color="auto"/>
                <w:right w:val="none" w:sz="0" w:space="0" w:color="auto"/>
              </w:divBdr>
            </w:div>
            <w:div w:id="583732911">
              <w:marLeft w:val="0"/>
              <w:marRight w:val="0"/>
              <w:marTop w:val="0"/>
              <w:marBottom w:val="0"/>
              <w:divBdr>
                <w:top w:val="none" w:sz="0" w:space="0" w:color="auto"/>
                <w:left w:val="none" w:sz="0" w:space="0" w:color="auto"/>
                <w:bottom w:val="none" w:sz="0" w:space="0" w:color="auto"/>
                <w:right w:val="none" w:sz="0" w:space="0" w:color="auto"/>
              </w:divBdr>
            </w:div>
            <w:div w:id="755443124">
              <w:marLeft w:val="0"/>
              <w:marRight w:val="0"/>
              <w:marTop w:val="0"/>
              <w:marBottom w:val="0"/>
              <w:divBdr>
                <w:top w:val="none" w:sz="0" w:space="0" w:color="auto"/>
                <w:left w:val="none" w:sz="0" w:space="0" w:color="auto"/>
                <w:bottom w:val="none" w:sz="0" w:space="0" w:color="auto"/>
                <w:right w:val="none" w:sz="0" w:space="0" w:color="auto"/>
              </w:divBdr>
            </w:div>
            <w:div w:id="771583978">
              <w:marLeft w:val="0"/>
              <w:marRight w:val="0"/>
              <w:marTop w:val="0"/>
              <w:marBottom w:val="0"/>
              <w:divBdr>
                <w:top w:val="none" w:sz="0" w:space="0" w:color="auto"/>
                <w:left w:val="none" w:sz="0" w:space="0" w:color="auto"/>
                <w:bottom w:val="none" w:sz="0" w:space="0" w:color="auto"/>
                <w:right w:val="none" w:sz="0" w:space="0" w:color="auto"/>
              </w:divBdr>
            </w:div>
            <w:div w:id="784270920">
              <w:marLeft w:val="0"/>
              <w:marRight w:val="0"/>
              <w:marTop w:val="0"/>
              <w:marBottom w:val="0"/>
              <w:divBdr>
                <w:top w:val="none" w:sz="0" w:space="0" w:color="auto"/>
                <w:left w:val="none" w:sz="0" w:space="0" w:color="auto"/>
                <w:bottom w:val="none" w:sz="0" w:space="0" w:color="auto"/>
                <w:right w:val="none" w:sz="0" w:space="0" w:color="auto"/>
              </w:divBdr>
            </w:div>
            <w:div w:id="931089197">
              <w:marLeft w:val="0"/>
              <w:marRight w:val="0"/>
              <w:marTop w:val="0"/>
              <w:marBottom w:val="0"/>
              <w:divBdr>
                <w:top w:val="none" w:sz="0" w:space="0" w:color="auto"/>
                <w:left w:val="none" w:sz="0" w:space="0" w:color="auto"/>
                <w:bottom w:val="none" w:sz="0" w:space="0" w:color="auto"/>
                <w:right w:val="none" w:sz="0" w:space="0" w:color="auto"/>
              </w:divBdr>
            </w:div>
            <w:div w:id="1022122915">
              <w:marLeft w:val="0"/>
              <w:marRight w:val="0"/>
              <w:marTop w:val="0"/>
              <w:marBottom w:val="0"/>
              <w:divBdr>
                <w:top w:val="none" w:sz="0" w:space="0" w:color="auto"/>
                <w:left w:val="none" w:sz="0" w:space="0" w:color="auto"/>
                <w:bottom w:val="none" w:sz="0" w:space="0" w:color="auto"/>
                <w:right w:val="none" w:sz="0" w:space="0" w:color="auto"/>
              </w:divBdr>
            </w:div>
            <w:div w:id="1272594506">
              <w:marLeft w:val="0"/>
              <w:marRight w:val="0"/>
              <w:marTop w:val="0"/>
              <w:marBottom w:val="0"/>
              <w:divBdr>
                <w:top w:val="none" w:sz="0" w:space="0" w:color="auto"/>
                <w:left w:val="none" w:sz="0" w:space="0" w:color="auto"/>
                <w:bottom w:val="none" w:sz="0" w:space="0" w:color="auto"/>
                <w:right w:val="none" w:sz="0" w:space="0" w:color="auto"/>
              </w:divBdr>
            </w:div>
            <w:div w:id="1303928806">
              <w:marLeft w:val="0"/>
              <w:marRight w:val="0"/>
              <w:marTop w:val="0"/>
              <w:marBottom w:val="0"/>
              <w:divBdr>
                <w:top w:val="none" w:sz="0" w:space="0" w:color="auto"/>
                <w:left w:val="none" w:sz="0" w:space="0" w:color="auto"/>
                <w:bottom w:val="none" w:sz="0" w:space="0" w:color="auto"/>
                <w:right w:val="none" w:sz="0" w:space="0" w:color="auto"/>
              </w:divBdr>
            </w:div>
            <w:div w:id="1351417876">
              <w:marLeft w:val="0"/>
              <w:marRight w:val="0"/>
              <w:marTop w:val="0"/>
              <w:marBottom w:val="0"/>
              <w:divBdr>
                <w:top w:val="none" w:sz="0" w:space="0" w:color="auto"/>
                <w:left w:val="none" w:sz="0" w:space="0" w:color="auto"/>
                <w:bottom w:val="none" w:sz="0" w:space="0" w:color="auto"/>
                <w:right w:val="none" w:sz="0" w:space="0" w:color="auto"/>
              </w:divBdr>
            </w:div>
            <w:div w:id="1377241657">
              <w:marLeft w:val="0"/>
              <w:marRight w:val="0"/>
              <w:marTop w:val="0"/>
              <w:marBottom w:val="0"/>
              <w:divBdr>
                <w:top w:val="none" w:sz="0" w:space="0" w:color="auto"/>
                <w:left w:val="none" w:sz="0" w:space="0" w:color="auto"/>
                <w:bottom w:val="none" w:sz="0" w:space="0" w:color="auto"/>
                <w:right w:val="none" w:sz="0" w:space="0" w:color="auto"/>
              </w:divBdr>
            </w:div>
            <w:div w:id="1615821281">
              <w:marLeft w:val="0"/>
              <w:marRight w:val="0"/>
              <w:marTop w:val="0"/>
              <w:marBottom w:val="0"/>
              <w:divBdr>
                <w:top w:val="none" w:sz="0" w:space="0" w:color="auto"/>
                <w:left w:val="none" w:sz="0" w:space="0" w:color="auto"/>
                <w:bottom w:val="none" w:sz="0" w:space="0" w:color="auto"/>
                <w:right w:val="none" w:sz="0" w:space="0" w:color="auto"/>
              </w:divBdr>
            </w:div>
            <w:div w:id="1683119228">
              <w:marLeft w:val="0"/>
              <w:marRight w:val="0"/>
              <w:marTop w:val="0"/>
              <w:marBottom w:val="0"/>
              <w:divBdr>
                <w:top w:val="none" w:sz="0" w:space="0" w:color="auto"/>
                <w:left w:val="none" w:sz="0" w:space="0" w:color="auto"/>
                <w:bottom w:val="none" w:sz="0" w:space="0" w:color="auto"/>
                <w:right w:val="none" w:sz="0" w:space="0" w:color="auto"/>
              </w:divBdr>
            </w:div>
            <w:div w:id="1751199602">
              <w:marLeft w:val="0"/>
              <w:marRight w:val="0"/>
              <w:marTop w:val="0"/>
              <w:marBottom w:val="0"/>
              <w:divBdr>
                <w:top w:val="none" w:sz="0" w:space="0" w:color="auto"/>
                <w:left w:val="none" w:sz="0" w:space="0" w:color="auto"/>
                <w:bottom w:val="none" w:sz="0" w:space="0" w:color="auto"/>
                <w:right w:val="none" w:sz="0" w:space="0" w:color="auto"/>
              </w:divBdr>
            </w:div>
            <w:div w:id="1794667326">
              <w:marLeft w:val="0"/>
              <w:marRight w:val="0"/>
              <w:marTop w:val="0"/>
              <w:marBottom w:val="0"/>
              <w:divBdr>
                <w:top w:val="none" w:sz="0" w:space="0" w:color="auto"/>
                <w:left w:val="none" w:sz="0" w:space="0" w:color="auto"/>
                <w:bottom w:val="none" w:sz="0" w:space="0" w:color="auto"/>
                <w:right w:val="none" w:sz="0" w:space="0" w:color="auto"/>
              </w:divBdr>
            </w:div>
            <w:div w:id="1799955413">
              <w:marLeft w:val="0"/>
              <w:marRight w:val="0"/>
              <w:marTop w:val="0"/>
              <w:marBottom w:val="0"/>
              <w:divBdr>
                <w:top w:val="none" w:sz="0" w:space="0" w:color="auto"/>
                <w:left w:val="none" w:sz="0" w:space="0" w:color="auto"/>
                <w:bottom w:val="none" w:sz="0" w:space="0" w:color="auto"/>
                <w:right w:val="none" w:sz="0" w:space="0" w:color="auto"/>
              </w:divBdr>
            </w:div>
            <w:div w:id="1881433799">
              <w:marLeft w:val="0"/>
              <w:marRight w:val="0"/>
              <w:marTop w:val="0"/>
              <w:marBottom w:val="0"/>
              <w:divBdr>
                <w:top w:val="none" w:sz="0" w:space="0" w:color="auto"/>
                <w:left w:val="none" w:sz="0" w:space="0" w:color="auto"/>
                <w:bottom w:val="none" w:sz="0" w:space="0" w:color="auto"/>
                <w:right w:val="none" w:sz="0" w:space="0" w:color="auto"/>
              </w:divBdr>
            </w:div>
            <w:div w:id="1881670419">
              <w:marLeft w:val="0"/>
              <w:marRight w:val="0"/>
              <w:marTop w:val="0"/>
              <w:marBottom w:val="0"/>
              <w:divBdr>
                <w:top w:val="none" w:sz="0" w:space="0" w:color="auto"/>
                <w:left w:val="none" w:sz="0" w:space="0" w:color="auto"/>
                <w:bottom w:val="none" w:sz="0" w:space="0" w:color="auto"/>
                <w:right w:val="none" w:sz="0" w:space="0" w:color="auto"/>
              </w:divBdr>
            </w:div>
            <w:div w:id="1921019298">
              <w:marLeft w:val="0"/>
              <w:marRight w:val="0"/>
              <w:marTop w:val="0"/>
              <w:marBottom w:val="0"/>
              <w:divBdr>
                <w:top w:val="none" w:sz="0" w:space="0" w:color="auto"/>
                <w:left w:val="none" w:sz="0" w:space="0" w:color="auto"/>
                <w:bottom w:val="none" w:sz="0" w:space="0" w:color="auto"/>
                <w:right w:val="none" w:sz="0" w:space="0" w:color="auto"/>
              </w:divBdr>
            </w:div>
            <w:div w:id="2032297278">
              <w:marLeft w:val="0"/>
              <w:marRight w:val="0"/>
              <w:marTop w:val="0"/>
              <w:marBottom w:val="0"/>
              <w:divBdr>
                <w:top w:val="none" w:sz="0" w:space="0" w:color="auto"/>
                <w:left w:val="none" w:sz="0" w:space="0" w:color="auto"/>
                <w:bottom w:val="none" w:sz="0" w:space="0" w:color="auto"/>
                <w:right w:val="none" w:sz="0" w:space="0" w:color="auto"/>
              </w:divBdr>
            </w:div>
            <w:div w:id="2058704321">
              <w:marLeft w:val="0"/>
              <w:marRight w:val="0"/>
              <w:marTop w:val="0"/>
              <w:marBottom w:val="0"/>
              <w:divBdr>
                <w:top w:val="none" w:sz="0" w:space="0" w:color="auto"/>
                <w:left w:val="none" w:sz="0" w:space="0" w:color="auto"/>
                <w:bottom w:val="none" w:sz="0" w:space="0" w:color="auto"/>
                <w:right w:val="none" w:sz="0" w:space="0" w:color="auto"/>
              </w:divBdr>
            </w:div>
            <w:div w:id="209447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15013">
      <w:bodyDiv w:val="1"/>
      <w:marLeft w:val="0"/>
      <w:marRight w:val="0"/>
      <w:marTop w:val="0"/>
      <w:marBottom w:val="0"/>
      <w:divBdr>
        <w:top w:val="none" w:sz="0" w:space="0" w:color="auto"/>
        <w:left w:val="none" w:sz="0" w:space="0" w:color="auto"/>
        <w:bottom w:val="none" w:sz="0" w:space="0" w:color="auto"/>
        <w:right w:val="none" w:sz="0" w:space="0" w:color="auto"/>
      </w:divBdr>
      <w:divsChild>
        <w:div w:id="1297949433">
          <w:marLeft w:val="0"/>
          <w:marRight w:val="0"/>
          <w:marTop w:val="0"/>
          <w:marBottom w:val="0"/>
          <w:divBdr>
            <w:top w:val="none" w:sz="0" w:space="0" w:color="auto"/>
            <w:left w:val="none" w:sz="0" w:space="0" w:color="auto"/>
            <w:bottom w:val="none" w:sz="0" w:space="0" w:color="auto"/>
            <w:right w:val="none" w:sz="0" w:space="0" w:color="auto"/>
          </w:divBdr>
          <w:divsChild>
            <w:div w:id="167576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5977">
      <w:bodyDiv w:val="1"/>
      <w:marLeft w:val="0"/>
      <w:marRight w:val="0"/>
      <w:marTop w:val="0"/>
      <w:marBottom w:val="0"/>
      <w:divBdr>
        <w:top w:val="none" w:sz="0" w:space="0" w:color="auto"/>
        <w:left w:val="none" w:sz="0" w:space="0" w:color="auto"/>
        <w:bottom w:val="none" w:sz="0" w:space="0" w:color="auto"/>
        <w:right w:val="none" w:sz="0" w:space="0" w:color="auto"/>
      </w:divBdr>
      <w:divsChild>
        <w:div w:id="353963945">
          <w:marLeft w:val="0"/>
          <w:marRight w:val="0"/>
          <w:marTop w:val="0"/>
          <w:marBottom w:val="0"/>
          <w:divBdr>
            <w:top w:val="none" w:sz="0" w:space="0" w:color="auto"/>
            <w:left w:val="none" w:sz="0" w:space="0" w:color="auto"/>
            <w:bottom w:val="none" w:sz="0" w:space="0" w:color="auto"/>
            <w:right w:val="none" w:sz="0" w:space="0" w:color="auto"/>
          </w:divBdr>
          <w:divsChild>
            <w:div w:id="11788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55684">
      <w:bodyDiv w:val="1"/>
      <w:marLeft w:val="0"/>
      <w:marRight w:val="0"/>
      <w:marTop w:val="0"/>
      <w:marBottom w:val="0"/>
      <w:divBdr>
        <w:top w:val="none" w:sz="0" w:space="0" w:color="auto"/>
        <w:left w:val="none" w:sz="0" w:space="0" w:color="auto"/>
        <w:bottom w:val="none" w:sz="0" w:space="0" w:color="auto"/>
        <w:right w:val="none" w:sz="0" w:space="0" w:color="auto"/>
      </w:divBdr>
      <w:divsChild>
        <w:div w:id="1572618380">
          <w:marLeft w:val="0"/>
          <w:marRight w:val="0"/>
          <w:marTop w:val="0"/>
          <w:marBottom w:val="0"/>
          <w:divBdr>
            <w:top w:val="none" w:sz="0" w:space="0" w:color="auto"/>
            <w:left w:val="none" w:sz="0" w:space="0" w:color="auto"/>
            <w:bottom w:val="none" w:sz="0" w:space="0" w:color="auto"/>
            <w:right w:val="none" w:sz="0" w:space="0" w:color="auto"/>
          </w:divBdr>
          <w:divsChild>
            <w:div w:id="11156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568088">
      <w:bodyDiv w:val="1"/>
      <w:marLeft w:val="0"/>
      <w:marRight w:val="0"/>
      <w:marTop w:val="0"/>
      <w:marBottom w:val="0"/>
      <w:divBdr>
        <w:top w:val="none" w:sz="0" w:space="0" w:color="auto"/>
        <w:left w:val="none" w:sz="0" w:space="0" w:color="auto"/>
        <w:bottom w:val="none" w:sz="0" w:space="0" w:color="auto"/>
        <w:right w:val="none" w:sz="0" w:space="0" w:color="auto"/>
      </w:divBdr>
      <w:divsChild>
        <w:div w:id="245193393">
          <w:marLeft w:val="0"/>
          <w:marRight w:val="0"/>
          <w:marTop w:val="0"/>
          <w:marBottom w:val="0"/>
          <w:divBdr>
            <w:top w:val="none" w:sz="0" w:space="0" w:color="auto"/>
            <w:left w:val="none" w:sz="0" w:space="0" w:color="auto"/>
            <w:bottom w:val="none" w:sz="0" w:space="0" w:color="auto"/>
            <w:right w:val="none" w:sz="0" w:space="0" w:color="auto"/>
          </w:divBdr>
          <w:divsChild>
            <w:div w:id="151449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98412">
      <w:bodyDiv w:val="1"/>
      <w:marLeft w:val="0"/>
      <w:marRight w:val="0"/>
      <w:marTop w:val="0"/>
      <w:marBottom w:val="0"/>
      <w:divBdr>
        <w:top w:val="none" w:sz="0" w:space="0" w:color="auto"/>
        <w:left w:val="none" w:sz="0" w:space="0" w:color="auto"/>
        <w:bottom w:val="none" w:sz="0" w:space="0" w:color="auto"/>
        <w:right w:val="none" w:sz="0" w:space="0" w:color="auto"/>
      </w:divBdr>
      <w:divsChild>
        <w:div w:id="766390991">
          <w:marLeft w:val="0"/>
          <w:marRight w:val="0"/>
          <w:marTop w:val="0"/>
          <w:marBottom w:val="0"/>
          <w:divBdr>
            <w:top w:val="none" w:sz="0" w:space="0" w:color="auto"/>
            <w:left w:val="none" w:sz="0" w:space="0" w:color="auto"/>
            <w:bottom w:val="none" w:sz="0" w:space="0" w:color="auto"/>
            <w:right w:val="none" w:sz="0" w:space="0" w:color="auto"/>
          </w:divBdr>
          <w:divsChild>
            <w:div w:id="709653321">
              <w:marLeft w:val="0"/>
              <w:marRight w:val="0"/>
              <w:marTop w:val="0"/>
              <w:marBottom w:val="0"/>
              <w:divBdr>
                <w:top w:val="none" w:sz="0" w:space="0" w:color="auto"/>
                <w:left w:val="none" w:sz="0" w:space="0" w:color="auto"/>
                <w:bottom w:val="none" w:sz="0" w:space="0" w:color="auto"/>
                <w:right w:val="none" w:sz="0" w:space="0" w:color="auto"/>
              </w:divBdr>
            </w:div>
            <w:div w:id="924995694">
              <w:marLeft w:val="0"/>
              <w:marRight w:val="0"/>
              <w:marTop w:val="0"/>
              <w:marBottom w:val="0"/>
              <w:divBdr>
                <w:top w:val="none" w:sz="0" w:space="0" w:color="auto"/>
                <w:left w:val="none" w:sz="0" w:space="0" w:color="auto"/>
                <w:bottom w:val="none" w:sz="0" w:space="0" w:color="auto"/>
                <w:right w:val="none" w:sz="0" w:space="0" w:color="auto"/>
              </w:divBdr>
            </w:div>
            <w:div w:id="961031783">
              <w:marLeft w:val="0"/>
              <w:marRight w:val="0"/>
              <w:marTop w:val="0"/>
              <w:marBottom w:val="0"/>
              <w:divBdr>
                <w:top w:val="none" w:sz="0" w:space="0" w:color="auto"/>
                <w:left w:val="none" w:sz="0" w:space="0" w:color="auto"/>
                <w:bottom w:val="none" w:sz="0" w:space="0" w:color="auto"/>
                <w:right w:val="none" w:sz="0" w:space="0" w:color="auto"/>
              </w:divBdr>
            </w:div>
            <w:div w:id="164149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7062">
      <w:bodyDiv w:val="1"/>
      <w:marLeft w:val="0"/>
      <w:marRight w:val="0"/>
      <w:marTop w:val="0"/>
      <w:marBottom w:val="0"/>
      <w:divBdr>
        <w:top w:val="none" w:sz="0" w:space="0" w:color="auto"/>
        <w:left w:val="none" w:sz="0" w:space="0" w:color="auto"/>
        <w:bottom w:val="none" w:sz="0" w:space="0" w:color="auto"/>
        <w:right w:val="none" w:sz="0" w:space="0" w:color="auto"/>
      </w:divBdr>
      <w:divsChild>
        <w:div w:id="559945812">
          <w:marLeft w:val="0"/>
          <w:marRight w:val="0"/>
          <w:marTop w:val="0"/>
          <w:marBottom w:val="0"/>
          <w:divBdr>
            <w:top w:val="none" w:sz="0" w:space="0" w:color="auto"/>
            <w:left w:val="none" w:sz="0" w:space="0" w:color="auto"/>
            <w:bottom w:val="none" w:sz="0" w:space="0" w:color="auto"/>
            <w:right w:val="none" w:sz="0" w:space="0" w:color="auto"/>
          </w:divBdr>
          <w:divsChild>
            <w:div w:id="64111159">
              <w:marLeft w:val="0"/>
              <w:marRight w:val="0"/>
              <w:marTop w:val="0"/>
              <w:marBottom w:val="0"/>
              <w:divBdr>
                <w:top w:val="none" w:sz="0" w:space="0" w:color="auto"/>
                <w:left w:val="none" w:sz="0" w:space="0" w:color="auto"/>
                <w:bottom w:val="none" w:sz="0" w:space="0" w:color="auto"/>
                <w:right w:val="none" w:sz="0" w:space="0" w:color="auto"/>
              </w:divBdr>
            </w:div>
            <w:div w:id="65274331">
              <w:marLeft w:val="0"/>
              <w:marRight w:val="0"/>
              <w:marTop w:val="0"/>
              <w:marBottom w:val="0"/>
              <w:divBdr>
                <w:top w:val="none" w:sz="0" w:space="0" w:color="auto"/>
                <w:left w:val="none" w:sz="0" w:space="0" w:color="auto"/>
                <w:bottom w:val="none" w:sz="0" w:space="0" w:color="auto"/>
                <w:right w:val="none" w:sz="0" w:space="0" w:color="auto"/>
              </w:divBdr>
            </w:div>
            <w:div w:id="148979488">
              <w:marLeft w:val="0"/>
              <w:marRight w:val="0"/>
              <w:marTop w:val="0"/>
              <w:marBottom w:val="0"/>
              <w:divBdr>
                <w:top w:val="none" w:sz="0" w:space="0" w:color="auto"/>
                <w:left w:val="none" w:sz="0" w:space="0" w:color="auto"/>
                <w:bottom w:val="none" w:sz="0" w:space="0" w:color="auto"/>
                <w:right w:val="none" w:sz="0" w:space="0" w:color="auto"/>
              </w:divBdr>
            </w:div>
            <w:div w:id="197207531">
              <w:marLeft w:val="0"/>
              <w:marRight w:val="0"/>
              <w:marTop w:val="0"/>
              <w:marBottom w:val="0"/>
              <w:divBdr>
                <w:top w:val="none" w:sz="0" w:space="0" w:color="auto"/>
                <w:left w:val="none" w:sz="0" w:space="0" w:color="auto"/>
                <w:bottom w:val="none" w:sz="0" w:space="0" w:color="auto"/>
                <w:right w:val="none" w:sz="0" w:space="0" w:color="auto"/>
              </w:divBdr>
            </w:div>
            <w:div w:id="213545182">
              <w:marLeft w:val="0"/>
              <w:marRight w:val="0"/>
              <w:marTop w:val="0"/>
              <w:marBottom w:val="0"/>
              <w:divBdr>
                <w:top w:val="none" w:sz="0" w:space="0" w:color="auto"/>
                <w:left w:val="none" w:sz="0" w:space="0" w:color="auto"/>
                <w:bottom w:val="none" w:sz="0" w:space="0" w:color="auto"/>
                <w:right w:val="none" w:sz="0" w:space="0" w:color="auto"/>
              </w:divBdr>
            </w:div>
            <w:div w:id="409041010">
              <w:marLeft w:val="0"/>
              <w:marRight w:val="0"/>
              <w:marTop w:val="0"/>
              <w:marBottom w:val="0"/>
              <w:divBdr>
                <w:top w:val="none" w:sz="0" w:space="0" w:color="auto"/>
                <w:left w:val="none" w:sz="0" w:space="0" w:color="auto"/>
                <w:bottom w:val="none" w:sz="0" w:space="0" w:color="auto"/>
                <w:right w:val="none" w:sz="0" w:space="0" w:color="auto"/>
              </w:divBdr>
            </w:div>
            <w:div w:id="530384532">
              <w:marLeft w:val="0"/>
              <w:marRight w:val="0"/>
              <w:marTop w:val="0"/>
              <w:marBottom w:val="0"/>
              <w:divBdr>
                <w:top w:val="none" w:sz="0" w:space="0" w:color="auto"/>
                <w:left w:val="none" w:sz="0" w:space="0" w:color="auto"/>
                <w:bottom w:val="none" w:sz="0" w:space="0" w:color="auto"/>
                <w:right w:val="none" w:sz="0" w:space="0" w:color="auto"/>
              </w:divBdr>
            </w:div>
            <w:div w:id="682979015">
              <w:marLeft w:val="0"/>
              <w:marRight w:val="0"/>
              <w:marTop w:val="0"/>
              <w:marBottom w:val="0"/>
              <w:divBdr>
                <w:top w:val="none" w:sz="0" w:space="0" w:color="auto"/>
                <w:left w:val="none" w:sz="0" w:space="0" w:color="auto"/>
                <w:bottom w:val="none" w:sz="0" w:space="0" w:color="auto"/>
                <w:right w:val="none" w:sz="0" w:space="0" w:color="auto"/>
              </w:divBdr>
            </w:div>
            <w:div w:id="900484335">
              <w:marLeft w:val="0"/>
              <w:marRight w:val="0"/>
              <w:marTop w:val="0"/>
              <w:marBottom w:val="0"/>
              <w:divBdr>
                <w:top w:val="none" w:sz="0" w:space="0" w:color="auto"/>
                <w:left w:val="none" w:sz="0" w:space="0" w:color="auto"/>
                <w:bottom w:val="none" w:sz="0" w:space="0" w:color="auto"/>
                <w:right w:val="none" w:sz="0" w:space="0" w:color="auto"/>
              </w:divBdr>
            </w:div>
            <w:div w:id="903489980">
              <w:marLeft w:val="0"/>
              <w:marRight w:val="0"/>
              <w:marTop w:val="0"/>
              <w:marBottom w:val="0"/>
              <w:divBdr>
                <w:top w:val="none" w:sz="0" w:space="0" w:color="auto"/>
                <w:left w:val="none" w:sz="0" w:space="0" w:color="auto"/>
                <w:bottom w:val="none" w:sz="0" w:space="0" w:color="auto"/>
                <w:right w:val="none" w:sz="0" w:space="0" w:color="auto"/>
              </w:divBdr>
            </w:div>
            <w:div w:id="967660550">
              <w:marLeft w:val="0"/>
              <w:marRight w:val="0"/>
              <w:marTop w:val="0"/>
              <w:marBottom w:val="0"/>
              <w:divBdr>
                <w:top w:val="none" w:sz="0" w:space="0" w:color="auto"/>
                <w:left w:val="none" w:sz="0" w:space="0" w:color="auto"/>
                <w:bottom w:val="none" w:sz="0" w:space="0" w:color="auto"/>
                <w:right w:val="none" w:sz="0" w:space="0" w:color="auto"/>
              </w:divBdr>
            </w:div>
            <w:div w:id="1051224391">
              <w:marLeft w:val="0"/>
              <w:marRight w:val="0"/>
              <w:marTop w:val="0"/>
              <w:marBottom w:val="0"/>
              <w:divBdr>
                <w:top w:val="none" w:sz="0" w:space="0" w:color="auto"/>
                <w:left w:val="none" w:sz="0" w:space="0" w:color="auto"/>
                <w:bottom w:val="none" w:sz="0" w:space="0" w:color="auto"/>
                <w:right w:val="none" w:sz="0" w:space="0" w:color="auto"/>
              </w:divBdr>
            </w:div>
            <w:div w:id="1172992557">
              <w:marLeft w:val="0"/>
              <w:marRight w:val="0"/>
              <w:marTop w:val="0"/>
              <w:marBottom w:val="0"/>
              <w:divBdr>
                <w:top w:val="none" w:sz="0" w:space="0" w:color="auto"/>
                <w:left w:val="none" w:sz="0" w:space="0" w:color="auto"/>
                <w:bottom w:val="none" w:sz="0" w:space="0" w:color="auto"/>
                <w:right w:val="none" w:sz="0" w:space="0" w:color="auto"/>
              </w:divBdr>
            </w:div>
            <w:div w:id="1235630538">
              <w:marLeft w:val="0"/>
              <w:marRight w:val="0"/>
              <w:marTop w:val="0"/>
              <w:marBottom w:val="0"/>
              <w:divBdr>
                <w:top w:val="none" w:sz="0" w:space="0" w:color="auto"/>
                <w:left w:val="none" w:sz="0" w:space="0" w:color="auto"/>
                <w:bottom w:val="none" w:sz="0" w:space="0" w:color="auto"/>
                <w:right w:val="none" w:sz="0" w:space="0" w:color="auto"/>
              </w:divBdr>
            </w:div>
            <w:div w:id="1546913866">
              <w:marLeft w:val="0"/>
              <w:marRight w:val="0"/>
              <w:marTop w:val="0"/>
              <w:marBottom w:val="0"/>
              <w:divBdr>
                <w:top w:val="none" w:sz="0" w:space="0" w:color="auto"/>
                <w:left w:val="none" w:sz="0" w:space="0" w:color="auto"/>
                <w:bottom w:val="none" w:sz="0" w:space="0" w:color="auto"/>
                <w:right w:val="none" w:sz="0" w:space="0" w:color="auto"/>
              </w:divBdr>
            </w:div>
            <w:div w:id="1548450023">
              <w:marLeft w:val="0"/>
              <w:marRight w:val="0"/>
              <w:marTop w:val="0"/>
              <w:marBottom w:val="0"/>
              <w:divBdr>
                <w:top w:val="none" w:sz="0" w:space="0" w:color="auto"/>
                <w:left w:val="none" w:sz="0" w:space="0" w:color="auto"/>
                <w:bottom w:val="none" w:sz="0" w:space="0" w:color="auto"/>
                <w:right w:val="none" w:sz="0" w:space="0" w:color="auto"/>
              </w:divBdr>
            </w:div>
            <w:div w:id="1588801868">
              <w:marLeft w:val="0"/>
              <w:marRight w:val="0"/>
              <w:marTop w:val="0"/>
              <w:marBottom w:val="0"/>
              <w:divBdr>
                <w:top w:val="none" w:sz="0" w:space="0" w:color="auto"/>
                <w:left w:val="none" w:sz="0" w:space="0" w:color="auto"/>
                <w:bottom w:val="none" w:sz="0" w:space="0" w:color="auto"/>
                <w:right w:val="none" w:sz="0" w:space="0" w:color="auto"/>
              </w:divBdr>
            </w:div>
            <w:div w:id="1726709630">
              <w:marLeft w:val="0"/>
              <w:marRight w:val="0"/>
              <w:marTop w:val="0"/>
              <w:marBottom w:val="0"/>
              <w:divBdr>
                <w:top w:val="none" w:sz="0" w:space="0" w:color="auto"/>
                <w:left w:val="none" w:sz="0" w:space="0" w:color="auto"/>
                <w:bottom w:val="none" w:sz="0" w:space="0" w:color="auto"/>
                <w:right w:val="none" w:sz="0" w:space="0" w:color="auto"/>
              </w:divBdr>
            </w:div>
            <w:div w:id="1901596357">
              <w:marLeft w:val="0"/>
              <w:marRight w:val="0"/>
              <w:marTop w:val="0"/>
              <w:marBottom w:val="0"/>
              <w:divBdr>
                <w:top w:val="none" w:sz="0" w:space="0" w:color="auto"/>
                <w:left w:val="none" w:sz="0" w:space="0" w:color="auto"/>
                <w:bottom w:val="none" w:sz="0" w:space="0" w:color="auto"/>
                <w:right w:val="none" w:sz="0" w:space="0" w:color="auto"/>
              </w:divBdr>
            </w:div>
            <w:div w:id="197775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2510">
      <w:bodyDiv w:val="1"/>
      <w:marLeft w:val="0"/>
      <w:marRight w:val="0"/>
      <w:marTop w:val="0"/>
      <w:marBottom w:val="0"/>
      <w:divBdr>
        <w:top w:val="none" w:sz="0" w:space="0" w:color="auto"/>
        <w:left w:val="none" w:sz="0" w:space="0" w:color="auto"/>
        <w:bottom w:val="none" w:sz="0" w:space="0" w:color="auto"/>
        <w:right w:val="none" w:sz="0" w:space="0" w:color="auto"/>
      </w:divBdr>
      <w:divsChild>
        <w:div w:id="608854222">
          <w:marLeft w:val="0"/>
          <w:marRight w:val="0"/>
          <w:marTop w:val="0"/>
          <w:marBottom w:val="0"/>
          <w:divBdr>
            <w:top w:val="none" w:sz="0" w:space="0" w:color="auto"/>
            <w:left w:val="none" w:sz="0" w:space="0" w:color="auto"/>
            <w:bottom w:val="none" w:sz="0" w:space="0" w:color="auto"/>
            <w:right w:val="none" w:sz="0" w:space="0" w:color="auto"/>
          </w:divBdr>
          <w:divsChild>
            <w:div w:id="27731208">
              <w:marLeft w:val="0"/>
              <w:marRight w:val="0"/>
              <w:marTop w:val="0"/>
              <w:marBottom w:val="0"/>
              <w:divBdr>
                <w:top w:val="none" w:sz="0" w:space="0" w:color="auto"/>
                <w:left w:val="none" w:sz="0" w:space="0" w:color="auto"/>
                <w:bottom w:val="none" w:sz="0" w:space="0" w:color="auto"/>
                <w:right w:val="none" w:sz="0" w:space="0" w:color="auto"/>
              </w:divBdr>
            </w:div>
            <w:div w:id="90518931">
              <w:marLeft w:val="0"/>
              <w:marRight w:val="0"/>
              <w:marTop w:val="0"/>
              <w:marBottom w:val="0"/>
              <w:divBdr>
                <w:top w:val="none" w:sz="0" w:space="0" w:color="auto"/>
                <w:left w:val="none" w:sz="0" w:space="0" w:color="auto"/>
                <w:bottom w:val="none" w:sz="0" w:space="0" w:color="auto"/>
                <w:right w:val="none" w:sz="0" w:space="0" w:color="auto"/>
              </w:divBdr>
            </w:div>
            <w:div w:id="222450529">
              <w:marLeft w:val="0"/>
              <w:marRight w:val="0"/>
              <w:marTop w:val="0"/>
              <w:marBottom w:val="0"/>
              <w:divBdr>
                <w:top w:val="none" w:sz="0" w:space="0" w:color="auto"/>
                <w:left w:val="none" w:sz="0" w:space="0" w:color="auto"/>
                <w:bottom w:val="none" w:sz="0" w:space="0" w:color="auto"/>
                <w:right w:val="none" w:sz="0" w:space="0" w:color="auto"/>
              </w:divBdr>
            </w:div>
            <w:div w:id="280846011">
              <w:marLeft w:val="0"/>
              <w:marRight w:val="0"/>
              <w:marTop w:val="0"/>
              <w:marBottom w:val="0"/>
              <w:divBdr>
                <w:top w:val="none" w:sz="0" w:space="0" w:color="auto"/>
                <w:left w:val="none" w:sz="0" w:space="0" w:color="auto"/>
                <w:bottom w:val="none" w:sz="0" w:space="0" w:color="auto"/>
                <w:right w:val="none" w:sz="0" w:space="0" w:color="auto"/>
              </w:divBdr>
            </w:div>
            <w:div w:id="373234141">
              <w:marLeft w:val="0"/>
              <w:marRight w:val="0"/>
              <w:marTop w:val="0"/>
              <w:marBottom w:val="0"/>
              <w:divBdr>
                <w:top w:val="none" w:sz="0" w:space="0" w:color="auto"/>
                <w:left w:val="none" w:sz="0" w:space="0" w:color="auto"/>
                <w:bottom w:val="none" w:sz="0" w:space="0" w:color="auto"/>
                <w:right w:val="none" w:sz="0" w:space="0" w:color="auto"/>
              </w:divBdr>
            </w:div>
            <w:div w:id="625703292">
              <w:marLeft w:val="0"/>
              <w:marRight w:val="0"/>
              <w:marTop w:val="0"/>
              <w:marBottom w:val="0"/>
              <w:divBdr>
                <w:top w:val="none" w:sz="0" w:space="0" w:color="auto"/>
                <w:left w:val="none" w:sz="0" w:space="0" w:color="auto"/>
                <w:bottom w:val="none" w:sz="0" w:space="0" w:color="auto"/>
                <w:right w:val="none" w:sz="0" w:space="0" w:color="auto"/>
              </w:divBdr>
            </w:div>
            <w:div w:id="768966236">
              <w:marLeft w:val="0"/>
              <w:marRight w:val="0"/>
              <w:marTop w:val="0"/>
              <w:marBottom w:val="0"/>
              <w:divBdr>
                <w:top w:val="none" w:sz="0" w:space="0" w:color="auto"/>
                <w:left w:val="none" w:sz="0" w:space="0" w:color="auto"/>
                <w:bottom w:val="none" w:sz="0" w:space="0" w:color="auto"/>
                <w:right w:val="none" w:sz="0" w:space="0" w:color="auto"/>
              </w:divBdr>
            </w:div>
            <w:div w:id="771705520">
              <w:marLeft w:val="0"/>
              <w:marRight w:val="0"/>
              <w:marTop w:val="0"/>
              <w:marBottom w:val="0"/>
              <w:divBdr>
                <w:top w:val="none" w:sz="0" w:space="0" w:color="auto"/>
                <w:left w:val="none" w:sz="0" w:space="0" w:color="auto"/>
                <w:bottom w:val="none" w:sz="0" w:space="0" w:color="auto"/>
                <w:right w:val="none" w:sz="0" w:space="0" w:color="auto"/>
              </w:divBdr>
            </w:div>
            <w:div w:id="826826479">
              <w:marLeft w:val="0"/>
              <w:marRight w:val="0"/>
              <w:marTop w:val="0"/>
              <w:marBottom w:val="0"/>
              <w:divBdr>
                <w:top w:val="none" w:sz="0" w:space="0" w:color="auto"/>
                <w:left w:val="none" w:sz="0" w:space="0" w:color="auto"/>
                <w:bottom w:val="none" w:sz="0" w:space="0" w:color="auto"/>
                <w:right w:val="none" w:sz="0" w:space="0" w:color="auto"/>
              </w:divBdr>
            </w:div>
            <w:div w:id="834609161">
              <w:marLeft w:val="0"/>
              <w:marRight w:val="0"/>
              <w:marTop w:val="0"/>
              <w:marBottom w:val="0"/>
              <w:divBdr>
                <w:top w:val="none" w:sz="0" w:space="0" w:color="auto"/>
                <w:left w:val="none" w:sz="0" w:space="0" w:color="auto"/>
                <w:bottom w:val="none" w:sz="0" w:space="0" w:color="auto"/>
                <w:right w:val="none" w:sz="0" w:space="0" w:color="auto"/>
              </w:divBdr>
            </w:div>
            <w:div w:id="875971092">
              <w:marLeft w:val="0"/>
              <w:marRight w:val="0"/>
              <w:marTop w:val="0"/>
              <w:marBottom w:val="0"/>
              <w:divBdr>
                <w:top w:val="none" w:sz="0" w:space="0" w:color="auto"/>
                <w:left w:val="none" w:sz="0" w:space="0" w:color="auto"/>
                <w:bottom w:val="none" w:sz="0" w:space="0" w:color="auto"/>
                <w:right w:val="none" w:sz="0" w:space="0" w:color="auto"/>
              </w:divBdr>
            </w:div>
            <w:div w:id="1032805165">
              <w:marLeft w:val="0"/>
              <w:marRight w:val="0"/>
              <w:marTop w:val="0"/>
              <w:marBottom w:val="0"/>
              <w:divBdr>
                <w:top w:val="none" w:sz="0" w:space="0" w:color="auto"/>
                <w:left w:val="none" w:sz="0" w:space="0" w:color="auto"/>
                <w:bottom w:val="none" w:sz="0" w:space="0" w:color="auto"/>
                <w:right w:val="none" w:sz="0" w:space="0" w:color="auto"/>
              </w:divBdr>
            </w:div>
            <w:div w:id="1066688482">
              <w:marLeft w:val="0"/>
              <w:marRight w:val="0"/>
              <w:marTop w:val="0"/>
              <w:marBottom w:val="0"/>
              <w:divBdr>
                <w:top w:val="none" w:sz="0" w:space="0" w:color="auto"/>
                <w:left w:val="none" w:sz="0" w:space="0" w:color="auto"/>
                <w:bottom w:val="none" w:sz="0" w:space="0" w:color="auto"/>
                <w:right w:val="none" w:sz="0" w:space="0" w:color="auto"/>
              </w:divBdr>
            </w:div>
            <w:div w:id="1143544764">
              <w:marLeft w:val="0"/>
              <w:marRight w:val="0"/>
              <w:marTop w:val="0"/>
              <w:marBottom w:val="0"/>
              <w:divBdr>
                <w:top w:val="none" w:sz="0" w:space="0" w:color="auto"/>
                <w:left w:val="none" w:sz="0" w:space="0" w:color="auto"/>
                <w:bottom w:val="none" w:sz="0" w:space="0" w:color="auto"/>
                <w:right w:val="none" w:sz="0" w:space="0" w:color="auto"/>
              </w:divBdr>
            </w:div>
            <w:div w:id="1305233021">
              <w:marLeft w:val="0"/>
              <w:marRight w:val="0"/>
              <w:marTop w:val="0"/>
              <w:marBottom w:val="0"/>
              <w:divBdr>
                <w:top w:val="none" w:sz="0" w:space="0" w:color="auto"/>
                <w:left w:val="none" w:sz="0" w:space="0" w:color="auto"/>
                <w:bottom w:val="none" w:sz="0" w:space="0" w:color="auto"/>
                <w:right w:val="none" w:sz="0" w:space="0" w:color="auto"/>
              </w:divBdr>
            </w:div>
            <w:div w:id="1573157966">
              <w:marLeft w:val="0"/>
              <w:marRight w:val="0"/>
              <w:marTop w:val="0"/>
              <w:marBottom w:val="0"/>
              <w:divBdr>
                <w:top w:val="none" w:sz="0" w:space="0" w:color="auto"/>
                <w:left w:val="none" w:sz="0" w:space="0" w:color="auto"/>
                <w:bottom w:val="none" w:sz="0" w:space="0" w:color="auto"/>
                <w:right w:val="none" w:sz="0" w:space="0" w:color="auto"/>
              </w:divBdr>
            </w:div>
            <w:div w:id="1579056437">
              <w:marLeft w:val="0"/>
              <w:marRight w:val="0"/>
              <w:marTop w:val="0"/>
              <w:marBottom w:val="0"/>
              <w:divBdr>
                <w:top w:val="none" w:sz="0" w:space="0" w:color="auto"/>
                <w:left w:val="none" w:sz="0" w:space="0" w:color="auto"/>
                <w:bottom w:val="none" w:sz="0" w:space="0" w:color="auto"/>
                <w:right w:val="none" w:sz="0" w:space="0" w:color="auto"/>
              </w:divBdr>
            </w:div>
            <w:div w:id="1637493435">
              <w:marLeft w:val="0"/>
              <w:marRight w:val="0"/>
              <w:marTop w:val="0"/>
              <w:marBottom w:val="0"/>
              <w:divBdr>
                <w:top w:val="none" w:sz="0" w:space="0" w:color="auto"/>
                <w:left w:val="none" w:sz="0" w:space="0" w:color="auto"/>
                <w:bottom w:val="none" w:sz="0" w:space="0" w:color="auto"/>
                <w:right w:val="none" w:sz="0" w:space="0" w:color="auto"/>
              </w:divBdr>
            </w:div>
            <w:div w:id="1683707125">
              <w:marLeft w:val="0"/>
              <w:marRight w:val="0"/>
              <w:marTop w:val="0"/>
              <w:marBottom w:val="0"/>
              <w:divBdr>
                <w:top w:val="none" w:sz="0" w:space="0" w:color="auto"/>
                <w:left w:val="none" w:sz="0" w:space="0" w:color="auto"/>
                <w:bottom w:val="none" w:sz="0" w:space="0" w:color="auto"/>
                <w:right w:val="none" w:sz="0" w:space="0" w:color="auto"/>
              </w:divBdr>
            </w:div>
            <w:div w:id="1869832352">
              <w:marLeft w:val="0"/>
              <w:marRight w:val="0"/>
              <w:marTop w:val="0"/>
              <w:marBottom w:val="0"/>
              <w:divBdr>
                <w:top w:val="none" w:sz="0" w:space="0" w:color="auto"/>
                <w:left w:val="none" w:sz="0" w:space="0" w:color="auto"/>
                <w:bottom w:val="none" w:sz="0" w:space="0" w:color="auto"/>
                <w:right w:val="none" w:sz="0" w:space="0" w:color="auto"/>
              </w:divBdr>
            </w:div>
            <w:div w:id="2062246610">
              <w:marLeft w:val="0"/>
              <w:marRight w:val="0"/>
              <w:marTop w:val="0"/>
              <w:marBottom w:val="0"/>
              <w:divBdr>
                <w:top w:val="none" w:sz="0" w:space="0" w:color="auto"/>
                <w:left w:val="none" w:sz="0" w:space="0" w:color="auto"/>
                <w:bottom w:val="none" w:sz="0" w:space="0" w:color="auto"/>
                <w:right w:val="none" w:sz="0" w:space="0" w:color="auto"/>
              </w:divBdr>
            </w:div>
            <w:div w:id="212920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7470">
      <w:bodyDiv w:val="1"/>
      <w:marLeft w:val="0"/>
      <w:marRight w:val="0"/>
      <w:marTop w:val="0"/>
      <w:marBottom w:val="0"/>
      <w:divBdr>
        <w:top w:val="none" w:sz="0" w:space="0" w:color="auto"/>
        <w:left w:val="none" w:sz="0" w:space="0" w:color="auto"/>
        <w:bottom w:val="none" w:sz="0" w:space="0" w:color="auto"/>
        <w:right w:val="none" w:sz="0" w:space="0" w:color="auto"/>
      </w:divBdr>
      <w:divsChild>
        <w:div w:id="514268778">
          <w:marLeft w:val="0"/>
          <w:marRight w:val="0"/>
          <w:marTop w:val="0"/>
          <w:marBottom w:val="0"/>
          <w:divBdr>
            <w:top w:val="none" w:sz="0" w:space="0" w:color="auto"/>
            <w:left w:val="none" w:sz="0" w:space="0" w:color="auto"/>
            <w:bottom w:val="none" w:sz="0" w:space="0" w:color="auto"/>
            <w:right w:val="none" w:sz="0" w:space="0" w:color="auto"/>
          </w:divBdr>
          <w:divsChild>
            <w:div w:id="873494793">
              <w:marLeft w:val="0"/>
              <w:marRight w:val="0"/>
              <w:marTop w:val="0"/>
              <w:marBottom w:val="0"/>
              <w:divBdr>
                <w:top w:val="none" w:sz="0" w:space="0" w:color="auto"/>
                <w:left w:val="none" w:sz="0" w:space="0" w:color="auto"/>
                <w:bottom w:val="none" w:sz="0" w:space="0" w:color="auto"/>
                <w:right w:val="none" w:sz="0" w:space="0" w:color="auto"/>
              </w:divBdr>
            </w:div>
            <w:div w:id="994065483">
              <w:marLeft w:val="0"/>
              <w:marRight w:val="0"/>
              <w:marTop w:val="0"/>
              <w:marBottom w:val="0"/>
              <w:divBdr>
                <w:top w:val="none" w:sz="0" w:space="0" w:color="auto"/>
                <w:left w:val="none" w:sz="0" w:space="0" w:color="auto"/>
                <w:bottom w:val="none" w:sz="0" w:space="0" w:color="auto"/>
                <w:right w:val="none" w:sz="0" w:space="0" w:color="auto"/>
              </w:divBdr>
            </w:div>
            <w:div w:id="1098676443">
              <w:marLeft w:val="0"/>
              <w:marRight w:val="0"/>
              <w:marTop w:val="0"/>
              <w:marBottom w:val="0"/>
              <w:divBdr>
                <w:top w:val="none" w:sz="0" w:space="0" w:color="auto"/>
                <w:left w:val="none" w:sz="0" w:space="0" w:color="auto"/>
                <w:bottom w:val="none" w:sz="0" w:space="0" w:color="auto"/>
                <w:right w:val="none" w:sz="0" w:space="0" w:color="auto"/>
              </w:divBdr>
            </w:div>
            <w:div w:id="1198617076">
              <w:marLeft w:val="0"/>
              <w:marRight w:val="0"/>
              <w:marTop w:val="0"/>
              <w:marBottom w:val="0"/>
              <w:divBdr>
                <w:top w:val="none" w:sz="0" w:space="0" w:color="auto"/>
                <w:left w:val="none" w:sz="0" w:space="0" w:color="auto"/>
                <w:bottom w:val="none" w:sz="0" w:space="0" w:color="auto"/>
                <w:right w:val="none" w:sz="0" w:space="0" w:color="auto"/>
              </w:divBdr>
            </w:div>
            <w:div w:id="1580209106">
              <w:marLeft w:val="0"/>
              <w:marRight w:val="0"/>
              <w:marTop w:val="0"/>
              <w:marBottom w:val="0"/>
              <w:divBdr>
                <w:top w:val="none" w:sz="0" w:space="0" w:color="auto"/>
                <w:left w:val="none" w:sz="0" w:space="0" w:color="auto"/>
                <w:bottom w:val="none" w:sz="0" w:space="0" w:color="auto"/>
                <w:right w:val="none" w:sz="0" w:space="0" w:color="auto"/>
              </w:divBdr>
            </w:div>
            <w:div w:id="1805847785">
              <w:marLeft w:val="0"/>
              <w:marRight w:val="0"/>
              <w:marTop w:val="0"/>
              <w:marBottom w:val="0"/>
              <w:divBdr>
                <w:top w:val="none" w:sz="0" w:space="0" w:color="auto"/>
                <w:left w:val="none" w:sz="0" w:space="0" w:color="auto"/>
                <w:bottom w:val="none" w:sz="0" w:space="0" w:color="auto"/>
                <w:right w:val="none" w:sz="0" w:space="0" w:color="auto"/>
              </w:divBdr>
            </w:div>
            <w:div w:id="206498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2171">
      <w:bodyDiv w:val="1"/>
      <w:marLeft w:val="0"/>
      <w:marRight w:val="0"/>
      <w:marTop w:val="0"/>
      <w:marBottom w:val="0"/>
      <w:divBdr>
        <w:top w:val="none" w:sz="0" w:space="0" w:color="auto"/>
        <w:left w:val="none" w:sz="0" w:space="0" w:color="auto"/>
        <w:bottom w:val="none" w:sz="0" w:space="0" w:color="auto"/>
        <w:right w:val="none" w:sz="0" w:space="0" w:color="auto"/>
      </w:divBdr>
      <w:divsChild>
        <w:div w:id="2111662056">
          <w:marLeft w:val="0"/>
          <w:marRight w:val="0"/>
          <w:marTop w:val="0"/>
          <w:marBottom w:val="0"/>
          <w:divBdr>
            <w:top w:val="none" w:sz="0" w:space="0" w:color="auto"/>
            <w:left w:val="none" w:sz="0" w:space="0" w:color="auto"/>
            <w:bottom w:val="none" w:sz="0" w:space="0" w:color="auto"/>
            <w:right w:val="none" w:sz="0" w:space="0" w:color="auto"/>
          </w:divBdr>
          <w:divsChild>
            <w:div w:id="8528377">
              <w:marLeft w:val="0"/>
              <w:marRight w:val="0"/>
              <w:marTop w:val="0"/>
              <w:marBottom w:val="0"/>
              <w:divBdr>
                <w:top w:val="none" w:sz="0" w:space="0" w:color="auto"/>
                <w:left w:val="none" w:sz="0" w:space="0" w:color="auto"/>
                <w:bottom w:val="none" w:sz="0" w:space="0" w:color="auto"/>
                <w:right w:val="none" w:sz="0" w:space="0" w:color="auto"/>
              </w:divBdr>
            </w:div>
            <w:div w:id="25260168">
              <w:marLeft w:val="0"/>
              <w:marRight w:val="0"/>
              <w:marTop w:val="0"/>
              <w:marBottom w:val="0"/>
              <w:divBdr>
                <w:top w:val="none" w:sz="0" w:space="0" w:color="auto"/>
                <w:left w:val="none" w:sz="0" w:space="0" w:color="auto"/>
                <w:bottom w:val="none" w:sz="0" w:space="0" w:color="auto"/>
                <w:right w:val="none" w:sz="0" w:space="0" w:color="auto"/>
              </w:divBdr>
            </w:div>
            <w:div w:id="26683757">
              <w:marLeft w:val="0"/>
              <w:marRight w:val="0"/>
              <w:marTop w:val="0"/>
              <w:marBottom w:val="0"/>
              <w:divBdr>
                <w:top w:val="none" w:sz="0" w:space="0" w:color="auto"/>
                <w:left w:val="none" w:sz="0" w:space="0" w:color="auto"/>
                <w:bottom w:val="none" w:sz="0" w:space="0" w:color="auto"/>
                <w:right w:val="none" w:sz="0" w:space="0" w:color="auto"/>
              </w:divBdr>
            </w:div>
            <w:div w:id="35282930">
              <w:marLeft w:val="0"/>
              <w:marRight w:val="0"/>
              <w:marTop w:val="0"/>
              <w:marBottom w:val="0"/>
              <w:divBdr>
                <w:top w:val="none" w:sz="0" w:space="0" w:color="auto"/>
                <w:left w:val="none" w:sz="0" w:space="0" w:color="auto"/>
                <w:bottom w:val="none" w:sz="0" w:space="0" w:color="auto"/>
                <w:right w:val="none" w:sz="0" w:space="0" w:color="auto"/>
              </w:divBdr>
            </w:div>
            <w:div w:id="45374417">
              <w:marLeft w:val="0"/>
              <w:marRight w:val="0"/>
              <w:marTop w:val="0"/>
              <w:marBottom w:val="0"/>
              <w:divBdr>
                <w:top w:val="none" w:sz="0" w:space="0" w:color="auto"/>
                <w:left w:val="none" w:sz="0" w:space="0" w:color="auto"/>
                <w:bottom w:val="none" w:sz="0" w:space="0" w:color="auto"/>
                <w:right w:val="none" w:sz="0" w:space="0" w:color="auto"/>
              </w:divBdr>
            </w:div>
            <w:div w:id="56124349">
              <w:marLeft w:val="0"/>
              <w:marRight w:val="0"/>
              <w:marTop w:val="0"/>
              <w:marBottom w:val="0"/>
              <w:divBdr>
                <w:top w:val="none" w:sz="0" w:space="0" w:color="auto"/>
                <w:left w:val="none" w:sz="0" w:space="0" w:color="auto"/>
                <w:bottom w:val="none" w:sz="0" w:space="0" w:color="auto"/>
                <w:right w:val="none" w:sz="0" w:space="0" w:color="auto"/>
              </w:divBdr>
            </w:div>
            <w:div w:id="57680357">
              <w:marLeft w:val="0"/>
              <w:marRight w:val="0"/>
              <w:marTop w:val="0"/>
              <w:marBottom w:val="0"/>
              <w:divBdr>
                <w:top w:val="none" w:sz="0" w:space="0" w:color="auto"/>
                <w:left w:val="none" w:sz="0" w:space="0" w:color="auto"/>
                <w:bottom w:val="none" w:sz="0" w:space="0" w:color="auto"/>
                <w:right w:val="none" w:sz="0" w:space="0" w:color="auto"/>
              </w:divBdr>
            </w:div>
            <w:div w:id="60644462">
              <w:marLeft w:val="0"/>
              <w:marRight w:val="0"/>
              <w:marTop w:val="0"/>
              <w:marBottom w:val="0"/>
              <w:divBdr>
                <w:top w:val="none" w:sz="0" w:space="0" w:color="auto"/>
                <w:left w:val="none" w:sz="0" w:space="0" w:color="auto"/>
                <w:bottom w:val="none" w:sz="0" w:space="0" w:color="auto"/>
                <w:right w:val="none" w:sz="0" w:space="0" w:color="auto"/>
              </w:divBdr>
            </w:div>
            <w:div w:id="97065102">
              <w:marLeft w:val="0"/>
              <w:marRight w:val="0"/>
              <w:marTop w:val="0"/>
              <w:marBottom w:val="0"/>
              <w:divBdr>
                <w:top w:val="none" w:sz="0" w:space="0" w:color="auto"/>
                <w:left w:val="none" w:sz="0" w:space="0" w:color="auto"/>
                <w:bottom w:val="none" w:sz="0" w:space="0" w:color="auto"/>
                <w:right w:val="none" w:sz="0" w:space="0" w:color="auto"/>
              </w:divBdr>
            </w:div>
            <w:div w:id="104468145">
              <w:marLeft w:val="0"/>
              <w:marRight w:val="0"/>
              <w:marTop w:val="0"/>
              <w:marBottom w:val="0"/>
              <w:divBdr>
                <w:top w:val="none" w:sz="0" w:space="0" w:color="auto"/>
                <w:left w:val="none" w:sz="0" w:space="0" w:color="auto"/>
                <w:bottom w:val="none" w:sz="0" w:space="0" w:color="auto"/>
                <w:right w:val="none" w:sz="0" w:space="0" w:color="auto"/>
              </w:divBdr>
            </w:div>
            <w:div w:id="116267308">
              <w:marLeft w:val="0"/>
              <w:marRight w:val="0"/>
              <w:marTop w:val="0"/>
              <w:marBottom w:val="0"/>
              <w:divBdr>
                <w:top w:val="none" w:sz="0" w:space="0" w:color="auto"/>
                <w:left w:val="none" w:sz="0" w:space="0" w:color="auto"/>
                <w:bottom w:val="none" w:sz="0" w:space="0" w:color="auto"/>
                <w:right w:val="none" w:sz="0" w:space="0" w:color="auto"/>
              </w:divBdr>
            </w:div>
            <w:div w:id="120922277">
              <w:marLeft w:val="0"/>
              <w:marRight w:val="0"/>
              <w:marTop w:val="0"/>
              <w:marBottom w:val="0"/>
              <w:divBdr>
                <w:top w:val="none" w:sz="0" w:space="0" w:color="auto"/>
                <w:left w:val="none" w:sz="0" w:space="0" w:color="auto"/>
                <w:bottom w:val="none" w:sz="0" w:space="0" w:color="auto"/>
                <w:right w:val="none" w:sz="0" w:space="0" w:color="auto"/>
              </w:divBdr>
            </w:div>
            <w:div w:id="165944686">
              <w:marLeft w:val="0"/>
              <w:marRight w:val="0"/>
              <w:marTop w:val="0"/>
              <w:marBottom w:val="0"/>
              <w:divBdr>
                <w:top w:val="none" w:sz="0" w:space="0" w:color="auto"/>
                <w:left w:val="none" w:sz="0" w:space="0" w:color="auto"/>
                <w:bottom w:val="none" w:sz="0" w:space="0" w:color="auto"/>
                <w:right w:val="none" w:sz="0" w:space="0" w:color="auto"/>
              </w:divBdr>
            </w:div>
            <w:div w:id="170726624">
              <w:marLeft w:val="0"/>
              <w:marRight w:val="0"/>
              <w:marTop w:val="0"/>
              <w:marBottom w:val="0"/>
              <w:divBdr>
                <w:top w:val="none" w:sz="0" w:space="0" w:color="auto"/>
                <w:left w:val="none" w:sz="0" w:space="0" w:color="auto"/>
                <w:bottom w:val="none" w:sz="0" w:space="0" w:color="auto"/>
                <w:right w:val="none" w:sz="0" w:space="0" w:color="auto"/>
              </w:divBdr>
            </w:div>
            <w:div w:id="178204902">
              <w:marLeft w:val="0"/>
              <w:marRight w:val="0"/>
              <w:marTop w:val="0"/>
              <w:marBottom w:val="0"/>
              <w:divBdr>
                <w:top w:val="none" w:sz="0" w:space="0" w:color="auto"/>
                <w:left w:val="none" w:sz="0" w:space="0" w:color="auto"/>
                <w:bottom w:val="none" w:sz="0" w:space="0" w:color="auto"/>
                <w:right w:val="none" w:sz="0" w:space="0" w:color="auto"/>
              </w:divBdr>
            </w:div>
            <w:div w:id="180095415">
              <w:marLeft w:val="0"/>
              <w:marRight w:val="0"/>
              <w:marTop w:val="0"/>
              <w:marBottom w:val="0"/>
              <w:divBdr>
                <w:top w:val="none" w:sz="0" w:space="0" w:color="auto"/>
                <w:left w:val="none" w:sz="0" w:space="0" w:color="auto"/>
                <w:bottom w:val="none" w:sz="0" w:space="0" w:color="auto"/>
                <w:right w:val="none" w:sz="0" w:space="0" w:color="auto"/>
              </w:divBdr>
            </w:div>
            <w:div w:id="182090238">
              <w:marLeft w:val="0"/>
              <w:marRight w:val="0"/>
              <w:marTop w:val="0"/>
              <w:marBottom w:val="0"/>
              <w:divBdr>
                <w:top w:val="none" w:sz="0" w:space="0" w:color="auto"/>
                <w:left w:val="none" w:sz="0" w:space="0" w:color="auto"/>
                <w:bottom w:val="none" w:sz="0" w:space="0" w:color="auto"/>
                <w:right w:val="none" w:sz="0" w:space="0" w:color="auto"/>
              </w:divBdr>
            </w:div>
            <w:div w:id="189611984">
              <w:marLeft w:val="0"/>
              <w:marRight w:val="0"/>
              <w:marTop w:val="0"/>
              <w:marBottom w:val="0"/>
              <w:divBdr>
                <w:top w:val="none" w:sz="0" w:space="0" w:color="auto"/>
                <w:left w:val="none" w:sz="0" w:space="0" w:color="auto"/>
                <w:bottom w:val="none" w:sz="0" w:space="0" w:color="auto"/>
                <w:right w:val="none" w:sz="0" w:space="0" w:color="auto"/>
              </w:divBdr>
            </w:div>
            <w:div w:id="194079486">
              <w:marLeft w:val="0"/>
              <w:marRight w:val="0"/>
              <w:marTop w:val="0"/>
              <w:marBottom w:val="0"/>
              <w:divBdr>
                <w:top w:val="none" w:sz="0" w:space="0" w:color="auto"/>
                <w:left w:val="none" w:sz="0" w:space="0" w:color="auto"/>
                <w:bottom w:val="none" w:sz="0" w:space="0" w:color="auto"/>
                <w:right w:val="none" w:sz="0" w:space="0" w:color="auto"/>
              </w:divBdr>
            </w:div>
            <w:div w:id="254483233">
              <w:marLeft w:val="0"/>
              <w:marRight w:val="0"/>
              <w:marTop w:val="0"/>
              <w:marBottom w:val="0"/>
              <w:divBdr>
                <w:top w:val="none" w:sz="0" w:space="0" w:color="auto"/>
                <w:left w:val="none" w:sz="0" w:space="0" w:color="auto"/>
                <w:bottom w:val="none" w:sz="0" w:space="0" w:color="auto"/>
                <w:right w:val="none" w:sz="0" w:space="0" w:color="auto"/>
              </w:divBdr>
            </w:div>
            <w:div w:id="274096764">
              <w:marLeft w:val="0"/>
              <w:marRight w:val="0"/>
              <w:marTop w:val="0"/>
              <w:marBottom w:val="0"/>
              <w:divBdr>
                <w:top w:val="none" w:sz="0" w:space="0" w:color="auto"/>
                <w:left w:val="none" w:sz="0" w:space="0" w:color="auto"/>
                <w:bottom w:val="none" w:sz="0" w:space="0" w:color="auto"/>
                <w:right w:val="none" w:sz="0" w:space="0" w:color="auto"/>
              </w:divBdr>
            </w:div>
            <w:div w:id="314652013">
              <w:marLeft w:val="0"/>
              <w:marRight w:val="0"/>
              <w:marTop w:val="0"/>
              <w:marBottom w:val="0"/>
              <w:divBdr>
                <w:top w:val="none" w:sz="0" w:space="0" w:color="auto"/>
                <w:left w:val="none" w:sz="0" w:space="0" w:color="auto"/>
                <w:bottom w:val="none" w:sz="0" w:space="0" w:color="auto"/>
                <w:right w:val="none" w:sz="0" w:space="0" w:color="auto"/>
              </w:divBdr>
            </w:div>
            <w:div w:id="319778120">
              <w:marLeft w:val="0"/>
              <w:marRight w:val="0"/>
              <w:marTop w:val="0"/>
              <w:marBottom w:val="0"/>
              <w:divBdr>
                <w:top w:val="none" w:sz="0" w:space="0" w:color="auto"/>
                <w:left w:val="none" w:sz="0" w:space="0" w:color="auto"/>
                <w:bottom w:val="none" w:sz="0" w:space="0" w:color="auto"/>
                <w:right w:val="none" w:sz="0" w:space="0" w:color="auto"/>
              </w:divBdr>
            </w:div>
            <w:div w:id="379477691">
              <w:marLeft w:val="0"/>
              <w:marRight w:val="0"/>
              <w:marTop w:val="0"/>
              <w:marBottom w:val="0"/>
              <w:divBdr>
                <w:top w:val="none" w:sz="0" w:space="0" w:color="auto"/>
                <w:left w:val="none" w:sz="0" w:space="0" w:color="auto"/>
                <w:bottom w:val="none" w:sz="0" w:space="0" w:color="auto"/>
                <w:right w:val="none" w:sz="0" w:space="0" w:color="auto"/>
              </w:divBdr>
            </w:div>
            <w:div w:id="385422397">
              <w:marLeft w:val="0"/>
              <w:marRight w:val="0"/>
              <w:marTop w:val="0"/>
              <w:marBottom w:val="0"/>
              <w:divBdr>
                <w:top w:val="none" w:sz="0" w:space="0" w:color="auto"/>
                <w:left w:val="none" w:sz="0" w:space="0" w:color="auto"/>
                <w:bottom w:val="none" w:sz="0" w:space="0" w:color="auto"/>
                <w:right w:val="none" w:sz="0" w:space="0" w:color="auto"/>
              </w:divBdr>
            </w:div>
            <w:div w:id="391277108">
              <w:marLeft w:val="0"/>
              <w:marRight w:val="0"/>
              <w:marTop w:val="0"/>
              <w:marBottom w:val="0"/>
              <w:divBdr>
                <w:top w:val="none" w:sz="0" w:space="0" w:color="auto"/>
                <w:left w:val="none" w:sz="0" w:space="0" w:color="auto"/>
                <w:bottom w:val="none" w:sz="0" w:space="0" w:color="auto"/>
                <w:right w:val="none" w:sz="0" w:space="0" w:color="auto"/>
              </w:divBdr>
            </w:div>
            <w:div w:id="428550795">
              <w:marLeft w:val="0"/>
              <w:marRight w:val="0"/>
              <w:marTop w:val="0"/>
              <w:marBottom w:val="0"/>
              <w:divBdr>
                <w:top w:val="none" w:sz="0" w:space="0" w:color="auto"/>
                <w:left w:val="none" w:sz="0" w:space="0" w:color="auto"/>
                <w:bottom w:val="none" w:sz="0" w:space="0" w:color="auto"/>
                <w:right w:val="none" w:sz="0" w:space="0" w:color="auto"/>
              </w:divBdr>
            </w:div>
            <w:div w:id="431555533">
              <w:marLeft w:val="0"/>
              <w:marRight w:val="0"/>
              <w:marTop w:val="0"/>
              <w:marBottom w:val="0"/>
              <w:divBdr>
                <w:top w:val="none" w:sz="0" w:space="0" w:color="auto"/>
                <w:left w:val="none" w:sz="0" w:space="0" w:color="auto"/>
                <w:bottom w:val="none" w:sz="0" w:space="0" w:color="auto"/>
                <w:right w:val="none" w:sz="0" w:space="0" w:color="auto"/>
              </w:divBdr>
            </w:div>
            <w:div w:id="433017897">
              <w:marLeft w:val="0"/>
              <w:marRight w:val="0"/>
              <w:marTop w:val="0"/>
              <w:marBottom w:val="0"/>
              <w:divBdr>
                <w:top w:val="none" w:sz="0" w:space="0" w:color="auto"/>
                <w:left w:val="none" w:sz="0" w:space="0" w:color="auto"/>
                <w:bottom w:val="none" w:sz="0" w:space="0" w:color="auto"/>
                <w:right w:val="none" w:sz="0" w:space="0" w:color="auto"/>
              </w:divBdr>
            </w:div>
            <w:div w:id="433792460">
              <w:marLeft w:val="0"/>
              <w:marRight w:val="0"/>
              <w:marTop w:val="0"/>
              <w:marBottom w:val="0"/>
              <w:divBdr>
                <w:top w:val="none" w:sz="0" w:space="0" w:color="auto"/>
                <w:left w:val="none" w:sz="0" w:space="0" w:color="auto"/>
                <w:bottom w:val="none" w:sz="0" w:space="0" w:color="auto"/>
                <w:right w:val="none" w:sz="0" w:space="0" w:color="auto"/>
              </w:divBdr>
            </w:div>
            <w:div w:id="459148882">
              <w:marLeft w:val="0"/>
              <w:marRight w:val="0"/>
              <w:marTop w:val="0"/>
              <w:marBottom w:val="0"/>
              <w:divBdr>
                <w:top w:val="none" w:sz="0" w:space="0" w:color="auto"/>
                <w:left w:val="none" w:sz="0" w:space="0" w:color="auto"/>
                <w:bottom w:val="none" w:sz="0" w:space="0" w:color="auto"/>
                <w:right w:val="none" w:sz="0" w:space="0" w:color="auto"/>
              </w:divBdr>
            </w:div>
            <w:div w:id="461001689">
              <w:marLeft w:val="0"/>
              <w:marRight w:val="0"/>
              <w:marTop w:val="0"/>
              <w:marBottom w:val="0"/>
              <w:divBdr>
                <w:top w:val="none" w:sz="0" w:space="0" w:color="auto"/>
                <w:left w:val="none" w:sz="0" w:space="0" w:color="auto"/>
                <w:bottom w:val="none" w:sz="0" w:space="0" w:color="auto"/>
                <w:right w:val="none" w:sz="0" w:space="0" w:color="auto"/>
              </w:divBdr>
            </w:div>
            <w:div w:id="497228963">
              <w:marLeft w:val="0"/>
              <w:marRight w:val="0"/>
              <w:marTop w:val="0"/>
              <w:marBottom w:val="0"/>
              <w:divBdr>
                <w:top w:val="none" w:sz="0" w:space="0" w:color="auto"/>
                <w:left w:val="none" w:sz="0" w:space="0" w:color="auto"/>
                <w:bottom w:val="none" w:sz="0" w:space="0" w:color="auto"/>
                <w:right w:val="none" w:sz="0" w:space="0" w:color="auto"/>
              </w:divBdr>
            </w:div>
            <w:div w:id="511603306">
              <w:marLeft w:val="0"/>
              <w:marRight w:val="0"/>
              <w:marTop w:val="0"/>
              <w:marBottom w:val="0"/>
              <w:divBdr>
                <w:top w:val="none" w:sz="0" w:space="0" w:color="auto"/>
                <w:left w:val="none" w:sz="0" w:space="0" w:color="auto"/>
                <w:bottom w:val="none" w:sz="0" w:space="0" w:color="auto"/>
                <w:right w:val="none" w:sz="0" w:space="0" w:color="auto"/>
              </w:divBdr>
            </w:div>
            <w:div w:id="551431982">
              <w:marLeft w:val="0"/>
              <w:marRight w:val="0"/>
              <w:marTop w:val="0"/>
              <w:marBottom w:val="0"/>
              <w:divBdr>
                <w:top w:val="none" w:sz="0" w:space="0" w:color="auto"/>
                <w:left w:val="none" w:sz="0" w:space="0" w:color="auto"/>
                <w:bottom w:val="none" w:sz="0" w:space="0" w:color="auto"/>
                <w:right w:val="none" w:sz="0" w:space="0" w:color="auto"/>
              </w:divBdr>
            </w:div>
            <w:div w:id="599335467">
              <w:marLeft w:val="0"/>
              <w:marRight w:val="0"/>
              <w:marTop w:val="0"/>
              <w:marBottom w:val="0"/>
              <w:divBdr>
                <w:top w:val="none" w:sz="0" w:space="0" w:color="auto"/>
                <w:left w:val="none" w:sz="0" w:space="0" w:color="auto"/>
                <w:bottom w:val="none" w:sz="0" w:space="0" w:color="auto"/>
                <w:right w:val="none" w:sz="0" w:space="0" w:color="auto"/>
              </w:divBdr>
            </w:div>
            <w:div w:id="609363885">
              <w:marLeft w:val="0"/>
              <w:marRight w:val="0"/>
              <w:marTop w:val="0"/>
              <w:marBottom w:val="0"/>
              <w:divBdr>
                <w:top w:val="none" w:sz="0" w:space="0" w:color="auto"/>
                <w:left w:val="none" w:sz="0" w:space="0" w:color="auto"/>
                <w:bottom w:val="none" w:sz="0" w:space="0" w:color="auto"/>
                <w:right w:val="none" w:sz="0" w:space="0" w:color="auto"/>
              </w:divBdr>
            </w:div>
            <w:div w:id="631326870">
              <w:marLeft w:val="0"/>
              <w:marRight w:val="0"/>
              <w:marTop w:val="0"/>
              <w:marBottom w:val="0"/>
              <w:divBdr>
                <w:top w:val="none" w:sz="0" w:space="0" w:color="auto"/>
                <w:left w:val="none" w:sz="0" w:space="0" w:color="auto"/>
                <w:bottom w:val="none" w:sz="0" w:space="0" w:color="auto"/>
                <w:right w:val="none" w:sz="0" w:space="0" w:color="auto"/>
              </w:divBdr>
            </w:div>
            <w:div w:id="631861856">
              <w:marLeft w:val="0"/>
              <w:marRight w:val="0"/>
              <w:marTop w:val="0"/>
              <w:marBottom w:val="0"/>
              <w:divBdr>
                <w:top w:val="none" w:sz="0" w:space="0" w:color="auto"/>
                <w:left w:val="none" w:sz="0" w:space="0" w:color="auto"/>
                <w:bottom w:val="none" w:sz="0" w:space="0" w:color="auto"/>
                <w:right w:val="none" w:sz="0" w:space="0" w:color="auto"/>
              </w:divBdr>
            </w:div>
            <w:div w:id="637536599">
              <w:marLeft w:val="0"/>
              <w:marRight w:val="0"/>
              <w:marTop w:val="0"/>
              <w:marBottom w:val="0"/>
              <w:divBdr>
                <w:top w:val="none" w:sz="0" w:space="0" w:color="auto"/>
                <w:left w:val="none" w:sz="0" w:space="0" w:color="auto"/>
                <w:bottom w:val="none" w:sz="0" w:space="0" w:color="auto"/>
                <w:right w:val="none" w:sz="0" w:space="0" w:color="auto"/>
              </w:divBdr>
            </w:div>
            <w:div w:id="639461320">
              <w:marLeft w:val="0"/>
              <w:marRight w:val="0"/>
              <w:marTop w:val="0"/>
              <w:marBottom w:val="0"/>
              <w:divBdr>
                <w:top w:val="none" w:sz="0" w:space="0" w:color="auto"/>
                <w:left w:val="none" w:sz="0" w:space="0" w:color="auto"/>
                <w:bottom w:val="none" w:sz="0" w:space="0" w:color="auto"/>
                <w:right w:val="none" w:sz="0" w:space="0" w:color="auto"/>
              </w:divBdr>
            </w:div>
            <w:div w:id="644504155">
              <w:marLeft w:val="0"/>
              <w:marRight w:val="0"/>
              <w:marTop w:val="0"/>
              <w:marBottom w:val="0"/>
              <w:divBdr>
                <w:top w:val="none" w:sz="0" w:space="0" w:color="auto"/>
                <w:left w:val="none" w:sz="0" w:space="0" w:color="auto"/>
                <w:bottom w:val="none" w:sz="0" w:space="0" w:color="auto"/>
                <w:right w:val="none" w:sz="0" w:space="0" w:color="auto"/>
              </w:divBdr>
            </w:div>
            <w:div w:id="658919448">
              <w:marLeft w:val="0"/>
              <w:marRight w:val="0"/>
              <w:marTop w:val="0"/>
              <w:marBottom w:val="0"/>
              <w:divBdr>
                <w:top w:val="none" w:sz="0" w:space="0" w:color="auto"/>
                <w:left w:val="none" w:sz="0" w:space="0" w:color="auto"/>
                <w:bottom w:val="none" w:sz="0" w:space="0" w:color="auto"/>
                <w:right w:val="none" w:sz="0" w:space="0" w:color="auto"/>
              </w:divBdr>
            </w:div>
            <w:div w:id="661664166">
              <w:marLeft w:val="0"/>
              <w:marRight w:val="0"/>
              <w:marTop w:val="0"/>
              <w:marBottom w:val="0"/>
              <w:divBdr>
                <w:top w:val="none" w:sz="0" w:space="0" w:color="auto"/>
                <w:left w:val="none" w:sz="0" w:space="0" w:color="auto"/>
                <w:bottom w:val="none" w:sz="0" w:space="0" w:color="auto"/>
                <w:right w:val="none" w:sz="0" w:space="0" w:color="auto"/>
              </w:divBdr>
            </w:div>
            <w:div w:id="692923428">
              <w:marLeft w:val="0"/>
              <w:marRight w:val="0"/>
              <w:marTop w:val="0"/>
              <w:marBottom w:val="0"/>
              <w:divBdr>
                <w:top w:val="none" w:sz="0" w:space="0" w:color="auto"/>
                <w:left w:val="none" w:sz="0" w:space="0" w:color="auto"/>
                <w:bottom w:val="none" w:sz="0" w:space="0" w:color="auto"/>
                <w:right w:val="none" w:sz="0" w:space="0" w:color="auto"/>
              </w:divBdr>
            </w:div>
            <w:div w:id="705104677">
              <w:marLeft w:val="0"/>
              <w:marRight w:val="0"/>
              <w:marTop w:val="0"/>
              <w:marBottom w:val="0"/>
              <w:divBdr>
                <w:top w:val="none" w:sz="0" w:space="0" w:color="auto"/>
                <w:left w:val="none" w:sz="0" w:space="0" w:color="auto"/>
                <w:bottom w:val="none" w:sz="0" w:space="0" w:color="auto"/>
                <w:right w:val="none" w:sz="0" w:space="0" w:color="auto"/>
              </w:divBdr>
            </w:div>
            <w:div w:id="706948689">
              <w:marLeft w:val="0"/>
              <w:marRight w:val="0"/>
              <w:marTop w:val="0"/>
              <w:marBottom w:val="0"/>
              <w:divBdr>
                <w:top w:val="none" w:sz="0" w:space="0" w:color="auto"/>
                <w:left w:val="none" w:sz="0" w:space="0" w:color="auto"/>
                <w:bottom w:val="none" w:sz="0" w:space="0" w:color="auto"/>
                <w:right w:val="none" w:sz="0" w:space="0" w:color="auto"/>
              </w:divBdr>
            </w:div>
            <w:div w:id="739329557">
              <w:marLeft w:val="0"/>
              <w:marRight w:val="0"/>
              <w:marTop w:val="0"/>
              <w:marBottom w:val="0"/>
              <w:divBdr>
                <w:top w:val="none" w:sz="0" w:space="0" w:color="auto"/>
                <w:left w:val="none" w:sz="0" w:space="0" w:color="auto"/>
                <w:bottom w:val="none" w:sz="0" w:space="0" w:color="auto"/>
                <w:right w:val="none" w:sz="0" w:space="0" w:color="auto"/>
              </w:divBdr>
            </w:div>
            <w:div w:id="743528270">
              <w:marLeft w:val="0"/>
              <w:marRight w:val="0"/>
              <w:marTop w:val="0"/>
              <w:marBottom w:val="0"/>
              <w:divBdr>
                <w:top w:val="none" w:sz="0" w:space="0" w:color="auto"/>
                <w:left w:val="none" w:sz="0" w:space="0" w:color="auto"/>
                <w:bottom w:val="none" w:sz="0" w:space="0" w:color="auto"/>
                <w:right w:val="none" w:sz="0" w:space="0" w:color="auto"/>
              </w:divBdr>
            </w:div>
            <w:div w:id="747463992">
              <w:marLeft w:val="0"/>
              <w:marRight w:val="0"/>
              <w:marTop w:val="0"/>
              <w:marBottom w:val="0"/>
              <w:divBdr>
                <w:top w:val="none" w:sz="0" w:space="0" w:color="auto"/>
                <w:left w:val="none" w:sz="0" w:space="0" w:color="auto"/>
                <w:bottom w:val="none" w:sz="0" w:space="0" w:color="auto"/>
                <w:right w:val="none" w:sz="0" w:space="0" w:color="auto"/>
              </w:divBdr>
            </w:div>
            <w:div w:id="752701452">
              <w:marLeft w:val="0"/>
              <w:marRight w:val="0"/>
              <w:marTop w:val="0"/>
              <w:marBottom w:val="0"/>
              <w:divBdr>
                <w:top w:val="none" w:sz="0" w:space="0" w:color="auto"/>
                <w:left w:val="none" w:sz="0" w:space="0" w:color="auto"/>
                <w:bottom w:val="none" w:sz="0" w:space="0" w:color="auto"/>
                <w:right w:val="none" w:sz="0" w:space="0" w:color="auto"/>
              </w:divBdr>
            </w:div>
            <w:div w:id="755059079">
              <w:marLeft w:val="0"/>
              <w:marRight w:val="0"/>
              <w:marTop w:val="0"/>
              <w:marBottom w:val="0"/>
              <w:divBdr>
                <w:top w:val="none" w:sz="0" w:space="0" w:color="auto"/>
                <w:left w:val="none" w:sz="0" w:space="0" w:color="auto"/>
                <w:bottom w:val="none" w:sz="0" w:space="0" w:color="auto"/>
                <w:right w:val="none" w:sz="0" w:space="0" w:color="auto"/>
              </w:divBdr>
            </w:div>
            <w:div w:id="755177255">
              <w:marLeft w:val="0"/>
              <w:marRight w:val="0"/>
              <w:marTop w:val="0"/>
              <w:marBottom w:val="0"/>
              <w:divBdr>
                <w:top w:val="none" w:sz="0" w:space="0" w:color="auto"/>
                <w:left w:val="none" w:sz="0" w:space="0" w:color="auto"/>
                <w:bottom w:val="none" w:sz="0" w:space="0" w:color="auto"/>
                <w:right w:val="none" w:sz="0" w:space="0" w:color="auto"/>
              </w:divBdr>
            </w:div>
            <w:div w:id="758527827">
              <w:marLeft w:val="0"/>
              <w:marRight w:val="0"/>
              <w:marTop w:val="0"/>
              <w:marBottom w:val="0"/>
              <w:divBdr>
                <w:top w:val="none" w:sz="0" w:space="0" w:color="auto"/>
                <w:left w:val="none" w:sz="0" w:space="0" w:color="auto"/>
                <w:bottom w:val="none" w:sz="0" w:space="0" w:color="auto"/>
                <w:right w:val="none" w:sz="0" w:space="0" w:color="auto"/>
              </w:divBdr>
            </w:div>
            <w:div w:id="767119157">
              <w:marLeft w:val="0"/>
              <w:marRight w:val="0"/>
              <w:marTop w:val="0"/>
              <w:marBottom w:val="0"/>
              <w:divBdr>
                <w:top w:val="none" w:sz="0" w:space="0" w:color="auto"/>
                <w:left w:val="none" w:sz="0" w:space="0" w:color="auto"/>
                <w:bottom w:val="none" w:sz="0" w:space="0" w:color="auto"/>
                <w:right w:val="none" w:sz="0" w:space="0" w:color="auto"/>
              </w:divBdr>
            </w:div>
            <w:div w:id="767584318">
              <w:marLeft w:val="0"/>
              <w:marRight w:val="0"/>
              <w:marTop w:val="0"/>
              <w:marBottom w:val="0"/>
              <w:divBdr>
                <w:top w:val="none" w:sz="0" w:space="0" w:color="auto"/>
                <w:left w:val="none" w:sz="0" w:space="0" w:color="auto"/>
                <w:bottom w:val="none" w:sz="0" w:space="0" w:color="auto"/>
                <w:right w:val="none" w:sz="0" w:space="0" w:color="auto"/>
              </w:divBdr>
            </w:div>
            <w:div w:id="775293819">
              <w:marLeft w:val="0"/>
              <w:marRight w:val="0"/>
              <w:marTop w:val="0"/>
              <w:marBottom w:val="0"/>
              <w:divBdr>
                <w:top w:val="none" w:sz="0" w:space="0" w:color="auto"/>
                <w:left w:val="none" w:sz="0" w:space="0" w:color="auto"/>
                <w:bottom w:val="none" w:sz="0" w:space="0" w:color="auto"/>
                <w:right w:val="none" w:sz="0" w:space="0" w:color="auto"/>
              </w:divBdr>
            </w:div>
            <w:div w:id="798500315">
              <w:marLeft w:val="0"/>
              <w:marRight w:val="0"/>
              <w:marTop w:val="0"/>
              <w:marBottom w:val="0"/>
              <w:divBdr>
                <w:top w:val="none" w:sz="0" w:space="0" w:color="auto"/>
                <w:left w:val="none" w:sz="0" w:space="0" w:color="auto"/>
                <w:bottom w:val="none" w:sz="0" w:space="0" w:color="auto"/>
                <w:right w:val="none" w:sz="0" w:space="0" w:color="auto"/>
              </w:divBdr>
            </w:div>
            <w:div w:id="810752334">
              <w:marLeft w:val="0"/>
              <w:marRight w:val="0"/>
              <w:marTop w:val="0"/>
              <w:marBottom w:val="0"/>
              <w:divBdr>
                <w:top w:val="none" w:sz="0" w:space="0" w:color="auto"/>
                <w:left w:val="none" w:sz="0" w:space="0" w:color="auto"/>
                <w:bottom w:val="none" w:sz="0" w:space="0" w:color="auto"/>
                <w:right w:val="none" w:sz="0" w:space="0" w:color="auto"/>
              </w:divBdr>
            </w:div>
            <w:div w:id="811098602">
              <w:marLeft w:val="0"/>
              <w:marRight w:val="0"/>
              <w:marTop w:val="0"/>
              <w:marBottom w:val="0"/>
              <w:divBdr>
                <w:top w:val="none" w:sz="0" w:space="0" w:color="auto"/>
                <w:left w:val="none" w:sz="0" w:space="0" w:color="auto"/>
                <w:bottom w:val="none" w:sz="0" w:space="0" w:color="auto"/>
                <w:right w:val="none" w:sz="0" w:space="0" w:color="auto"/>
              </w:divBdr>
            </w:div>
            <w:div w:id="819659287">
              <w:marLeft w:val="0"/>
              <w:marRight w:val="0"/>
              <w:marTop w:val="0"/>
              <w:marBottom w:val="0"/>
              <w:divBdr>
                <w:top w:val="none" w:sz="0" w:space="0" w:color="auto"/>
                <w:left w:val="none" w:sz="0" w:space="0" w:color="auto"/>
                <w:bottom w:val="none" w:sz="0" w:space="0" w:color="auto"/>
                <w:right w:val="none" w:sz="0" w:space="0" w:color="auto"/>
              </w:divBdr>
            </w:div>
            <w:div w:id="822625734">
              <w:marLeft w:val="0"/>
              <w:marRight w:val="0"/>
              <w:marTop w:val="0"/>
              <w:marBottom w:val="0"/>
              <w:divBdr>
                <w:top w:val="none" w:sz="0" w:space="0" w:color="auto"/>
                <w:left w:val="none" w:sz="0" w:space="0" w:color="auto"/>
                <w:bottom w:val="none" w:sz="0" w:space="0" w:color="auto"/>
                <w:right w:val="none" w:sz="0" w:space="0" w:color="auto"/>
              </w:divBdr>
            </w:div>
            <w:div w:id="823936717">
              <w:marLeft w:val="0"/>
              <w:marRight w:val="0"/>
              <w:marTop w:val="0"/>
              <w:marBottom w:val="0"/>
              <w:divBdr>
                <w:top w:val="none" w:sz="0" w:space="0" w:color="auto"/>
                <w:left w:val="none" w:sz="0" w:space="0" w:color="auto"/>
                <w:bottom w:val="none" w:sz="0" w:space="0" w:color="auto"/>
                <w:right w:val="none" w:sz="0" w:space="0" w:color="auto"/>
              </w:divBdr>
            </w:div>
            <w:div w:id="834686419">
              <w:marLeft w:val="0"/>
              <w:marRight w:val="0"/>
              <w:marTop w:val="0"/>
              <w:marBottom w:val="0"/>
              <w:divBdr>
                <w:top w:val="none" w:sz="0" w:space="0" w:color="auto"/>
                <w:left w:val="none" w:sz="0" w:space="0" w:color="auto"/>
                <w:bottom w:val="none" w:sz="0" w:space="0" w:color="auto"/>
                <w:right w:val="none" w:sz="0" w:space="0" w:color="auto"/>
              </w:divBdr>
            </w:div>
            <w:div w:id="845942989">
              <w:marLeft w:val="0"/>
              <w:marRight w:val="0"/>
              <w:marTop w:val="0"/>
              <w:marBottom w:val="0"/>
              <w:divBdr>
                <w:top w:val="none" w:sz="0" w:space="0" w:color="auto"/>
                <w:left w:val="none" w:sz="0" w:space="0" w:color="auto"/>
                <w:bottom w:val="none" w:sz="0" w:space="0" w:color="auto"/>
                <w:right w:val="none" w:sz="0" w:space="0" w:color="auto"/>
              </w:divBdr>
            </w:div>
            <w:div w:id="847134079">
              <w:marLeft w:val="0"/>
              <w:marRight w:val="0"/>
              <w:marTop w:val="0"/>
              <w:marBottom w:val="0"/>
              <w:divBdr>
                <w:top w:val="none" w:sz="0" w:space="0" w:color="auto"/>
                <w:left w:val="none" w:sz="0" w:space="0" w:color="auto"/>
                <w:bottom w:val="none" w:sz="0" w:space="0" w:color="auto"/>
                <w:right w:val="none" w:sz="0" w:space="0" w:color="auto"/>
              </w:divBdr>
            </w:div>
            <w:div w:id="850874553">
              <w:marLeft w:val="0"/>
              <w:marRight w:val="0"/>
              <w:marTop w:val="0"/>
              <w:marBottom w:val="0"/>
              <w:divBdr>
                <w:top w:val="none" w:sz="0" w:space="0" w:color="auto"/>
                <w:left w:val="none" w:sz="0" w:space="0" w:color="auto"/>
                <w:bottom w:val="none" w:sz="0" w:space="0" w:color="auto"/>
                <w:right w:val="none" w:sz="0" w:space="0" w:color="auto"/>
              </w:divBdr>
            </w:div>
            <w:div w:id="868686108">
              <w:marLeft w:val="0"/>
              <w:marRight w:val="0"/>
              <w:marTop w:val="0"/>
              <w:marBottom w:val="0"/>
              <w:divBdr>
                <w:top w:val="none" w:sz="0" w:space="0" w:color="auto"/>
                <w:left w:val="none" w:sz="0" w:space="0" w:color="auto"/>
                <w:bottom w:val="none" w:sz="0" w:space="0" w:color="auto"/>
                <w:right w:val="none" w:sz="0" w:space="0" w:color="auto"/>
              </w:divBdr>
            </w:div>
            <w:div w:id="870461515">
              <w:marLeft w:val="0"/>
              <w:marRight w:val="0"/>
              <w:marTop w:val="0"/>
              <w:marBottom w:val="0"/>
              <w:divBdr>
                <w:top w:val="none" w:sz="0" w:space="0" w:color="auto"/>
                <w:left w:val="none" w:sz="0" w:space="0" w:color="auto"/>
                <w:bottom w:val="none" w:sz="0" w:space="0" w:color="auto"/>
                <w:right w:val="none" w:sz="0" w:space="0" w:color="auto"/>
              </w:divBdr>
            </w:div>
            <w:div w:id="872690378">
              <w:marLeft w:val="0"/>
              <w:marRight w:val="0"/>
              <w:marTop w:val="0"/>
              <w:marBottom w:val="0"/>
              <w:divBdr>
                <w:top w:val="none" w:sz="0" w:space="0" w:color="auto"/>
                <w:left w:val="none" w:sz="0" w:space="0" w:color="auto"/>
                <w:bottom w:val="none" w:sz="0" w:space="0" w:color="auto"/>
                <w:right w:val="none" w:sz="0" w:space="0" w:color="auto"/>
              </w:divBdr>
            </w:div>
            <w:div w:id="889850558">
              <w:marLeft w:val="0"/>
              <w:marRight w:val="0"/>
              <w:marTop w:val="0"/>
              <w:marBottom w:val="0"/>
              <w:divBdr>
                <w:top w:val="none" w:sz="0" w:space="0" w:color="auto"/>
                <w:left w:val="none" w:sz="0" w:space="0" w:color="auto"/>
                <w:bottom w:val="none" w:sz="0" w:space="0" w:color="auto"/>
                <w:right w:val="none" w:sz="0" w:space="0" w:color="auto"/>
              </w:divBdr>
            </w:div>
            <w:div w:id="894051031">
              <w:marLeft w:val="0"/>
              <w:marRight w:val="0"/>
              <w:marTop w:val="0"/>
              <w:marBottom w:val="0"/>
              <w:divBdr>
                <w:top w:val="none" w:sz="0" w:space="0" w:color="auto"/>
                <w:left w:val="none" w:sz="0" w:space="0" w:color="auto"/>
                <w:bottom w:val="none" w:sz="0" w:space="0" w:color="auto"/>
                <w:right w:val="none" w:sz="0" w:space="0" w:color="auto"/>
              </w:divBdr>
            </w:div>
            <w:div w:id="929850144">
              <w:marLeft w:val="0"/>
              <w:marRight w:val="0"/>
              <w:marTop w:val="0"/>
              <w:marBottom w:val="0"/>
              <w:divBdr>
                <w:top w:val="none" w:sz="0" w:space="0" w:color="auto"/>
                <w:left w:val="none" w:sz="0" w:space="0" w:color="auto"/>
                <w:bottom w:val="none" w:sz="0" w:space="0" w:color="auto"/>
                <w:right w:val="none" w:sz="0" w:space="0" w:color="auto"/>
              </w:divBdr>
            </w:div>
            <w:div w:id="939070246">
              <w:marLeft w:val="0"/>
              <w:marRight w:val="0"/>
              <w:marTop w:val="0"/>
              <w:marBottom w:val="0"/>
              <w:divBdr>
                <w:top w:val="none" w:sz="0" w:space="0" w:color="auto"/>
                <w:left w:val="none" w:sz="0" w:space="0" w:color="auto"/>
                <w:bottom w:val="none" w:sz="0" w:space="0" w:color="auto"/>
                <w:right w:val="none" w:sz="0" w:space="0" w:color="auto"/>
              </w:divBdr>
            </w:div>
            <w:div w:id="943927486">
              <w:marLeft w:val="0"/>
              <w:marRight w:val="0"/>
              <w:marTop w:val="0"/>
              <w:marBottom w:val="0"/>
              <w:divBdr>
                <w:top w:val="none" w:sz="0" w:space="0" w:color="auto"/>
                <w:left w:val="none" w:sz="0" w:space="0" w:color="auto"/>
                <w:bottom w:val="none" w:sz="0" w:space="0" w:color="auto"/>
                <w:right w:val="none" w:sz="0" w:space="0" w:color="auto"/>
              </w:divBdr>
            </w:div>
            <w:div w:id="949358206">
              <w:marLeft w:val="0"/>
              <w:marRight w:val="0"/>
              <w:marTop w:val="0"/>
              <w:marBottom w:val="0"/>
              <w:divBdr>
                <w:top w:val="none" w:sz="0" w:space="0" w:color="auto"/>
                <w:left w:val="none" w:sz="0" w:space="0" w:color="auto"/>
                <w:bottom w:val="none" w:sz="0" w:space="0" w:color="auto"/>
                <w:right w:val="none" w:sz="0" w:space="0" w:color="auto"/>
              </w:divBdr>
            </w:div>
            <w:div w:id="951669951">
              <w:marLeft w:val="0"/>
              <w:marRight w:val="0"/>
              <w:marTop w:val="0"/>
              <w:marBottom w:val="0"/>
              <w:divBdr>
                <w:top w:val="none" w:sz="0" w:space="0" w:color="auto"/>
                <w:left w:val="none" w:sz="0" w:space="0" w:color="auto"/>
                <w:bottom w:val="none" w:sz="0" w:space="0" w:color="auto"/>
                <w:right w:val="none" w:sz="0" w:space="0" w:color="auto"/>
              </w:divBdr>
            </w:div>
            <w:div w:id="953251423">
              <w:marLeft w:val="0"/>
              <w:marRight w:val="0"/>
              <w:marTop w:val="0"/>
              <w:marBottom w:val="0"/>
              <w:divBdr>
                <w:top w:val="none" w:sz="0" w:space="0" w:color="auto"/>
                <w:left w:val="none" w:sz="0" w:space="0" w:color="auto"/>
                <w:bottom w:val="none" w:sz="0" w:space="0" w:color="auto"/>
                <w:right w:val="none" w:sz="0" w:space="0" w:color="auto"/>
              </w:divBdr>
            </w:div>
            <w:div w:id="956565968">
              <w:marLeft w:val="0"/>
              <w:marRight w:val="0"/>
              <w:marTop w:val="0"/>
              <w:marBottom w:val="0"/>
              <w:divBdr>
                <w:top w:val="none" w:sz="0" w:space="0" w:color="auto"/>
                <w:left w:val="none" w:sz="0" w:space="0" w:color="auto"/>
                <w:bottom w:val="none" w:sz="0" w:space="0" w:color="auto"/>
                <w:right w:val="none" w:sz="0" w:space="0" w:color="auto"/>
              </w:divBdr>
            </w:div>
            <w:div w:id="971136958">
              <w:marLeft w:val="0"/>
              <w:marRight w:val="0"/>
              <w:marTop w:val="0"/>
              <w:marBottom w:val="0"/>
              <w:divBdr>
                <w:top w:val="none" w:sz="0" w:space="0" w:color="auto"/>
                <w:left w:val="none" w:sz="0" w:space="0" w:color="auto"/>
                <w:bottom w:val="none" w:sz="0" w:space="0" w:color="auto"/>
                <w:right w:val="none" w:sz="0" w:space="0" w:color="auto"/>
              </w:divBdr>
            </w:div>
            <w:div w:id="982277669">
              <w:marLeft w:val="0"/>
              <w:marRight w:val="0"/>
              <w:marTop w:val="0"/>
              <w:marBottom w:val="0"/>
              <w:divBdr>
                <w:top w:val="none" w:sz="0" w:space="0" w:color="auto"/>
                <w:left w:val="none" w:sz="0" w:space="0" w:color="auto"/>
                <w:bottom w:val="none" w:sz="0" w:space="0" w:color="auto"/>
                <w:right w:val="none" w:sz="0" w:space="0" w:color="auto"/>
              </w:divBdr>
            </w:div>
            <w:div w:id="1014308533">
              <w:marLeft w:val="0"/>
              <w:marRight w:val="0"/>
              <w:marTop w:val="0"/>
              <w:marBottom w:val="0"/>
              <w:divBdr>
                <w:top w:val="none" w:sz="0" w:space="0" w:color="auto"/>
                <w:left w:val="none" w:sz="0" w:space="0" w:color="auto"/>
                <w:bottom w:val="none" w:sz="0" w:space="0" w:color="auto"/>
                <w:right w:val="none" w:sz="0" w:space="0" w:color="auto"/>
              </w:divBdr>
            </w:div>
            <w:div w:id="1025984162">
              <w:marLeft w:val="0"/>
              <w:marRight w:val="0"/>
              <w:marTop w:val="0"/>
              <w:marBottom w:val="0"/>
              <w:divBdr>
                <w:top w:val="none" w:sz="0" w:space="0" w:color="auto"/>
                <w:left w:val="none" w:sz="0" w:space="0" w:color="auto"/>
                <w:bottom w:val="none" w:sz="0" w:space="0" w:color="auto"/>
                <w:right w:val="none" w:sz="0" w:space="0" w:color="auto"/>
              </w:divBdr>
            </w:div>
            <w:div w:id="1039401396">
              <w:marLeft w:val="0"/>
              <w:marRight w:val="0"/>
              <w:marTop w:val="0"/>
              <w:marBottom w:val="0"/>
              <w:divBdr>
                <w:top w:val="none" w:sz="0" w:space="0" w:color="auto"/>
                <w:left w:val="none" w:sz="0" w:space="0" w:color="auto"/>
                <w:bottom w:val="none" w:sz="0" w:space="0" w:color="auto"/>
                <w:right w:val="none" w:sz="0" w:space="0" w:color="auto"/>
              </w:divBdr>
            </w:div>
            <w:div w:id="1058669535">
              <w:marLeft w:val="0"/>
              <w:marRight w:val="0"/>
              <w:marTop w:val="0"/>
              <w:marBottom w:val="0"/>
              <w:divBdr>
                <w:top w:val="none" w:sz="0" w:space="0" w:color="auto"/>
                <w:left w:val="none" w:sz="0" w:space="0" w:color="auto"/>
                <w:bottom w:val="none" w:sz="0" w:space="0" w:color="auto"/>
                <w:right w:val="none" w:sz="0" w:space="0" w:color="auto"/>
              </w:divBdr>
            </w:div>
            <w:div w:id="1064378424">
              <w:marLeft w:val="0"/>
              <w:marRight w:val="0"/>
              <w:marTop w:val="0"/>
              <w:marBottom w:val="0"/>
              <w:divBdr>
                <w:top w:val="none" w:sz="0" w:space="0" w:color="auto"/>
                <w:left w:val="none" w:sz="0" w:space="0" w:color="auto"/>
                <w:bottom w:val="none" w:sz="0" w:space="0" w:color="auto"/>
                <w:right w:val="none" w:sz="0" w:space="0" w:color="auto"/>
              </w:divBdr>
            </w:div>
            <w:div w:id="1068114723">
              <w:marLeft w:val="0"/>
              <w:marRight w:val="0"/>
              <w:marTop w:val="0"/>
              <w:marBottom w:val="0"/>
              <w:divBdr>
                <w:top w:val="none" w:sz="0" w:space="0" w:color="auto"/>
                <w:left w:val="none" w:sz="0" w:space="0" w:color="auto"/>
                <w:bottom w:val="none" w:sz="0" w:space="0" w:color="auto"/>
                <w:right w:val="none" w:sz="0" w:space="0" w:color="auto"/>
              </w:divBdr>
            </w:div>
            <w:div w:id="1083378831">
              <w:marLeft w:val="0"/>
              <w:marRight w:val="0"/>
              <w:marTop w:val="0"/>
              <w:marBottom w:val="0"/>
              <w:divBdr>
                <w:top w:val="none" w:sz="0" w:space="0" w:color="auto"/>
                <w:left w:val="none" w:sz="0" w:space="0" w:color="auto"/>
                <w:bottom w:val="none" w:sz="0" w:space="0" w:color="auto"/>
                <w:right w:val="none" w:sz="0" w:space="0" w:color="auto"/>
              </w:divBdr>
            </w:div>
            <w:div w:id="1091507234">
              <w:marLeft w:val="0"/>
              <w:marRight w:val="0"/>
              <w:marTop w:val="0"/>
              <w:marBottom w:val="0"/>
              <w:divBdr>
                <w:top w:val="none" w:sz="0" w:space="0" w:color="auto"/>
                <w:left w:val="none" w:sz="0" w:space="0" w:color="auto"/>
                <w:bottom w:val="none" w:sz="0" w:space="0" w:color="auto"/>
                <w:right w:val="none" w:sz="0" w:space="0" w:color="auto"/>
              </w:divBdr>
            </w:div>
            <w:div w:id="1100956666">
              <w:marLeft w:val="0"/>
              <w:marRight w:val="0"/>
              <w:marTop w:val="0"/>
              <w:marBottom w:val="0"/>
              <w:divBdr>
                <w:top w:val="none" w:sz="0" w:space="0" w:color="auto"/>
                <w:left w:val="none" w:sz="0" w:space="0" w:color="auto"/>
                <w:bottom w:val="none" w:sz="0" w:space="0" w:color="auto"/>
                <w:right w:val="none" w:sz="0" w:space="0" w:color="auto"/>
              </w:divBdr>
            </w:div>
            <w:div w:id="1108499867">
              <w:marLeft w:val="0"/>
              <w:marRight w:val="0"/>
              <w:marTop w:val="0"/>
              <w:marBottom w:val="0"/>
              <w:divBdr>
                <w:top w:val="none" w:sz="0" w:space="0" w:color="auto"/>
                <w:left w:val="none" w:sz="0" w:space="0" w:color="auto"/>
                <w:bottom w:val="none" w:sz="0" w:space="0" w:color="auto"/>
                <w:right w:val="none" w:sz="0" w:space="0" w:color="auto"/>
              </w:divBdr>
            </w:div>
            <w:div w:id="1109198265">
              <w:marLeft w:val="0"/>
              <w:marRight w:val="0"/>
              <w:marTop w:val="0"/>
              <w:marBottom w:val="0"/>
              <w:divBdr>
                <w:top w:val="none" w:sz="0" w:space="0" w:color="auto"/>
                <w:left w:val="none" w:sz="0" w:space="0" w:color="auto"/>
                <w:bottom w:val="none" w:sz="0" w:space="0" w:color="auto"/>
                <w:right w:val="none" w:sz="0" w:space="0" w:color="auto"/>
              </w:divBdr>
            </w:div>
            <w:div w:id="1136143665">
              <w:marLeft w:val="0"/>
              <w:marRight w:val="0"/>
              <w:marTop w:val="0"/>
              <w:marBottom w:val="0"/>
              <w:divBdr>
                <w:top w:val="none" w:sz="0" w:space="0" w:color="auto"/>
                <w:left w:val="none" w:sz="0" w:space="0" w:color="auto"/>
                <w:bottom w:val="none" w:sz="0" w:space="0" w:color="auto"/>
                <w:right w:val="none" w:sz="0" w:space="0" w:color="auto"/>
              </w:divBdr>
            </w:div>
            <w:div w:id="1137333182">
              <w:marLeft w:val="0"/>
              <w:marRight w:val="0"/>
              <w:marTop w:val="0"/>
              <w:marBottom w:val="0"/>
              <w:divBdr>
                <w:top w:val="none" w:sz="0" w:space="0" w:color="auto"/>
                <w:left w:val="none" w:sz="0" w:space="0" w:color="auto"/>
                <w:bottom w:val="none" w:sz="0" w:space="0" w:color="auto"/>
                <w:right w:val="none" w:sz="0" w:space="0" w:color="auto"/>
              </w:divBdr>
            </w:div>
            <w:div w:id="1143500967">
              <w:marLeft w:val="0"/>
              <w:marRight w:val="0"/>
              <w:marTop w:val="0"/>
              <w:marBottom w:val="0"/>
              <w:divBdr>
                <w:top w:val="none" w:sz="0" w:space="0" w:color="auto"/>
                <w:left w:val="none" w:sz="0" w:space="0" w:color="auto"/>
                <w:bottom w:val="none" w:sz="0" w:space="0" w:color="auto"/>
                <w:right w:val="none" w:sz="0" w:space="0" w:color="auto"/>
              </w:divBdr>
            </w:div>
            <w:div w:id="1158762971">
              <w:marLeft w:val="0"/>
              <w:marRight w:val="0"/>
              <w:marTop w:val="0"/>
              <w:marBottom w:val="0"/>
              <w:divBdr>
                <w:top w:val="none" w:sz="0" w:space="0" w:color="auto"/>
                <w:left w:val="none" w:sz="0" w:space="0" w:color="auto"/>
                <w:bottom w:val="none" w:sz="0" w:space="0" w:color="auto"/>
                <w:right w:val="none" w:sz="0" w:space="0" w:color="auto"/>
              </w:divBdr>
            </w:div>
            <w:div w:id="1160851057">
              <w:marLeft w:val="0"/>
              <w:marRight w:val="0"/>
              <w:marTop w:val="0"/>
              <w:marBottom w:val="0"/>
              <w:divBdr>
                <w:top w:val="none" w:sz="0" w:space="0" w:color="auto"/>
                <w:left w:val="none" w:sz="0" w:space="0" w:color="auto"/>
                <w:bottom w:val="none" w:sz="0" w:space="0" w:color="auto"/>
                <w:right w:val="none" w:sz="0" w:space="0" w:color="auto"/>
              </w:divBdr>
            </w:div>
            <w:div w:id="1170949787">
              <w:marLeft w:val="0"/>
              <w:marRight w:val="0"/>
              <w:marTop w:val="0"/>
              <w:marBottom w:val="0"/>
              <w:divBdr>
                <w:top w:val="none" w:sz="0" w:space="0" w:color="auto"/>
                <w:left w:val="none" w:sz="0" w:space="0" w:color="auto"/>
                <w:bottom w:val="none" w:sz="0" w:space="0" w:color="auto"/>
                <w:right w:val="none" w:sz="0" w:space="0" w:color="auto"/>
              </w:divBdr>
            </w:div>
            <w:div w:id="1173834895">
              <w:marLeft w:val="0"/>
              <w:marRight w:val="0"/>
              <w:marTop w:val="0"/>
              <w:marBottom w:val="0"/>
              <w:divBdr>
                <w:top w:val="none" w:sz="0" w:space="0" w:color="auto"/>
                <w:left w:val="none" w:sz="0" w:space="0" w:color="auto"/>
                <w:bottom w:val="none" w:sz="0" w:space="0" w:color="auto"/>
                <w:right w:val="none" w:sz="0" w:space="0" w:color="auto"/>
              </w:divBdr>
            </w:div>
            <w:div w:id="1179195476">
              <w:marLeft w:val="0"/>
              <w:marRight w:val="0"/>
              <w:marTop w:val="0"/>
              <w:marBottom w:val="0"/>
              <w:divBdr>
                <w:top w:val="none" w:sz="0" w:space="0" w:color="auto"/>
                <w:left w:val="none" w:sz="0" w:space="0" w:color="auto"/>
                <w:bottom w:val="none" w:sz="0" w:space="0" w:color="auto"/>
                <w:right w:val="none" w:sz="0" w:space="0" w:color="auto"/>
              </w:divBdr>
            </w:div>
            <w:div w:id="1183323459">
              <w:marLeft w:val="0"/>
              <w:marRight w:val="0"/>
              <w:marTop w:val="0"/>
              <w:marBottom w:val="0"/>
              <w:divBdr>
                <w:top w:val="none" w:sz="0" w:space="0" w:color="auto"/>
                <w:left w:val="none" w:sz="0" w:space="0" w:color="auto"/>
                <w:bottom w:val="none" w:sz="0" w:space="0" w:color="auto"/>
                <w:right w:val="none" w:sz="0" w:space="0" w:color="auto"/>
              </w:divBdr>
            </w:div>
            <w:div w:id="1185823230">
              <w:marLeft w:val="0"/>
              <w:marRight w:val="0"/>
              <w:marTop w:val="0"/>
              <w:marBottom w:val="0"/>
              <w:divBdr>
                <w:top w:val="none" w:sz="0" w:space="0" w:color="auto"/>
                <w:left w:val="none" w:sz="0" w:space="0" w:color="auto"/>
                <w:bottom w:val="none" w:sz="0" w:space="0" w:color="auto"/>
                <w:right w:val="none" w:sz="0" w:space="0" w:color="auto"/>
              </w:divBdr>
            </w:div>
            <w:div w:id="1232346873">
              <w:marLeft w:val="0"/>
              <w:marRight w:val="0"/>
              <w:marTop w:val="0"/>
              <w:marBottom w:val="0"/>
              <w:divBdr>
                <w:top w:val="none" w:sz="0" w:space="0" w:color="auto"/>
                <w:left w:val="none" w:sz="0" w:space="0" w:color="auto"/>
                <w:bottom w:val="none" w:sz="0" w:space="0" w:color="auto"/>
                <w:right w:val="none" w:sz="0" w:space="0" w:color="auto"/>
              </w:divBdr>
            </w:div>
            <w:div w:id="1242060563">
              <w:marLeft w:val="0"/>
              <w:marRight w:val="0"/>
              <w:marTop w:val="0"/>
              <w:marBottom w:val="0"/>
              <w:divBdr>
                <w:top w:val="none" w:sz="0" w:space="0" w:color="auto"/>
                <w:left w:val="none" w:sz="0" w:space="0" w:color="auto"/>
                <w:bottom w:val="none" w:sz="0" w:space="0" w:color="auto"/>
                <w:right w:val="none" w:sz="0" w:space="0" w:color="auto"/>
              </w:divBdr>
            </w:div>
            <w:div w:id="1259366322">
              <w:marLeft w:val="0"/>
              <w:marRight w:val="0"/>
              <w:marTop w:val="0"/>
              <w:marBottom w:val="0"/>
              <w:divBdr>
                <w:top w:val="none" w:sz="0" w:space="0" w:color="auto"/>
                <w:left w:val="none" w:sz="0" w:space="0" w:color="auto"/>
                <w:bottom w:val="none" w:sz="0" w:space="0" w:color="auto"/>
                <w:right w:val="none" w:sz="0" w:space="0" w:color="auto"/>
              </w:divBdr>
            </w:div>
            <w:div w:id="1262375859">
              <w:marLeft w:val="0"/>
              <w:marRight w:val="0"/>
              <w:marTop w:val="0"/>
              <w:marBottom w:val="0"/>
              <w:divBdr>
                <w:top w:val="none" w:sz="0" w:space="0" w:color="auto"/>
                <w:left w:val="none" w:sz="0" w:space="0" w:color="auto"/>
                <w:bottom w:val="none" w:sz="0" w:space="0" w:color="auto"/>
                <w:right w:val="none" w:sz="0" w:space="0" w:color="auto"/>
              </w:divBdr>
            </w:div>
            <w:div w:id="1263496606">
              <w:marLeft w:val="0"/>
              <w:marRight w:val="0"/>
              <w:marTop w:val="0"/>
              <w:marBottom w:val="0"/>
              <w:divBdr>
                <w:top w:val="none" w:sz="0" w:space="0" w:color="auto"/>
                <w:left w:val="none" w:sz="0" w:space="0" w:color="auto"/>
                <w:bottom w:val="none" w:sz="0" w:space="0" w:color="auto"/>
                <w:right w:val="none" w:sz="0" w:space="0" w:color="auto"/>
              </w:divBdr>
            </w:div>
            <w:div w:id="1280339506">
              <w:marLeft w:val="0"/>
              <w:marRight w:val="0"/>
              <w:marTop w:val="0"/>
              <w:marBottom w:val="0"/>
              <w:divBdr>
                <w:top w:val="none" w:sz="0" w:space="0" w:color="auto"/>
                <w:left w:val="none" w:sz="0" w:space="0" w:color="auto"/>
                <w:bottom w:val="none" w:sz="0" w:space="0" w:color="auto"/>
                <w:right w:val="none" w:sz="0" w:space="0" w:color="auto"/>
              </w:divBdr>
            </w:div>
            <w:div w:id="1281840971">
              <w:marLeft w:val="0"/>
              <w:marRight w:val="0"/>
              <w:marTop w:val="0"/>
              <w:marBottom w:val="0"/>
              <w:divBdr>
                <w:top w:val="none" w:sz="0" w:space="0" w:color="auto"/>
                <w:left w:val="none" w:sz="0" w:space="0" w:color="auto"/>
                <w:bottom w:val="none" w:sz="0" w:space="0" w:color="auto"/>
                <w:right w:val="none" w:sz="0" w:space="0" w:color="auto"/>
              </w:divBdr>
            </w:div>
            <w:div w:id="1296326100">
              <w:marLeft w:val="0"/>
              <w:marRight w:val="0"/>
              <w:marTop w:val="0"/>
              <w:marBottom w:val="0"/>
              <w:divBdr>
                <w:top w:val="none" w:sz="0" w:space="0" w:color="auto"/>
                <w:left w:val="none" w:sz="0" w:space="0" w:color="auto"/>
                <w:bottom w:val="none" w:sz="0" w:space="0" w:color="auto"/>
                <w:right w:val="none" w:sz="0" w:space="0" w:color="auto"/>
              </w:divBdr>
            </w:div>
            <w:div w:id="1319462092">
              <w:marLeft w:val="0"/>
              <w:marRight w:val="0"/>
              <w:marTop w:val="0"/>
              <w:marBottom w:val="0"/>
              <w:divBdr>
                <w:top w:val="none" w:sz="0" w:space="0" w:color="auto"/>
                <w:left w:val="none" w:sz="0" w:space="0" w:color="auto"/>
                <w:bottom w:val="none" w:sz="0" w:space="0" w:color="auto"/>
                <w:right w:val="none" w:sz="0" w:space="0" w:color="auto"/>
              </w:divBdr>
            </w:div>
            <w:div w:id="1320187511">
              <w:marLeft w:val="0"/>
              <w:marRight w:val="0"/>
              <w:marTop w:val="0"/>
              <w:marBottom w:val="0"/>
              <w:divBdr>
                <w:top w:val="none" w:sz="0" w:space="0" w:color="auto"/>
                <w:left w:val="none" w:sz="0" w:space="0" w:color="auto"/>
                <w:bottom w:val="none" w:sz="0" w:space="0" w:color="auto"/>
                <w:right w:val="none" w:sz="0" w:space="0" w:color="auto"/>
              </w:divBdr>
            </w:div>
            <w:div w:id="1325547878">
              <w:marLeft w:val="0"/>
              <w:marRight w:val="0"/>
              <w:marTop w:val="0"/>
              <w:marBottom w:val="0"/>
              <w:divBdr>
                <w:top w:val="none" w:sz="0" w:space="0" w:color="auto"/>
                <w:left w:val="none" w:sz="0" w:space="0" w:color="auto"/>
                <w:bottom w:val="none" w:sz="0" w:space="0" w:color="auto"/>
                <w:right w:val="none" w:sz="0" w:space="0" w:color="auto"/>
              </w:divBdr>
            </w:div>
            <w:div w:id="1350834580">
              <w:marLeft w:val="0"/>
              <w:marRight w:val="0"/>
              <w:marTop w:val="0"/>
              <w:marBottom w:val="0"/>
              <w:divBdr>
                <w:top w:val="none" w:sz="0" w:space="0" w:color="auto"/>
                <w:left w:val="none" w:sz="0" w:space="0" w:color="auto"/>
                <w:bottom w:val="none" w:sz="0" w:space="0" w:color="auto"/>
                <w:right w:val="none" w:sz="0" w:space="0" w:color="auto"/>
              </w:divBdr>
            </w:div>
            <w:div w:id="1365135784">
              <w:marLeft w:val="0"/>
              <w:marRight w:val="0"/>
              <w:marTop w:val="0"/>
              <w:marBottom w:val="0"/>
              <w:divBdr>
                <w:top w:val="none" w:sz="0" w:space="0" w:color="auto"/>
                <w:left w:val="none" w:sz="0" w:space="0" w:color="auto"/>
                <w:bottom w:val="none" w:sz="0" w:space="0" w:color="auto"/>
                <w:right w:val="none" w:sz="0" w:space="0" w:color="auto"/>
              </w:divBdr>
            </w:div>
            <w:div w:id="1374887709">
              <w:marLeft w:val="0"/>
              <w:marRight w:val="0"/>
              <w:marTop w:val="0"/>
              <w:marBottom w:val="0"/>
              <w:divBdr>
                <w:top w:val="none" w:sz="0" w:space="0" w:color="auto"/>
                <w:left w:val="none" w:sz="0" w:space="0" w:color="auto"/>
                <w:bottom w:val="none" w:sz="0" w:space="0" w:color="auto"/>
                <w:right w:val="none" w:sz="0" w:space="0" w:color="auto"/>
              </w:divBdr>
            </w:div>
            <w:div w:id="1379936865">
              <w:marLeft w:val="0"/>
              <w:marRight w:val="0"/>
              <w:marTop w:val="0"/>
              <w:marBottom w:val="0"/>
              <w:divBdr>
                <w:top w:val="none" w:sz="0" w:space="0" w:color="auto"/>
                <w:left w:val="none" w:sz="0" w:space="0" w:color="auto"/>
                <w:bottom w:val="none" w:sz="0" w:space="0" w:color="auto"/>
                <w:right w:val="none" w:sz="0" w:space="0" w:color="auto"/>
              </w:divBdr>
            </w:div>
            <w:div w:id="1411653835">
              <w:marLeft w:val="0"/>
              <w:marRight w:val="0"/>
              <w:marTop w:val="0"/>
              <w:marBottom w:val="0"/>
              <w:divBdr>
                <w:top w:val="none" w:sz="0" w:space="0" w:color="auto"/>
                <w:left w:val="none" w:sz="0" w:space="0" w:color="auto"/>
                <w:bottom w:val="none" w:sz="0" w:space="0" w:color="auto"/>
                <w:right w:val="none" w:sz="0" w:space="0" w:color="auto"/>
              </w:divBdr>
            </w:div>
            <w:div w:id="1411657672">
              <w:marLeft w:val="0"/>
              <w:marRight w:val="0"/>
              <w:marTop w:val="0"/>
              <w:marBottom w:val="0"/>
              <w:divBdr>
                <w:top w:val="none" w:sz="0" w:space="0" w:color="auto"/>
                <w:left w:val="none" w:sz="0" w:space="0" w:color="auto"/>
                <w:bottom w:val="none" w:sz="0" w:space="0" w:color="auto"/>
                <w:right w:val="none" w:sz="0" w:space="0" w:color="auto"/>
              </w:divBdr>
            </w:div>
            <w:div w:id="1412508476">
              <w:marLeft w:val="0"/>
              <w:marRight w:val="0"/>
              <w:marTop w:val="0"/>
              <w:marBottom w:val="0"/>
              <w:divBdr>
                <w:top w:val="none" w:sz="0" w:space="0" w:color="auto"/>
                <w:left w:val="none" w:sz="0" w:space="0" w:color="auto"/>
                <w:bottom w:val="none" w:sz="0" w:space="0" w:color="auto"/>
                <w:right w:val="none" w:sz="0" w:space="0" w:color="auto"/>
              </w:divBdr>
            </w:div>
            <w:div w:id="1420831264">
              <w:marLeft w:val="0"/>
              <w:marRight w:val="0"/>
              <w:marTop w:val="0"/>
              <w:marBottom w:val="0"/>
              <w:divBdr>
                <w:top w:val="none" w:sz="0" w:space="0" w:color="auto"/>
                <w:left w:val="none" w:sz="0" w:space="0" w:color="auto"/>
                <w:bottom w:val="none" w:sz="0" w:space="0" w:color="auto"/>
                <w:right w:val="none" w:sz="0" w:space="0" w:color="auto"/>
              </w:divBdr>
            </w:div>
            <w:div w:id="1427458329">
              <w:marLeft w:val="0"/>
              <w:marRight w:val="0"/>
              <w:marTop w:val="0"/>
              <w:marBottom w:val="0"/>
              <w:divBdr>
                <w:top w:val="none" w:sz="0" w:space="0" w:color="auto"/>
                <w:left w:val="none" w:sz="0" w:space="0" w:color="auto"/>
                <w:bottom w:val="none" w:sz="0" w:space="0" w:color="auto"/>
                <w:right w:val="none" w:sz="0" w:space="0" w:color="auto"/>
              </w:divBdr>
            </w:div>
            <w:div w:id="1431659885">
              <w:marLeft w:val="0"/>
              <w:marRight w:val="0"/>
              <w:marTop w:val="0"/>
              <w:marBottom w:val="0"/>
              <w:divBdr>
                <w:top w:val="none" w:sz="0" w:space="0" w:color="auto"/>
                <w:left w:val="none" w:sz="0" w:space="0" w:color="auto"/>
                <w:bottom w:val="none" w:sz="0" w:space="0" w:color="auto"/>
                <w:right w:val="none" w:sz="0" w:space="0" w:color="auto"/>
              </w:divBdr>
            </w:div>
            <w:div w:id="1470587591">
              <w:marLeft w:val="0"/>
              <w:marRight w:val="0"/>
              <w:marTop w:val="0"/>
              <w:marBottom w:val="0"/>
              <w:divBdr>
                <w:top w:val="none" w:sz="0" w:space="0" w:color="auto"/>
                <w:left w:val="none" w:sz="0" w:space="0" w:color="auto"/>
                <w:bottom w:val="none" w:sz="0" w:space="0" w:color="auto"/>
                <w:right w:val="none" w:sz="0" w:space="0" w:color="auto"/>
              </w:divBdr>
            </w:div>
            <w:div w:id="1479611367">
              <w:marLeft w:val="0"/>
              <w:marRight w:val="0"/>
              <w:marTop w:val="0"/>
              <w:marBottom w:val="0"/>
              <w:divBdr>
                <w:top w:val="none" w:sz="0" w:space="0" w:color="auto"/>
                <w:left w:val="none" w:sz="0" w:space="0" w:color="auto"/>
                <w:bottom w:val="none" w:sz="0" w:space="0" w:color="auto"/>
                <w:right w:val="none" w:sz="0" w:space="0" w:color="auto"/>
              </w:divBdr>
            </w:div>
            <w:div w:id="1484926077">
              <w:marLeft w:val="0"/>
              <w:marRight w:val="0"/>
              <w:marTop w:val="0"/>
              <w:marBottom w:val="0"/>
              <w:divBdr>
                <w:top w:val="none" w:sz="0" w:space="0" w:color="auto"/>
                <w:left w:val="none" w:sz="0" w:space="0" w:color="auto"/>
                <w:bottom w:val="none" w:sz="0" w:space="0" w:color="auto"/>
                <w:right w:val="none" w:sz="0" w:space="0" w:color="auto"/>
              </w:divBdr>
            </w:div>
            <w:div w:id="1485655796">
              <w:marLeft w:val="0"/>
              <w:marRight w:val="0"/>
              <w:marTop w:val="0"/>
              <w:marBottom w:val="0"/>
              <w:divBdr>
                <w:top w:val="none" w:sz="0" w:space="0" w:color="auto"/>
                <w:left w:val="none" w:sz="0" w:space="0" w:color="auto"/>
                <w:bottom w:val="none" w:sz="0" w:space="0" w:color="auto"/>
                <w:right w:val="none" w:sz="0" w:space="0" w:color="auto"/>
              </w:divBdr>
            </w:div>
            <w:div w:id="1510750289">
              <w:marLeft w:val="0"/>
              <w:marRight w:val="0"/>
              <w:marTop w:val="0"/>
              <w:marBottom w:val="0"/>
              <w:divBdr>
                <w:top w:val="none" w:sz="0" w:space="0" w:color="auto"/>
                <w:left w:val="none" w:sz="0" w:space="0" w:color="auto"/>
                <w:bottom w:val="none" w:sz="0" w:space="0" w:color="auto"/>
                <w:right w:val="none" w:sz="0" w:space="0" w:color="auto"/>
              </w:divBdr>
            </w:div>
            <w:div w:id="1536693927">
              <w:marLeft w:val="0"/>
              <w:marRight w:val="0"/>
              <w:marTop w:val="0"/>
              <w:marBottom w:val="0"/>
              <w:divBdr>
                <w:top w:val="none" w:sz="0" w:space="0" w:color="auto"/>
                <w:left w:val="none" w:sz="0" w:space="0" w:color="auto"/>
                <w:bottom w:val="none" w:sz="0" w:space="0" w:color="auto"/>
                <w:right w:val="none" w:sz="0" w:space="0" w:color="auto"/>
              </w:divBdr>
            </w:div>
            <w:div w:id="1538351585">
              <w:marLeft w:val="0"/>
              <w:marRight w:val="0"/>
              <w:marTop w:val="0"/>
              <w:marBottom w:val="0"/>
              <w:divBdr>
                <w:top w:val="none" w:sz="0" w:space="0" w:color="auto"/>
                <w:left w:val="none" w:sz="0" w:space="0" w:color="auto"/>
                <w:bottom w:val="none" w:sz="0" w:space="0" w:color="auto"/>
                <w:right w:val="none" w:sz="0" w:space="0" w:color="auto"/>
              </w:divBdr>
            </w:div>
            <w:div w:id="1548371692">
              <w:marLeft w:val="0"/>
              <w:marRight w:val="0"/>
              <w:marTop w:val="0"/>
              <w:marBottom w:val="0"/>
              <w:divBdr>
                <w:top w:val="none" w:sz="0" w:space="0" w:color="auto"/>
                <w:left w:val="none" w:sz="0" w:space="0" w:color="auto"/>
                <w:bottom w:val="none" w:sz="0" w:space="0" w:color="auto"/>
                <w:right w:val="none" w:sz="0" w:space="0" w:color="auto"/>
              </w:divBdr>
            </w:div>
            <w:div w:id="1548952930">
              <w:marLeft w:val="0"/>
              <w:marRight w:val="0"/>
              <w:marTop w:val="0"/>
              <w:marBottom w:val="0"/>
              <w:divBdr>
                <w:top w:val="none" w:sz="0" w:space="0" w:color="auto"/>
                <w:left w:val="none" w:sz="0" w:space="0" w:color="auto"/>
                <w:bottom w:val="none" w:sz="0" w:space="0" w:color="auto"/>
                <w:right w:val="none" w:sz="0" w:space="0" w:color="auto"/>
              </w:divBdr>
            </w:div>
            <w:div w:id="1556313134">
              <w:marLeft w:val="0"/>
              <w:marRight w:val="0"/>
              <w:marTop w:val="0"/>
              <w:marBottom w:val="0"/>
              <w:divBdr>
                <w:top w:val="none" w:sz="0" w:space="0" w:color="auto"/>
                <w:left w:val="none" w:sz="0" w:space="0" w:color="auto"/>
                <w:bottom w:val="none" w:sz="0" w:space="0" w:color="auto"/>
                <w:right w:val="none" w:sz="0" w:space="0" w:color="auto"/>
              </w:divBdr>
            </w:div>
            <w:div w:id="1557354812">
              <w:marLeft w:val="0"/>
              <w:marRight w:val="0"/>
              <w:marTop w:val="0"/>
              <w:marBottom w:val="0"/>
              <w:divBdr>
                <w:top w:val="none" w:sz="0" w:space="0" w:color="auto"/>
                <w:left w:val="none" w:sz="0" w:space="0" w:color="auto"/>
                <w:bottom w:val="none" w:sz="0" w:space="0" w:color="auto"/>
                <w:right w:val="none" w:sz="0" w:space="0" w:color="auto"/>
              </w:divBdr>
            </w:div>
            <w:div w:id="1591237423">
              <w:marLeft w:val="0"/>
              <w:marRight w:val="0"/>
              <w:marTop w:val="0"/>
              <w:marBottom w:val="0"/>
              <w:divBdr>
                <w:top w:val="none" w:sz="0" w:space="0" w:color="auto"/>
                <w:left w:val="none" w:sz="0" w:space="0" w:color="auto"/>
                <w:bottom w:val="none" w:sz="0" w:space="0" w:color="auto"/>
                <w:right w:val="none" w:sz="0" w:space="0" w:color="auto"/>
              </w:divBdr>
            </w:div>
            <w:div w:id="1609969008">
              <w:marLeft w:val="0"/>
              <w:marRight w:val="0"/>
              <w:marTop w:val="0"/>
              <w:marBottom w:val="0"/>
              <w:divBdr>
                <w:top w:val="none" w:sz="0" w:space="0" w:color="auto"/>
                <w:left w:val="none" w:sz="0" w:space="0" w:color="auto"/>
                <w:bottom w:val="none" w:sz="0" w:space="0" w:color="auto"/>
                <w:right w:val="none" w:sz="0" w:space="0" w:color="auto"/>
              </w:divBdr>
            </w:div>
            <w:div w:id="1611204915">
              <w:marLeft w:val="0"/>
              <w:marRight w:val="0"/>
              <w:marTop w:val="0"/>
              <w:marBottom w:val="0"/>
              <w:divBdr>
                <w:top w:val="none" w:sz="0" w:space="0" w:color="auto"/>
                <w:left w:val="none" w:sz="0" w:space="0" w:color="auto"/>
                <w:bottom w:val="none" w:sz="0" w:space="0" w:color="auto"/>
                <w:right w:val="none" w:sz="0" w:space="0" w:color="auto"/>
              </w:divBdr>
            </w:div>
            <w:div w:id="1650011175">
              <w:marLeft w:val="0"/>
              <w:marRight w:val="0"/>
              <w:marTop w:val="0"/>
              <w:marBottom w:val="0"/>
              <w:divBdr>
                <w:top w:val="none" w:sz="0" w:space="0" w:color="auto"/>
                <w:left w:val="none" w:sz="0" w:space="0" w:color="auto"/>
                <w:bottom w:val="none" w:sz="0" w:space="0" w:color="auto"/>
                <w:right w:val="none" w:sz="0" w:space="0" w:color="auto"/>
              </w:divBdr>
            </w:div>
            <w:div w:id="1661035678">
              <w:marLeft w:val="0"/>
              <w:marRight w:val="0"/>
              <w:marTop w:val="0"/>
              <w:marBottom w:val="0"/>
              <w:divBdr>
                <w:top w:val="none" w:sz="0" w:space="0" w:color="auto"/>
                <w:left w:val="none" w:sz="0" w:space="0" w:color="auto"/>
                <w:bottom w:val="none" w:sz="0" w:space="0" w:color="auto"/>
                <w:right w:val="none" w:sz="0" w:space="0" w:color="auto"/>
              </w:divBdr>
            </w:div>
            <w:div w:id="1693414679">
              <w:marLeft w:val="0"/>
              <w:marRight w:val="0"/>
              <w:marTop w:val="0"/>
              <w:marBottom w:val="0"/>
              <w:divBdr>
                <w:top w:val="none" w:sz="0" w:space="0" w:color="auto"/>
                <w:left w:val="none" w:sz="0" w:space="0" w:color="auto"/>
                <w:bottom w:val="none" w:sz="0" w:space="0" w:color="auto"/>
                <w:right w:val="none" w:sz="0" w:space="0" w:color="auto"/>
              </w:divBdr>
            </w:div>
            <w:div w:id="1729567523">
              <w:marLeft w:val="0"/>
              <w:marRight w:val="0"/>
              <w:marTop w:val="0"/>
              <w:marBottom w:val="0"/>
              <w:divBdr>
                <w:top w:val="none" w:sz="0" w:space="0" w:color="auto"/>
                <w:left w:val="none" w:sz="0" w:space="0" w:color="auto"/>
                <w:bottom w:val="none" w:sz="0" w:space="0" w:color="auto"/>
                <w:right w:val="none" w:sz="0" w:space="0" w:color="auto"/>
              </w:divBdr>
            </w:div>
            <w:div w:id="1752853337">
              <w:marLeft w:val="0"/>
              <w:marRight w:val="0"/>
              <w:marTop w:val="0"/>
              <w:marBottom w:val="0"/>
              <w:divBdr>
                <w:top w:val="none" w:sz="0" w:space="0" w:color="auto"/>
                <w:left w:val="none" w:sz="0" w:space="0" w:color="auto"/>
                <w:bottom w:val="none" w:sz="0" w:space="0" w:color="auto"/>
                <w:right w:val="none" w:sz="0" w:space="0" w:color="auto"/>
              </w:divBdr>
            </w:div>
            <w:div w:id="1755663800">
              <w:marLeft w:val="0"/>
              <w:marRight w:val="0"/>
              <w:marTop w:val="0"/>
              <w:marBottom w:val="0"/>
              <w:divBdr>
                <w:top w:val="none" w:sz="0" w:space="0" w:color="auto"/>
                <w:left w:val="none" w:sz="0" w:space="0" w:color="auto"/>
                <w:bottom w:val="none" w:sz="0" w:space="0" w:color="auto"/>
                <w:right w:val="none" w:sz="0" w:space="0" w:color="auto"/>
              </w:divBdr>
            </w:div>
            <w:div w:id="1775512457">
              <w:marLeft w:val="0"/>
              <w:marRight w:val="0"/>
              <w:marTop w:val="0"/>
              <w:marBottom w:val="0"/>
              <w:divBdr>
                <w:top w:val="none" w:sz="0" w:space="0" w:color="auto"/>
                <w:left w:val="none" w:sz="0" w:space="0" w:color="auto"/>
                <w:bottom w:val="none" w:sz="0" w:space="0" w:color="auto"/>
                <w:right w:val="none" w:sz="0" w:space="0" w:color="auto"/>
              </w:divBdr>
            </w:div>
            <w:div w:id="1792505258">
              <w:marLeft w:val="0"/>
              <w:marRight w:val="0"/>
              <w:marTop w:val="0"/>
              <w:marBottom w:val="0"/>
              <w:divBdr>
                <w:top w:val="none" w:sz="0" w:space="0" w:color="auto"/>
                <w:left w:val="none" w:sz="0" w:space="0" w:color="auto"/>
                <w:bottom w:val="none" w:sz="0" w:space="0" w:color="auto"/>
                <w:right w:val="none" w:sz="0" w:space="0" w:color="auto"/>
              </w:divBdr>
            </w:div>
            <w:div w:id="1793398541">
              <w:marLeft w:val="0"/>
              <w:marRight w:val="0"/>
              <w:marTop w:val="0"/>
              <w:marBottom w:val="0"/>
              <w:divBdr>
                <w:top w:val="none" w:sz="0" w:space="0" w:color="auto"/>
                <w:left w:val="none" w:sz="0" w:space="0" w:color="auto"/>
                <w:bottom w:val="none" w:sz="0" w:space="0" w:color="auto"/>
                <w:right w:val="none" w:sz="0" w:space="0" w:color="auto"/>
              </w:divBdr>
            </w:div>
            <w:div w:id="1798375921">
              <w:marLeft w:val="0"/>
              <w:marRight w:val="0"/>
              <w:marTop w:val="0"/>
              <w:marBottom w:val="0"/>
              <w:divBdr>
                <w:top w:val="none" w:sz="0" w:space="0" w:color="auto"/>
                <w:left w:val="none" w:sz="0" w:space="0" w:color="auto"/>
                <w:bottom w:val="none" w:sz="0" w:space="0" w:color="auto"/>
                <w:right w:val="none" w:sz="0" w:space="0" w:color="auto"/>
              </w:divBdr>
            </w:div>
            <w:div w:id="1802922395">
              <w:marLeft w:val="0"/>
              <w:marRight w:val="0"/>
              <w:marTop w:val="0"/>
              <w:marBottom w:val="0"/>
              <w:divBdr>
                <w:top w:val="none" w:sz="0" w:space="0" w:color="auto"/>
                <w:left w:val="none" w:sz="0" w:space="0" w:color="auto"/>
                <w:bottom w:val="none" w:sz="0" w:space="0" w:color="auto"/>
                <w:right w:val="none" w:sz="0" w:space="0" w:color="auto"/>
              </w:divBdr>
            </w:div>
            <w:div w:id="1804611908">
              <w:marLeft w:val="0"/>
              <w:marRight w:val="0"/>
              <w:marTop w:val="0"/>
              <w:marBottom w:val="0"/>
              <w:divBdr>
                <w:top w:val="none" w:sz="0" w:space="0" w:color="auto"/>
                <w:left w:val="none" w:sz="0" w:space="0" w:color="auto"/>
                <w:bottom w:val="none" w:sz="0" w:space="0" w:color="auto"/>
                <w:right w:val="none" w:sz="0" w:space="0" w:color="auto"/>
              </w:divBdr>
            </w:div>
            <w:div w:id="1823235877">
              <w:marLeft w:val="0"/>
              <w:marRight w:val="0"/>
              <w:marTop w:val="0"/>
              <w:marBottom w:val="0"/>
              <w:divBdr>
                <w:top w:val="none" w:sz="0" w:space="0" w:color="auto"/>
                <w:left w:val="none" w:sz="0" w:space="0" w:color="auto"/>
                <w:bottom w:val="none" w:sz="0" w:space="0" w:color="auto"/>
                <w:right w:val="none" w:sz="0" w:space="0" w:color="auto"/>
              </w:divBdr>
            </w:div>
            <w:div w:id="1824664758">
              <w:marLeft w:val="0"/>
              <w:marRight w:val="0"/>
              <w:marTop w:val="0"/>
              <w:marBottom w:val="0"/>
              <w:divBdr>
                <w:top w:val="none" w:sz="0" w:space="0" w:color="auto"/>
                <w:left w:val="none" w:sz="0" w:space="0" w:color="auto"/>
                <w:bottom w:val="none" w:sz="0" w:space="0" w:color="auto"/>
                <w:right w:val="none" w:sz="0" w:space="0" w:color="auto"/>
              </w:divBdr>
            </w:div>
            <w:div w:id="1825924258">
              <w:marLeft w:val="0"/>
              <w:marRight w:val="0"/>
              <w:marTop w:val="0"/>
              <w:marBottom w:val="0"/>
              <w:divBdr>
                <w:top w:val="none" w:sz="0" w:space="0" w:color="auto"/>
                <w:left w:val="none" w:sz="0" w:space="0" w:color="auto"/>
                <w:bottom w:val="none" w:sz="0" w:space="0" w:color="auto"/>
                <w:right w:val="none" w:sz="0" w:space="0" w:color="auto"/>
              </w:divBdr>
            </w:div>
            <w:div w:id="1861504574">
              <w:marLeft w:val="0"/>
              <w:marRight w:val="0"/>
              <w:marTop w:val="0"/>
              <w:marBottom w:val="0"/>
              <w:divBdr>
                <w:top w:val="none" w:sz="0" w:space="0" w:color="auto"/>
                <w:left w:val="none" w:sz="0" w:space="0" w:color="auto"/>
                <w:bottom w:val="none" w:sz="0" w:space="0" w:color="auto"/>
                <w:right w:val="none" w:sz="0" w:space="0" w:color="auto"/>
              </w:divBdr>
            </w:div>
            <w:div w:id="1861895843">
              <w:marLeft w:val="0"/>
              <w:marRight w:val="0"/>
              <w:marTop w:val="0"/>
              <w:marBottom w:val="0"/>
              <w:divBdr>
                <w:top w:val="none" w:sz="0" w:space="0" w:color="auto"/>
                <w:left w:val="none" w:sz="0" w:space="0" w:color="auto"/>
                <w:bottom w:val="none" w:sz="0" w:space="0" w:color="auto"/>
                <w:right w:val="none" w:sz="0" w:space="0" w:color="auto"/>
              </w:divBdr>
            </w:div>
            <w:div w:id="1875461876">
              <w:marLeft w:val="0"/>
              <w:marRight w:val="0"/>
              <w:marTop w:val="0"/>
              <w:marBottom w:val="0"/>
              <w:divBdr>
                <w:top w:val="none" w:sz="0" w:space="0" w:color="auto"/>
                <w:left w:val="none" w:sz="0" w:space="0" w:color="auto"/>
                <w:bottom w:val="none" w:sz="0" w:space="0" w:color="auto"/>
                <w:right w:val="none" w:sz="0" w:space="0" w:color="auto"/>
              </w:divBdr>
            </w:div>
            <w:div w:id="1879778520">
              <w:marLeft w:val="0"/>
              <w:marRight w:val="0"/>
              <w:marTop w:val="0"/>
              <w:marBottom w:val="0"/>
              <w:divBdr>
                <w:top w:val="none" w:sz="0" w:space="0" w:color="auto"/>
                <w:left w:val="none" w:sz="0" w:space="0" w:color="auto"/>
                <w:bottom w:val="none" w:sz="0" w:space="0" w:color="auto"/>
                <w:right w:val="none" w:sz="0" w:space="0" w:color="auto"/>
              </w:divBdr>
            </w:div>
            <w:div w:id="1880244727">
              <w:marLeft w:val="0"/>
              <w:marRight w:val="0"/>
              <w:marTop w:val="0"/>
              <w:marBottom w:val="0"/>
              <w:divBdr>
                <w:top w:val="none" w:sz="0" w:space="0" w:color="auto"/>
                <w:left w:val="none" w:sz="0" w:space="0" w:color="auto"/>
                <w:bottom w:val="none" w:sz="0" w:space="0" w:color="auto"/>
                <w:right w:val="none" w:sz="0" w:space="0" w:color="auto"/>
              </w:divBdr>
            </w:div>
            <w:div w:id="1882090572">
              <w:marLeft w:val="0"/>
              <w:marRight w:val="0"/>
              <w:marTop w:val="0"/>
              <w:marBottom w:val="0"/>
              <w:divBdr>
                <w:top w:val="none" w:sz="0" w:space="0" w:color="auto"/>
                <w:left w:val="none" w:sz="0" w:space="0" w:color="auto"/>
                <w:bottom w:val="none" w:sz="0" w:space="0" w:color="auto"/>
                <w:right w:val="none" w:sz="0" w:space="0" w:color="auto"/>
              </w:divBdr>
            </w:div>
            <w:div w:id="1940335051">
              <w:marLeft w:val="0"/>
              <w:marRight w:val="0"/>
              <w:marTop w:val="0"/>
              <w:marBottom w:val="0"/>
              <w:divBdr>
                <w:top w:val="none" w:sz="0" w:space="0" w:color="auto"/>
                <w:left w:val="none" w:sz="0" w:space="0" w:color="auto"/>
                <w:bottom w:val="none" w:sz="0" w:space="0" w:color="auto"/>
                <w:right w:val="none" w:sz="0" w:space="0" w:color="auto"/>
              </w:divBdr>
            </w:div>
            <w:div w:id="1968661714">
              <w:marLeft w:val="0"/>
              <w:marRight w:val="0"/>
              <w:marTop w:val="0"/>
              <w:marBottom w:val="0"/>
              <w:divBdr>
                <w:top w:val="none" w:sz="0" w:space="0" w:color="auto"/>
                <w:left w:val="none" w:sz="0" w:space="0" w:color="auto"/>
                <w:bottom w:val="none" w:sz="0" w:space="0" w:color="auto"/>
                <w:right w:val="none" w:sz="0" w:space="0" w:color="auto"/>
              </w:divBdr>
            </w:div>
            <w:div w:id="1969161991">
              <w:marLeft w:val="0"/>
              <w:marRight w:val="0"/>
              <w:marTop w:val="0"/>
              <w:marBottom w:val="0"/>
              <w:divBdr>
                <w:top w:val="none" w:sz="0" w:space="0" w:color="auto"/>
                <w:left w:val="none" w:sz="0" w:space="0" w:color="auto"/>
                <w:bottom w:val="none" w:sz="0" w:space="0" w:color="auto"/>
                <w:right w:val="none" w:sz="0" w:space="0" w:color="auto"/>
              </w:divBdr>
            </w:div>
            <w:div w:id="1996571737">
              <w:marLeft w:val="0"/>
              <w:marRight w:val="0"/>
              <w:marTop w:val="0"/>
              <w:marBottom w:val="0"/>
              <w:divBdr>
                <w:top w:val="none" w:sz="0" w:space="0" w:color="auto"/>
                <w:left w:val="none" w:sz="0" w:space="0" w:color="auto"/>
                <w:bottom w:val="none" w:sz="0" w:space="0" w:color="auto"/>
                <w:right w:val="none" w:sz="0" w:space="0" w:color="auto"/>
              </w:divBdr>
            </w:div>
            <w:div w:id="2014257111">
              <w:marLeft w:val="0"/>
              <w:marRight w:val="0"/>
              <w:marTop w:val="0"/>
              <w:marBottom w:val="0"/>
              <w:divBdr>
                <w:top w:val="none" w:sz="0" w:space="0" w:color="auto"/>
                <w:left w:val="none" w:sz="0" w:space="0" w:color="auto"/>
                <w:bottom w:val="none" w:sz="0" w:space="0" w:color="auto"/>
                <w:right w:val="none" w:sz="0" w:space="0" w:color="auto"/>
              </w:divBdr>
            </w:div>
            <w:div w:id="2046249208">
              <w:marLeft w:val="0"/>
              <w:marRight w:val="0"/>
              <w:marTop w:val="0"/>
              <w:marBottom w:val="0"/>
              <w:divBdr>
                <w:top w:val="none" w:sz="0" w:space="0" w:color="auto"/>
                <w:left w:val="none" w:sz="0" w:space="0" w:color="auto"/>
                <w:bottom w:val="none" w:sz="0" w:space="0" w:color="auto"/>
                <w:right w:val="none" w:sz="0" w:space="0" w:color="auto"/>
              </w:divBdr>
            </w:div>
            <w:div w:id="2055805528">
              <w:marLeft w:val="0"/>
              <w:marRight w:val="0"/>
              <w:marTop w:val="0"/>
              <w:marBottom w:val="0"/>
              <w:divBdr>
                <w:top w:val="none" w:sz="0" w:space="0" w:color="auto"/>
                <w:left w:val="none" w:sz="0" w:space="0" w:color="auto"/>
                <w:bottom w:val="none" w:sz="0" w:space="0" w:color="auto"/>
                <w:right w:val="none" w:sz="0" w:space="0" w:color="auto"/>
              </w:divBdr>
            </w:div>
            <w:div w:id="2067675959">
              <w:marLeft w:val="0"/>
              <w:marRight w:val="0"/>
              <w:marTop w:val="0"/>
              <w:marBottom w:val="0"/>
              <w:divBdr>
                <w:top w:val="none" w:sz="0" w:space="0" w:color="auto"/>
                <w:left w:val="none" w:sz="0" w:space="0" w:color="auto"/>
                <w:bottom w:val="none" w:sz="0" w:space="0" w:color="auto"/>
                <w:right w:val="none" w:sz="0" w:space="0" w:color="auto"/>
              </w:divBdr>
            </w:div>
            <w:div w:id="2074036494">
              <w:marLeft w:val="0"/>
              <w:marRight w:val="0"/>
              <w:marTop w:val="0"/>
              <w:marBottom w:val="0"/>
              <w:divBdr>
                <w:top w:val="none" w:sz="0" w:space="0" w:color="auto"/>
                <w:left w:val="none" w:sz="0" w:space="0" w:color="auto"/>
                <w:bottom w:val="none" w:sz="0" w:space="0" w:color="auto"/>
                <w:right w:val="none" w:sz="0" w:space="0" w:color="auto"/>
              </w:divBdr>
            </w:div>
            <w:div w:id="2078549086">
              <w:marLeft w:val="0"/>
              <w:marRight w:val="0"/>
              <w:marTop w:val="0"/>
              <w:marBottom w:val="0"/>
              <w:divBdr>
                <w:top w:val="none" w:sz="0" w:space="0" w:color="auto"/>
                <w:left w:val="none" w:sz="0" w:space="0" w:color="auto"/>
                <w:bottom w:val="none" w:sz="0" w:space="0" w:color="auto"/>
                <w:right w:val="none" w:sz="0" w:space="0" w:color="auto"/>
              </w:divBdr>
            </w:div>
            <w:div w:id="2106655168">
              <w:marLeft w:val="0"/>
              <w:marRight w:val="0"/>
              <w:marTop w:val="0"/>
              <w:marBottom w:val="0"/>
              <w:divBdr>
                <w:top w:val="none" w:sz="0" w:space="0" w:color="auto"/>
                <w:left w:val="none" w:sz="0" w:space="0" w:color="auto"/>
                <w:bottom w:val="none" w:sz="0" w:space="0" w:color="auto"/>
                <w:right w:val="none" w:sz="0" w:space="0" w:color="auto"/>
              </w:divBdr>
            </w:div>
            <w:div w:id="2108429763">
              <w:marLeft w:val="0"/>
              <w:marRight w:val="0"/>
              <w:marTop w:val="0"/>
              <w:marBottom w:val="0"/>
              <w:divBdr>
                <w:top w:val="none" w:sz="0" w:space="0" w:color="auto"/>
                <w:left w:val="none" w:sz="0" w:space="0" w:color="auto"/>
                <w:bottom w:val="none" w:sz="0" w:space="0" w:color="auto"/>
                <w:right w:val="none" w:sz="0" w:space="0" w:color="auto"/>
              </w:divBdr>
            </w:div>
            <w:div w:id="2114280395">
              <w:marLeft w:val="0"/>
              <w:marRight w:val="0"/>
              <w:marTop w:val="0"/>
              <w:marBottom w:val="0"/>
              <w:divBdr>
                <w:top w:val="none" w:sz="0" w:space="0" w:color="auto"/>
                <w:left w:val="none" w:sz="0" w:space="0" w:color="auto"/>
                <w:bottom w:val="none" w:sz="0" w:space="0" w:color="auto"/>
                <w:right w:val="none" w:sz="0" w:space="0" w:color="auto"/>
              </w:divBdr>
            </w:div>
            <w:div w:id="2135752780">
              <w:marLeft w:val="0"/>
              <w:marRight w:val="0"/>
              <w:marTop w:val="0"/>
              <w:marBottom w:val="0"/>
              <w:divBdr>
                <w:top w:val="none" w:sz="0" w:space="0" w:color="auto"/>
                <w:left w:val="none" w:sz="0" w:space="0" w:color="auto"/>
                <w:bottom w:val="none" w:sz="0" w:space="0" w:color="auto"/>
                <w:right w:val="none" w:sz="0" w:space="0" w:color="auto"/>
              </w:divBdr>
            </w:div>
            <w:div w:id="2136680861">
              <w:marLeft w:val="0"/>
              <w:marRight w:val="0"/>
              <w:marTop w:val="0"/>
              <w:marBottom w:val="0"/>
              <w:divBdr>
                <w:top w:val="none" w:sz="0" w:space="0" w:color="auto"/>
                <w:left w:val="none" w:sz="0" w:space="0" w:color="auto"/>
                <w:bottom w:val="none" w:sz="0" w:space="0" w:color="auto"/>
                <w:right w:val="none" w:sz="0" w:space="0" w:color="auto"/>
              </w:divBdr>
            </w:div>
            <w:div w:id="214277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98777">
      <w:bodyDiv w:val="1"/>
      <w:marLeft w:val="0"/>
      <w:marRight w:val="0"/>
      <w:marTop w:val="0"/>
      <w:marBottom w:val="0"/>
      <w:divBdr>
        <w:top w:val="none" w:sz="0" w:space="0" w:color="auto"/>
        <w:left w:val="none" w:sz="0" w:space="0" w:color="auto"/>
        <w:bottom w:val="none" w:sz="0" w:space="0" w:color="auto"/>
        <w:right w:val="none" w:sz="0" w:space="0" w:color="auto"/>
      </w:divBdr>
      <w:divsChild>
        <w:div w:id="2047557252">
          <w:marLeft w:val="0"/>
          <w:marRight w:val="0"/>
          <w:marTop w:val="0"/>
          <w:marBottom w:val="0"/>
          <w:divBdr>
            <w:top w:val="none" w:sz="0" w:space="0" w:color="auto"/>
            <w:left w:val="none" w:sz="0" w:space="0" w:color="auto"/>
            <w:bottom w:val="none" w:sz="0" w:space="0" w:color="auto"/>
            <w:right w:val="none" w:sz="0" w:space="0" w:color="auto"/>
          </w:divBdr>
          <w:divsChild>
            <w:div w:id="1368457463">
              <w:marLeft w:val="0"/>
              <w:marRight w:val="0"/>
              <w:marTop w:val="0"/>
              <w:marBottom w:val="0"/>
              <w:divBdr>
                <w:top w:val="none" w:sz="0" w:space="0" w:color="auto"/>
                <w:left w:val="none" w:sz="0" w:space="0" w:color="auto"/>
                <w:bottom w:val="none" w:sz="0" w:space="0" w:color="auto"/>
                <w:right w:val="none" w:sz="0" w:space="0" w:color="auto"/>
              </w:divBdr>
            </w:div>
            <w:div w:id="1722555037">
              <w:marLeft w:val="0"/>
              <w:marRight w:val="0"/>
              <w:marTop w:val="0"/>
              <w:marBottom w:val="0"/>
              <w:divBdr>
                <w:top w:val="none" w:sz="0" w:space="0" w:color="auto"/>
                <w:left w:val="none" w:sz="0" w:space="0" w:color="auto"/>
                <w:bottom w:val="none" w:sz="0" w:space="0" w:color="auto"/>
                <w:right w:val="none" w:sz="0" w:space="0" w:color="auto"/>
              </w:divBdr>
            </w:div>
            <w:div w:id="1889684101">
              <w:marLeft w:val="0"/>
              <w:marRight w:val="0"/>
              <w:marTop w:val="0"/>
              <w:marBottom w:val="0"/>
              <w:divBdr>
                <w:top w:val="none" w:sz="0" w:space="0" w:color="auto"/>
                <w:left w:val="none" w:sz="0" w:space="0" w:color="auto"/>
                <w:bottom w:val="none" w:sz="0" w:space="0" w:color="auto"/>
                <w:right w:val="none" w:sz="0" w:space="0" w:color="auto"/>
              </w:divBdr>
            </w:div>
            <w:div w:id="211832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51913">
      <w:bodyDiv w:val="1"/>
      <w:marLeft w:val="0"/>
      <w:marRight w:val="0"/>
      <w:marTop w:val="0"/>
      <w:marBottom w:val="0"/>
      <w:divBdr>
        <w:top w:val="none" w:sz="0" w:space="0" w:color="auto"/>
        <w:left w:val="none" w:sz="0" w:space="0" w:color="auto"/>
        <w:bottom w:val="none" w:sz="0" w:space="0" w:color="auto"/>
        <w:right w:val="none" w:sz="0" w:space="0" w:color="auto"/>
      </w:divBdr>
      <w:divsChild>
        <w:div w:id="797647266">
          <w:marLeft w:val="0"/>
          <w:marRight w:val="0"/>
          <w:marTop w:val="0"/>
          <w:marBottom w:val="0"/>
          <w:divBdr>
            <w:top w:val="none" w:sz="0" w:space="0" w:color="auto"/>
            <w:left w:val="none" w:sz="0" w:space="0" w:color="auto"/>
            <w:bottom w:val="none" w:sz="0" w:space="0" w:color="auto"/>
            <w:right w:val="none" w:sz="0" w:space="0" w:color="auto"/>
          </w:divBdr>
          <w:divsChild>
            <w:div w:id="88803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05633">
      <w:bodyDiv w:val="1"/>
      <w:marLeft w:val="0"/>
      <w:marRight w:val="0"/>
      <w:marTop w:val="0"/>
      <w:marBottom w:val="0"/>
      <w:divBdr>
        <w:top w:val="none" w:sz="0" w:space="0" w:color="auto"/>
        <w:left w:val="none" w:sz="0" w:space="0" w:color="auto"/>
        <w:bottom w:val="none" w:sz="0" w:space="0" w:color="auto"/>
        <w:right w:val="none" w:sz="0" w:space="0" w:color="auto"/>
      </w:divBdr>
      <w:divsChild>
        <w:div w:id="293677999">
          <w:marLeft w:val="0"/>
          <w:marRight w:val="0"/>
          <w:marTop w:val="0"/>
          <w:marBottom w:val="0"/>
          <w:divBdr>
            <w:top w:val="none" w:sz="0" w:space="0" w:color="auto"/>
            <w:left w:val="none" w:sz="0" w:space="0" w:color="auto"/>
            <w:bottom w:val="none" w:sz="0" w:space="0" w:color="auto"/>
            <w:right w:val="none" w:sz="0" w:space="0" w:color="auto"/>
          </w:divBdr>
          <w:divsChild>
            <w:div w:id="1168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72839">
      <w:bodyDiv w:val="1"/>
      <w:marLeft w:val="0"/>
      <w:marRight w:val="0"/>
      <w:marTop w:val="0"/>
      <w:marBottom w:val="0"/>
      <w:divBdr>
        <w:top w:val="none" w:sz="0" w:space="0" w:color="auto"/>
        <w:left w:val="none" w:sz="0" w:space="0" w:color="auto"/>
        <w:bottom w:val="none" w:sz="0" w:space="0" w:color="auto"/>
        <w:right w:val="none" w:sz="0" w:space="0" w:color="auto"/>
      </w:divBdr>
      <w:divsChild>
        <w:div w:id="2139178378">
          <w:marLeft w:val="0"/>
          <w:marRight w:val="0"/>
          <w:marTop w:val="0"/>
          <w:marBottom w:val="0"/>
          <w:divBdr>
            <w:top w:val="none" w:sz="0" w:space="0" w:color="auto"/>
            <w:left w:val="none" w:sz="0" w:space="0" w:color="auto"/>
            <w:bottom w:val="none" w:sz="0" w:space="0" w:color="auto"/>
            <w:right w:val="none" w:sz="0" w:space="0" w:color="auto"/>
          </w:divBdr>
          <w:divsChild>
            <w:div w:id="275411165">
              <w:marLeft w:val="0"/>
              <w:marRight w:val="0"/>
              <w:marTop w:val="0"/>
              <w:marBottom w:val="0"/>
              <w:divBdr>
                <w:top w:val="none" w:sz="0" w:space="0" w:color="auto"/>
                <w:left w:val="none" w:sz="0" w:space="0" w:color="auto"/>
                <w:bottom w:val="none" w:sz="0" w:space="0" w:color="auto"/>
                <w:right w:val="none" w:sz="0" w:space="0" w:color="auto"/>
              </w:divBdr>
            </w:div>
            <w:div w:id="1244532526">
              <w:marLeft w:val="0"/>
              <w:marRight w:val="0"/>
              <w:marTop w:val="0"/>
              <w:marBottom w:val="0"/>
              <w:divBdr>
                <w:top w:val="none" w:sz="0" w:space="0" w:color="auto"/>
                <w:left w:val="none" w:sz="0" w:space="0" w:color="auto"/>
                <w:bottom w:val="none" w:sz="0" w:space="0" w:color="auto"/>
                <w:right w:val="none" w:sz="0" w:space="0" w:color="auto"/>
              </w:divBdr>
            </w:div>
            <w:div w:id="1258247231">
              <w:marLeft w:val="0"/>
              <w:marRight w:val="0"/>
              <w:marTop w:val="0"/>
              <w:marBottom w:val="0"/>
              <w:divBdr>
                <w:top w:val="none" w:sz="0" w:space="0" w:color="auto"/>
                <w:left w:val="none" w:sz="0" w:space="0" w:color="auto"/>
                <w:bottom w:val="none" w:sz="0" w:space="0" w:color="auto"/>
                <w:right w:val="none" w:sz="0" w:space="0" w:color="auto"/>
              </w:divBdr>
            </w:div>
            <w:div w:id="173515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9511">
      <w:bodyDiv w:val="1"/>
      <w:marLeft w:val="0"/>
      <w:marRight w:val="0"/>
      <w:marTop w:val="0"/>
      <w:marBottom w:val="0"/>
      <w:divBdr>
        <w:top w:val="none" w:sz="0" w:space="0" w:color="auto"/>
        <w:left w:val="none" w:sz="0" w:space="0" w:color="auto"/>
        <w:bottom w:val="none" w:sz="0" w:space="0" w:color="auto"/>
        <w:right w:val="none" w:sz="0" w:space="0" w:color="auto"/>
      </w:divBdr>
      <w:divsChild>
        <w:div w:id="669257314">
          <w:marLeft w:val="0"/>
          <w:marRight w:val="0"/>
          <w:marTop w:val="0"/>
          <w:marBottom w:val="0"/>
          <w:divBdr>
            <w:top w:val="none" w:sz="0" w:space="0" w:color="auto"/>
            <w:left w:val="none" w:sz="0" w:space="0" w:color="auto"/>
            <w:bottom w:val="none" w:sz="0" w:space="0" w:color="auto"/>
            <w:right w:val="none" w:sz="0" w:space="0" w:color="auto"/>
          </w:divBdr>
          <w:divsChild>
            <w:div w:id="154332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565080">
      <w:bodyDiv w:val="1"/>
      <w:marLeft w:val="0"/>
      <w:marRight w:val="0"/>
      <w:marTop w:val="0"/>
      <w:marBottom w:val="0"/>
      <w:divBdr>
        <w:top w:val="none" w:sz="0" w:space="0" w:color="auto"/>
        <w:left w:val="none" w:sz="0" w:space="0" w:color="auto"/>
        <w:bottom w:val="none" w:sz="0" w:space="0" w:color="auto"/>
        <w:right w:val="none" w:sz="0" w:space="0" w:color="auto"/>
      </w:divBdr>
      <w:divsChild>
        <w:div w:id="1012879004">
          <w:marLeft w:val="0"/>
          <w:marRight w:val="0"/>
          <w:marTop w:val="0"/>
          <w:marBottom w:val="0"/>
          <w:divBdr>
            <w:top w:val="none" w:sz="0" w:space="0" w:color="auto"/>
            <w:left w:val="none" w:sz="0" w:space="0" w:color="auto"/>
            <w:bottom w:val="none" w:sz="0" w:space="0" w:color="auto"/>
            <w:right w:val="none" w:sz="0" w:space="0" w:color="auto"/>
          </w:divBdr>
          <w:divsChild>
            <w:div w:id="90013550">
              <w:marLeft w:val="0"/>
              <w:marRight w:val="0"/>
              <w:marTop w:val="0"/>
              <w:marBottom w:val="0"/>
              <w:divBdr>
                <w:top w:val="none" w:sz="0" w:space="0" w:color="auto"/>
                <w:left w:val="none" w:sz="0" w:space="0" w:color="auto"/>
                <w:bottom w:val="none" w:sz="0" w:space="0" w:color="auto"/>
                <w:right w:val="none" w:sz="0" w:space="0" w:color="auto"/>
              </w:divBdr>
            </w:div>
            <w:div w:id="112093793">
              <w:marLeft w:val="0"/>
              <w:marRight w:val="0"/>
              <w:marTop w:val="0"/>
              <w:marBottom w:val="0"/>
              <w:divBdr>
                <w:top w:val="none" w:sz="0" w:space="0" w:color="auto"/>
                <w:left w:val="none" w:sz="0" w:space="0" w:color="auto"/>
                <w:bottom w:val="none" w:sz="0" w:space="0" w:color="auto"/>
                <w:right w:val="none" w:sz="0" w:space="0" w:color="auto"/>
              </w:divBdr>
            </w:div>
            <w:div w:id="123812905">
              <w:marLeft w:val="0"/>
              <w:marRight w:val="0"/>
              <w:marTop w:val="0"/>
              <w:marBottom w:val="0"/>
              <w:divBdr>
                <w:top w:val="none" w:sz="0" w:space="0" w:color="auto"/>
                <w:left w:val="none" w:sz="0" w:space="0" w:color="auto"/>
                <w:bottom w:val="none" w:sz="0" w:space="0" w:color="auto"/>
                <w:right w:val="none" w:sz="0" w:space="0" w:color="auto"/>
              </w:divBdr>
            </w:div>
            <w:div w:id="184370887">
              <w:marLeft w:val="0"/>
              <w:marRight w:val="0"/>
              <w:marTop w:val="0"/>
              <w:marBottom w:val="0"/>
              <w:divBdr>
                <w:top w:val="none" w:sz="0" w:space="0" w:color="auto"/>
                <w:left w:val="none" w:sz="0" w:space="0" w:color="auto"/>
                <w:bottom w:val="none" w:sz="0" w:space="0" w:color="auto"/>
                <w:right w:val="none" w:sz="0" w:space="0" w:color="auto"/>
              </w:divBdr>
            </w:div>
            <w:div w:id="432214852">
              <w:marLeft w:val="0"/>
              <w:marRight w:val="0"/>
              <w:marTop w:val="0"/>
              <w:marBottom w:val="0"/>
              <w:divBdr>
                <w:top w:val="none" w:sz="0" w:space="0" w:color="auto"/>
                <w:left w:val="none" w:sz="0" w:space="0" w:color="auto"/>
                <w:bottom w:val="none" w:sz="0" w:space="0" w:color="auto"/>
                <w:right w:val="none" w:sz="0" w:space="0" w:color="auto"/>
              </w:divBdr>
            </w:div>
            <w:div w:id="488711868">
              <w:marLeft w:val="0"/>
              <w:marRight w:val="0"/>
              <w:marTop w:val="0"/>
              <w:marBottom w:val="0"/>
              <w:divBdr>
                <w:top w:val="none" w:sz="0" w:space="0" w:color="auto"/>
                <w:left w:val="none" w:sz="0" w:space="0" w:color="auto"/>
                <w:bottom w:val="none" w:sz="0" w:space="0" w:color="auto"/>
                <w:right w:val="none" w:sz="0" w:space="0" w:color="auto"/>
              </w:divBdr>
            </w:div>
            <w:div w:id="572353857">
              <w:marLeft w:val="0"/>
              <w:marRight w:val="0"/>
              <w:marTop w:val="0"/>
              <w:marBottom w:val="0"/>
              <w:divBdr>
                <w:top w:val="none" w:sz="0" w:space="0" w:color="auto"/>
                <w:left w:val="none" w:sz="0" w:space="0" w:color="auto"/>
                <w:bottom w:val="none" w:sz="0" w:space="0" w:color="auto"/>
                <w:right w:val="none" w:sz="0" w:space="0" w:color="auto"/>
              </w:divBdr>
            </w:div>
            <w:div w:id="572663096">
              <w:marLeft w:val="0"/>
              <w:marRight w:val="0"/>
              <w:marTop w:val="0"/>
              <w:marBottom w:val="0"/>
              <w:divBdr>
                <w:top w:val="none" w:sz="0" w:space="0" w:color="auto"/>
                <w:left w:val="none" w:sz="0" w:space="0" w:color="auto"/>
                <w:bottom w:val="none" w:sz="0" w:space="0" w:color="auto"/>
                <w:right w:val="none" w:sz="0" w:space="0" w:color="auto"/>
              </w:divBdr>
            </w:div>
            <w:div w:id="636036466">
              <w:marLeft w:val="0"/>
              <w:marRight w:val="0"/>
              <w:marTop w:val="0"/>
              <w:marBottom w:val="0"/>
              <w:divBdr>
                <w:top w:val="none" w:sz="0" w:space="0" w:color="auto"/>
                <w:left w:val="none" w:sz="0" w:space="0" w:color="auto"/>
                <w:bottom w:val="none" w:sz="0" w:space="0" w:color="auto"/>
                <w:right w:val="none" w:sz="0" w:space="0" w:color="auto"/>
              </w:divBdr>
            </w:div>
            <w:div w:id="820925217">
              <w:marLeft w:val="0"/>
              <w:marRight w:val="0"/>
              <w:marTop w:val="0"/>
              <w:marBottom w:val="0"/>
              <w:divBdr>
                <w:top w:val="none" w:sz="0" w:space="0" w:color="auto"/>
                <w:left w:val="none" w:sz="0" w:space="0" w:color="auto"/>
                <w:bottom w:val="none" w:sz="0" w:space="0" w:color="auto"/>
                <w:right w:val="none" w:sz="0" w:space="0" w:color="auto"/>
              </w:divBdr>
            </w:div>
            <w:div w:id="856390487">
              <w:marLeft w:val="0"/>
              <w:marRight w:val="0"/>
              <w:marTop w:val="0"/>
              <w:marBottom w:val="0"/>
              <w:divBdr>
                <w:top w:val="none" w:sz="0" w:space="0" w:color="auto"/>
                <w:left w:val="none" w:sz="0" w:space="0" w:color="auto"/>
                <w:bottom w:val="none" w:sz="0" w:space="0" w:color="auto"/>
                <w:right w:val="none" w:sz="0" w:space="0" w:color="auto"/>
              </w:divBdr>
            </w:div>
            <w:div w:id="919677677">
              <w:marLeft w:val="0"/>
              <w:marRight w:val="0"/>
              <w:marTop w:val="0"/>
              <w:marBottom w:val="0"/>
              <w:divBdr>
                <w:top w:val="none" w:sz="0" w:space="0" w:color="auto"/>
                <w:left w:val="none" w:sz="0" w:space="0" w:color="auto"/>
                <w:bottom w:val="none" w:sz="0" w:space="0" w:color="auto"/>
                <w:right w:val="none" w:sz="0" w:space="0" w:color="auto"/>
              </w:divBdr>
            </w:div>
            <w:div w:id="1264997776">
              <w:marLeft w:val="0"/>
              <w:marRight w:val="0"/>
              <w:marTop w:val="0"/>
              <w:marBottom w:val="0"/>
              <w:divBdr>
                <w:top w:val="none" w:sz="0" w:space="0" w:color="auto"/>
                <w:left w:val="none" w:sz="0" w:space="0" w:color="auto"/>
                <w:bottom w:val="none" w:sz="0" w:space="0" w:color="auto"/>
                <w:right w:val="none" w:sz="0" w:space="0" w:color="auto"/>
              </w:divBdr>
            </w:div>
            <w:div w:id="1478836015">
              <w:marLeft w:val="0"/>
              <w:marRight w:val="0"/>
              <w:marTop w:val="0"/>
              <w:marBottom w:val="0"/>
              <w:divBdr>
                <w:top w:val="none" w:sz="0" w:space="0" w:color="auto"/>
                <w:left w:val="none" w:sz="0" w:space="0" w:color="auto"/>
                <w:bottom w:val="none" w:sz="0" w:space="0" w:color="auto"/>
                <w:right w:val="none" w:sz="0" w:space="0" w:color="auto"/>
              </w:divBdr>
            </w:div>
            <w:div w:id="1558393552">
              <w:marLeft w:val="0"/>
              <w:marRight w:val="0"/>
              <w:marTop w:val="0"/>
              <w:marBottom w:val="0"/>
              <w:divBdr>
                <w:top w:val="none" w:sz="0" w:space="0" w:color="auto"/>
                <w:left w:val="none" w:sz="0" w:space="0" w:color="auto"/>
                <w:bottom w:val="none" w:sz="0" w:space="0" w:color="auto"/>
                <w:right w:val="none" w:sz="0" w:space="0" w:color="auto"/>
              </w:divBdr>
            </w:div>
            <w:div w:id="1632789295">
              <w:marLeft w:val="0"/>
              <w:marRight w:val="0"/>
              <w:marTop w:val="0"/>
              <w:marBottom w:val="0"/>
              <w:divBdr>
                <w:top w:val="none" w:sz="0" w:space="0" w:color="auto"/>
                <w:left w:val="none" w:sz="0" w:space="0" w:color="auto"/>
                <w:bottom w:val="none" w:sz="0" w:space="0" w:color="auto"/>
                <w:right w:val="none" w:sz="0" w:space="0" w:color="auto"/>
              </w:divBdr>
            </w:div>
            <w:div w:id="1647859118">
              <w:marLeft w:val="0"/>
              <w:marRight w:val="0"/>
              <w:marTop w:val="0"/>
              <w:marBottom w:val="0"/>
              <w:divBdr>
                <w:top w:val="none" w:sz="0" w:space="0" w:color="auto"/>
                <w:left w:val="none" w:sz="0" w:space="0" w:color="auto"/>
                <w:bottom w:val="none" w:sz="0" w:space="0" w:color="auto"/>
                <w:right w:val="none" w:sz="0" w:space="0" w:color="auto"/>
              </w:divBdr>
            </w:div>
            <w:div w:id="1738356694">
              <w:marLeft w:val="0"/>
              <w:marRight w:val="0"/>
              <w:marTop w:val="0"/>
              <w:marBottom w:val="0"/>
              <w:divBdr>
                <w:top w:val="none" w:sz="0" w:space="0" w:color="auto"/>
                <w:left w:val="none" w:sz="0" w:space="0" w:color="auto"/>
                <w:bottom w:val="none" w:sz="0" w:space="0" w:color="auto"/>
                <w:right w:val="none" w:sz="0" w:space="0" w:color="auto"/>
              </w:divBdr>
            </w:div>
            <w:div w:id="191099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51243">
      <w:bodyDiv w:val="1"/>
      <w:marLeft w:val="0"/>
      <w:marRight w:val="0"/>
      <w:marTop w:val="0"/>
      <w:marBottom w:val="0"/>
      <w:divBdr>
        <w:top w:val="none" w:sz="0" w:space="0" w:color="auto"/>
        <w:left w:val="none" w:sz="0" w:space="0" w:color="auto"/>
        <w:bottom w:val="none" w:sz="0" w:space="0" w:color="auto"/>
        <w:right w:val="none" w:sz="0" w:space="0" w:color="auto"/>
      </w:divBdr>
      <w:divsChild>
        <w:div w:id="1280340289">
          <w:marLeft w:val="0"/>
          <w:marRight w:val="0"/>
          <w:marTop w:val="0"/>
          <w:marBottom w:val="0"/>
          <w:divBdr>
            <w:top w:val="none" w:sz="0" w:space="0" w:color="auto"/>
            <w:left w:val="none" w:sz="0" w:space="0" w:color="auto"/>
            <w:bottom w:val="none" w:sz="0" w:space="0" w:color="auto"/>
            <w:right w:val="none" w:sz="0" w:space="0" w:color="auto"/>
          </w:divBdr>
          <w:divsChild>
            <w:div w:id="191990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84039">
      <w:bodyDiv w:val="1"/>
      <w:marLeft w:val="0"/>
      <w:marRight w:val="0"/>
      <w:marTop w:val="0"/>
      <w:marBottom w:val="0"/>
      <w:divBdr>
        <w:top w:val="none" w:sz="0" w:space="0" w:color="auto"/>
        <w:left w:val="none" w:sz="0" w:space="0" w:color="auto"/>
        <w:bottom w:val="none" w:sz="0" w:space="0" w:color="auto"/>
        <w:right w:val="none" w:sz="0" w:space="0" w:color="auto"/>
      </w:divBdr>
      <w:divsChild>
        <w:div w:id="186874137">
          <w:marLeft w:val="0"/>
          <w:marRight w:val="0"/>
          <w:marTop w:val="0"/>
          <w:marBottom w:val="0"/>
          <w:divBdr>
            <w:top w:val="none" w:sz="0" w:space="0" w:color="auto"/>
            <w:left w:val="none" w:sz="0" w:space="0" w:color="auto"/>
            <w:bottom w:val="none" w:sz="0" w:space="0" w:color="auto"/>
            <w:right w:val="none" w:sz="0" w:space="0" w:color="auto"/>
          </w:divBdr>
          <w:divsChild>
            <w:div w:id="70067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1002">
      <w:bodyDiv w:val="1"/>
      <w:marLeft w:val="0"/>
      <w:marRight w:val="0"/>
      <w:marTop w:val="0"/>
      <w:marBottom w:val="0"/>
      <w:divBdr>
        <w:top w:val="none" w:sz="0" w:space="0" w:color="auto"/>
        <w:left w:val="none" w:sz="0" w:space="0" w:color="auto"/>
        <w:bottom w:val="none" w:sz="0" w:space="0" w:color="auto"/>
        <w:right w:val="none" w:sz="0" w:space="0" w:color="auto"/>
      </w:divBdr>
      <w:divsChild>
        <w:div w:id="257639758">
          <w:marLeft w:val="0"/>
          <w:marRight w:val="0"/>
          <w:marTop w:val="0"/>
          <w:marBottom w:val="0"/>
          <w:divBdr>
            <w:top w:val="none" w:sz="0" w:space="0" w:color="auto"/>
            <w:left w:val="none" w:sz="0" w:space="0" w:color="auto"/>
            <w:bottom w:val="none" w:sz="0" w:space="0" w:color="auto"/>
            <w:right w:val="none" w:sz="0" w:space="0" w:color="auto"/>
          </w:divBdr>
          <w:divsChild>
            <w:div w:id="161273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70115">
      <w:bodyDiv w:val="1"/>
      <w:marLeft w:val="0"/>
      <w:marRight w:val="0"/>
      <w:marTop w:val="0"/>
      <w:marBottom w:val="0"/>
      <w:divBdr>
        <w:top w:val="none" w:sz="0" w:space="0" w:color="auto"/>
        <w:left w:val="none" w:sz="0" w:space="0" w:color="auto"/>
        <w:bottom w:val="none" w:sz="0" w:space="0" w:color="auto"/>
        <w:right w:val="none" w:sz="0" w:space="0" w:color="auto"/>
      </w:divBdr>
      <w:divsChild>
        <w:div w:id="1093628735">
          <w:marLeft w:val="0"/>
          <w:marRight w:val="0"/>
          <w:marTop w:val="0"/>
          <w:marBottom w:val="0"/>
          <w:divBdr>
            <w:top w:val="none" w:sz="0" w:space="0" w:color="auto"/>
            <w:left w:val="none" w:sz="0" w:space="0" w:color="auto"/>
            <w:bottom w:val="none" w:sz="0" w:space="0" w:color="auto"/>
            <w:right w:val="none" w:sz="0" w:space="0" w:color="auto"/>
          </w:divBdr>
          <w:divsChild>
            <w:div w:id="233976420">
              <w:marLeft w:val="0"/>
              <w:marRight w:val="0"/>
              <w:marTop w:val="0"/>
              <w:marBottom w:val="0"/>
              <w:divBdr>
                <w:top w:val="none" w:sz="0" w:space="0" w:color="auto"/>
                <w:left w:val="none" w:sz="0" w:space="0" w:color="auto"/>
                <w:bottom w:val="none" w:sz="0" w:space="0" w:color="auto"/>
                <w:right w:val="none" w:sz="0" w:space="0" w:color="auto"/>
              </w:divBdr>
            </w:div>
            <w:div w:id="595675993">
              <w:marLeft w:val="0"/>
              <w:marRight w:val="0"/>
              <w:marTop w:val="0"/>
              <w:marBottom w:val="0"/>
              <w:divBdr>
                <w:top w:val="none" w:sz="0" w:space="0" w:color="auto"/>
                <w:left w:val="none" w:sz="0" w:space="0" w:color="auto"/>
                <w:bottom w:val="none" w:sz="0" w:space="0" w:color="auto"/>
                <w:right w:val="none" w:sz="0" w:space="0" w:color="auto"/>
              </w:divBdr>
            </w:div>
            <w:div w:id="1033386070">
              <w:marLeft w:val="0"/>
              <w:marRight w:val="0"/>
              <w:marTop w:val="0"/>
              <w:marBottom w:val="0"/>
              <w:divBdr>
                <w:top w:val="none" w:sz="0" w:space="0" w:color="auto"/>
                <w:left w:val="none" w:sz="0" w:space="0" w:color="auto"/>
                <w:bottom w:val="none" w:sz="0" w:space="0" w:color="auto"/>
                <w:right w:val="none" w:sz="0" w:space="0" w:color="auto"/>
              </w:divBdr>
            </w:div>
            <w:div w:id="111786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50351">
      <w:bodyDiv w:val="1"/>
      <w:marLeft w:val="0"/>
      <w:marRight w:val="0"/>
      <w:marTop w:val="0"/>
      <w:marBottom w:val="0"/>
      <w:divBdr>
        <w:top w:val="none" w:sz="0" w:space="0" w:color="auto"/>
        <w:left w:val="none" w:sz="0" w:space="0" w:color="auto"/>
        <w:bottom w:val="none" w:sz="0" w:space="0" w:color="auto"/>
        <w:right w:val="none" w:sz="0" w:space="0" w:color="auto"/>
      </w:divBdr>
      <w:divsChild>
        <w:div w:id="415244663">
          <w:marLeft w:val="0"/>
          <w:marRight w:val="0"/>
          <w:marTop w:val="0"/>
          <w:marBottom w:val="0"/>
          <w:divBdr>
            <w:top w:val="none" w:sz="0" w:space="0" w:color="auto"/>
            <w:left w:val="none" w:sz="0" w:space="0" w:color="auto"/>
            <w:bottom w:val="none" w:sz="0" w:space="0" w:color="auto"/>
            <w:right w:val="none" w:sz="0" w:space="0" w:color="auto"/>
          </w:divBdr>
          <w:divsChild>
            <w:div w:id="115954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65444">
      <w:bodyDiv w:val="1"/>
      <w:marLeft w:val="0"/>
      <w:marRight w:val="0"/>
      <w:marTop w:val="0"/>
      <w:marBottom w:val="0"/>
      <w:divBdr>
        <w:top w:val="none" w:sz="0" w:space="0" w:color="auto"/>
        <w:left w:val="none" w:sz="0" w:space="0" w:color="auto"/>
        <w:bottom w:val="none" w:sz="0" w:space="0" w:color="auto"/>
        <w:right w:val="none" w:sz="0" w:space="0" w:color="auto"/>
      </w:divBdr>
      <w:divsChild>
        <w:div w:id="1828937868">
          <w:marLeft w:val="0"/>
          <w:marRight w:val="0"/>
          <w:marTop w:val="0"/>
          <w:marBottom w:val="0"/>
          <w:divBdr>
            <w:top w:val="none" w:sz="0" w:space="0" w:color="auto"/>
            <w:left w:val="none" w:sz="0" w:space="0" w:color="auto"/>
            <w:bottom w:val="none" w:sz="0" w:space="0" w:color="auto"/>
            <w:right w:val="none" w:sz="0" w:space="0" w:color="auto"/>
          </w:divBdr>
          <w:divsChild>
            <w:div w:id="32655614">
              <w:marLeft w:val="0"/>
              <w:marRight w:val="0"/>
              <w:marTop w:val="0"/>
              <w:marBottom w:val="0"/>
              <w:divBdr>
                <w:top w:val="none" w:sz="0" w:space="0" w:color="auto"/>
                <w:left w:val="none" w:sz="0" w:space="0" w:color="auto"/>
                <w:bottom w:val="none" w:sz="0" w:space="0" w:color="auto"/>
                <w:right w:val="none" w:sz="0" w:space="0" w:color="auto"/>
              </w:divBdr>
            </w:div>
            <w:div w:id="45227507">
              <w:marLeft w:val="0"/>
              <w:marRight w:val="0"/>
              <w:marTop w:val="0"/>
              <w:marBottom w:val="0"/>
              <w:divBdr>
                <w:top w:val="none" w:sz="0" w:space="0" w:color="auto"/>
                <w:left w:val="none" w:sz="0" w:space="0" w:color="auto"/>
                <w:bottom w:val="none" w:sz="0" w:space="0" w:color="auto"/>
                <w:right w:val="none" w:sz="0" w:space="0" w:color="auto"/>
              </w:divBdr>
            </w:div>
            <w:div w:id="133640123">
              <w:marLeft w:val="0"/>
              <w:marRight w:val="0"/>
              <w:marTop w:val="0"/>
              <w:marBottom w:val="0"/>
              <w:divBdr>
                <w:top w:val="none" w:sz="0" w:space="0" w:color="auto"/>
                <w:left w:val="none" w:sz="0" w:space="0" w:color="auto"/>
                <w:bottom w:val="none" w:sz="0" w:space="0" w:color="auto"/>
                <w:right w:val="none" w:sz="0" w:space="0" w:color="auto"/>
              </w:divBdr>
            </w:div>
            <w:div w:id="212355969">
              <w:marLeft w:val="0"/>
              <w:marRight w:val="0"/>
              <w:marTop w:val="0"/>
              <w:marBottom w:val="0"/>
              <w:divBdr>
                <w:top w:val="none" w:sz="0" w:space="0" w:color="auto"/>
                <w:left w:val="none" w:sz="0" w:space="0" w:color="auto"/>
                <w:bottom w:val="none" w:sz="0" w:space="0" w:color="auto"/>
                <w:right w:val="none" w:sz="0" w:space="0" w:color="auto"/>
              </w:divBdr>
            </w:div>
            <w:div w:id="248467413">
              <w:marLeft w:val="0"/>
              <w:marRight w:val="0"/>
              <w:marTop w:val="0"/>
              <w:marBottom w:val="0"/>
              <w:divBdr>
                <w:top w:val="none" w:sz="0" w:space="0" w:color="auto"/>
                <w:left w:val="none" w:sz="0" w:space="0" w:color="auto"/>
                <w:bottom w:val="none" w:sz="0" w:space="0" w:color="auto"/>
                <w:right w:val="none" w:sz="0" w:space="0" w:color="auto"/>
              </w:divBdr>
            </w:div>
            <w:div w:id="255601881">
              <w:marLeft w:val="0"/>
              <w:marRight w:val="0"/>
              <w:marTop w:val="0"/>
              <w:marBottom w:val="0"/>
              <w:divBdr>
                <w:top w:val="none" w:sz="0" w:space="0" w:color="auto"/>
                <w:left w:val="none" w:sz="0" w:space="0" w:color="auto"/>
                <w:bottom w:val="none" w:sz="0" w:space="0" w:color="auto"/>
                <w:right w:val="none" w:sz="0" w:space="0" w:color="auto"/>
              </w:divBdr>
            </w:div>
            <w:div w:id="297616060">
              <w:marLeft w:val="0"/>
              <w:marRight w:val="0"/>
              <w:marTop w:val="0"/>
              <w:marBottom w:val="0"/>
              <w:divBdr>
                <w:top w:val="none" w:sz="0" w:space="0" w:color="auto"/>
                <w:left w:val="none" w:sz="0" w:space="0" w:color="auto"/>
                <w:bottom w:val="none" w:sz="0" w:space="0" w:color="auto"/>
                <w:right w:val="none" w:sz="0" w:space="0" w:color="auto"/>
              </w:divBdr>
            </w:div>
            <w:div w:id="368922496">
              <w:marLeft w:val="0"/>
              <w:marRight w:val="0"/>
              <w:marTop w:val="0"/>
              <w:marBottom w:val="0"/>
              <w:divBdr>
                <w:top w:val="none" w:sz="0" w:space="0" w:color="auto"/>
                <w:left w:val="none" w:sz="0" w:space="0" w:color="auto"/>
                <w:bottom w:val="none" w:sz="0" w:space="0" w:color="auto"/>
                <w:right w:val="none" w:sz="0" w:space="0" w:color="auto"/>
              </w:divBdr>
            </w:div>
            <w:div w:id="377435532">
              <w:marLeft w:val="0"/>
              <w:marRight w:val="0"/>
              <w:marTop w:val="0"/>
              <w:marBottom w:val="0"/>
              <w:divBdr>
                <w:top w:val="none" w:sz="0" w:space="0" w:color="auto"/>
                <w:left w:val="none" w:sz="0" w:space="0" w:color="auto"/>
                <w:bottom w:val="none" w:sz="0" w:space="0" w:color="auto"/>
                <w:right w:val="none" w:sz="0" w:space="0" w:color="auto"/>
              </w:divBdr>
            </w:div>
            <w:div w:id="418216600">
              <w:marLeft w:val="0"/>
              <w:marRight w:val="0"/>
              <w:marTop w:val="0"/>
              <w:marBottom w:val="0"/>
              <w:divBdr>
                <w:top w:val="none" w:sz="0" w:space="0" w:color="auto"/>
                <w:left w:val="none" w:sz="0" w:space="0" w:color="auto"/>
                <w:bottom w:val="none" w:sz="0" w:space="0" w:color="auto"/>
                <w:right w:val="none" w:sz="0" w:space="0" w:color="auto"/>
              </w:divBdr>
            </w:div>
            <w:div w:id="474490393">
              <w:marLeft w:val="0"/>
              <w:marRight w:val="0"/>
              <w:marTop w:val="0"/>
              <w:marBottom w:val="0"/>
              <w:divBdr>
                <w:top w:val="none" w:sz="0" w:space="0" w:color="auto"/>
                <w:left w:val="none" w:sz="0" w:space="0" w:color="auto"/>
                <w:bottom w:val="none" w:sz="0" w:space="0" w:color="auto"/>
                <w:right w:val="none" w:sz="0" w:space="0" w:color="auto"/>
              </w:divBdr>
            </w:div>
            <w:div w:id="478422503">
              <w:marLeft w:val="0"/>
              <w:marRight w:val="0"/>
              <w:marTop w:val="0"/>
              <w:marBottom w:val="0"/>
              <w:divBdr>
                <w:top w:val="none" w:sz="0" w:space="0" w:color="auto"/>
                <w:left w:val="none" w:sz="0" w:space="0" w:color="auto"/>
                <w:bottom w:val="none" w:sz="0" w:space="0" w:color="auto"/>
                <w:right w:val="none" w:sz="0" w:space="0" w:color="auto"/>
              </w:divBdr>
            </w:div>
            <w:div w:id="489099285">
              <w:marLeft w:val="0"/>
              <w:marRight w:val="0"/>
              <w:marTop w:val="0"/>
              <w:marBottom w:val="0"/>
              <w:divBdr>
                <w:top w:val="none" w:sz="0" w:space="0" w:color="auto"/>
                <w:left w:val="none" w:sz="0" w:space="0" w:color="auto"/>
                <w:bottom w:val="none" w:sz="0" w:space="0" w:color="auto"/>
                <w:right w:val="none" w:sz="0" w:space="0" w:color="auto"/>
              </w:divBdr>
            </w:div>
            <w:div w:id="522329137">
              <w:marLeft w:val="0"/>
              <w:marRight w:val="0"/>
              <w:marTop w:val="0"/>
              <w:marBottom w:val="0"/>
              <w:divBdr>
                <w:top w:val="none" w:sz="0" w:space="0" w:color="auto"/>
                <w:left w:val="none" w:sz="0" w:space="0" w:color="auto"/>
                <w:bottom w:val="none" w:sz="0" w:space="0" w:color="auto"/>
                <w:right w:val="none" w:sz="0" w:space="0" w:color="auto"/>
              </w:divBdr>
            </w:div>
            <w:div w:id="588276170">
              <w:marLeft w:val="0"/>
              <w:marRight w:val="0"/>
              <w:marTop w:val="0"/>
              <w:marBottom w:val="0"/>
              <w:divBdr>
                <w:top w:val="none" w:sz="0" w:space="0" w:color="auto"/>
                <w:left w:val="none" w:sz="0" w:space="0" w:color="auto"/>
                <w:bottom w:val="none" w:sz="0" w:space="0" w:color="auto"/>
                <w:right w:val="none" w:sz="0" w:space="0" w:color="auto"/>
              </w:divBdr>
            </w:div>
            <w:div w:id="635989032">
              <w:marLeft w:val="0"/>
              <w:marRight w:val="0"/>
              <w:marTop w:val="0"/>
              <w:marBottom w:val="0"/>
              <w:divBdr>
                <w:top w:val="none" w:sz="0" w:space="0" w:color="auto"/>
                <w:left w:val="none" w:sz="0" w:space="0" w:color="auto"/>
                <w:bottom w:val="none" w:sz="0" w:space="0" w:color="auto"/>
                <w:right w:val="none" w:sz="0" w:space="0" w:color="auto"/>
              </w:divBdr>
            </w:div>
            <w:div w:id="659506449">
              <w:marLeft w:val="0"/>
              <w:marRight w:val="0"/>
              <w:marTop w:val="0"/>
              <w:marBottom w:val="0"/>
              <w:divBdr>
                <w:top w:val="none" w:sz="0" w:space="0" w:color="auto"/>
                <w:left w:val="none" w:sz="0" w:space="0" w:color="auto"/>
                <w:bottom w:val="none" w:sz="0" w:space="0" w:color="auto"/>
                <w:right w:val="none" w:sz="0" w:space="0" w:color="auto"/>
              </w:divBdr>
            </w:div>
            <w:div w:id="670065433">
              <w:marLeft w:val="0"/>
              <w:marRight w:val="0"/>
              <w:marTop w:val="0"/>
              <w:marBottom w:val="0"/>
              <w:divBdr>
                <w:top w:val="none" w:sz="0" w:space="0" w:color="auto"/>
                <w:left w:val="none" w:sz="0" w:space="0" w:color="auto"/>
                <w:bottom w:val="none" w:sz="0" w:space="0" w:color="auto"/>
                <w:right w:val="none" w:sz="0" w:space="0" w:color="auto"/>
              </w:divBdr>
            </w:div>
            <w:div w:id="758916326">
              <w:marLeft w:val="0"/>
              <w:marRight w:val="0"/>
              <w:marTop w:val="0"/>
              <w:marBottom w:val="0"/>
              <w:divBdr>
                <w:top w:val="none" w:sz="0" w:space="0" w:color="auto"/>
                <w:left w:val="none" w:sz="0" w:space="0" w:color="auto"/>
                <w:bottom w:val="none" w:sz="0" w:space="0" w:color="auto"/>
                <w:right w:val="none" w:sz="0" w:space="0" w:color="auto"/>
              </w:divBdr>
            </w:div>
            <w:div w:id="772701400">
              <w:marLeft w:val="0"/>
              <w:marRight w:val="0"/>
              <w:marTop w:val="0"/>
              <w:marBottom w:val="0"/>
              <w:divBdr>
                <w:top w:val="none" w:sz="0" w:space="0" w:color="auto"/>
                <w:left w:val="none" w:sz="0" w:space="0" w:color="auto"/>
                <w:bottom w:val="none" w:sz="0" w:space="0" w:color="auto"/>
                <w:right w:val="none" w:sz="0" w:space="0" w:color="auto"/>
              </w:divBdr>
            </w:div>
            <w:div w:id="814956121">
              <w:marLeft w:val="0"/>
              <w:marRight w:val="0"/>
              <w:marTop w:val="0"/>
              <w:marBottom w:val="0"/>
              <w:divBdr>
                <w:top w:val="none" w:sz="0" w:space="0" w:color="auto"/>
                <w:left w:val="none" w:sz="0" w:space="0" w:color="auto"/>
                <w:bottom w:val="none" w:sz="0" w:space="0" w:color="auto"/>
                <w:right w:val="none" w:sz="0" w:space="0" w:color="auto"/>
              </w:divBdr>
            </w:div>
            <w:div w:id="995651456">
              <w:marLeft w:val="0"/>
              <w:marRight w:val="0"/>
              <w:marTop w:val="0"/>
              <w:marBottom w:val="0"/>
              <w:divBdr>
                <w:top w:val="none" w:sz="0" w:space="0" w:color="auto"/>
                <w:left w:val="none" w:sz="0" w:space="0" w:color="auto"/>
                <w:bottom w:val="none" w:sz="0" w:space="0" w:color="auto"/>
                <w:right w:val="none" w:sz="0" w:space="0" w:color="auto"/>
              </w:divBdr>
            </w:div>
            <w:div w:id="1001079073">
              <w:marLeft w:val="0"/>
              <w:marRight w:val="0"/>
              <w:marTop w:val="0"/>
              <w:marBottom w:val="0"/>
              <w:divBdr>
                <w:top w:val="none" w:sz="0" w:space="0" w:color="auto"/>
                <w:left w:val="none" w:sz="0" w:space="0" w:color="auto"/>
                <w:bottom w:val="none" w:sz="0" w:space="0" w:color="auto"/>
                <w:right w:val="none" w:sz="0" w:space="0" w:color="auto"/>
              </w:divBdr>
            </w:div>
            <w:div w:id="1098139788">
              <w:marLeft w:val="0"/>
              <w:marRight w:val="0"/>
              <w:marTop w:val="0"/>
              <w:marBottom w:val="0"/>
              <w:divBdr>
                <w:top w:val="none" w:sz="0" w:space="0" w:color="auto"/>
                <w:left w:val="none" w:sz="0" w:space="0" w:color="auto"/>
                <w:bottom w:val="none" w:sz="0" w:space="0" w:color="auto"/>
                <w:right w:val="none" w:sz="0" w:space="0" w:color="auto"/>
              </w:divBdr>
            </w:div>
            <w:div w:id="1125192889">
              <w:marLeft w:val="0"/>
              <w:marRight w:val="0"/>
              <w:marTop w:val="0"/>
              <w:marBottom w:val="0"/>
              <w:divBdr>
                <w:top w:val="none" w:sz="0" w:space="0" w:color="auto"/>
                <w:left w:val="none" w:sz="0" w:space="0" w:color="auto"/>
                <w:bottom w:val="none" w:sz="0" w:space="0" w:color="auto"/>
                <w:right w:val="none" w:sz="0" w:space="0" w:color="auto"/>
              </w:divBdr>
            </w:div>
            <w:div w:id="1145732068">
              <w:marLeft w:val="0"/>
              <w:marRight w:val="0"/>
              <w:marTop w:val="0"/>
              <w:marBottom w:val="0"/>
              <w:divBdr>
                <w:top w:val="none" w:sz="0" w:space="0" w:color="auto"/>
                <w:left w:val="none" w:sz="0" w:space="0" w:color="auto"/>
                <w:bottom w:val="none" w:sz="0" w:space="0" w:color="auto"/>
                <w:right w:val="none" w:sz="0" w:space="0" w:color="auto"/>
              </w:divBdr>
            </w:div>
            <w:div w:id="1236821370">
              <w:marLeft w:val="0"/>
              <w:marRight w:val="0"/>
              <w:marTop w:val="0"/>
              <w:marBottom w:val="0"/>
              <w:divBdr>
                <w:top w:val="none" w:sz="0" w:space="0" w:color="auto"/>
                <w:left w:val="none" w:sz="0" w:space="0" w:color="auto"/>
                <w:bottom w:val="none" w:sz="0" w:space="0" w:color="auto"/>
                <w:right w:val="none" w:sz="0" w:space="0" w:color="auto"/>
              </w:divBdr>
            </w:div>
            <w:div w:id="1305311561">
              <w:marLeft w:val="0"/>
              <w:marRight w:val="0"/>
              <w:marTop w:val="0"/>
              <w:marBottom w:val="0"/>
              <w:divBdr>
                <w:top w:val="none" w:sz="0" w:space="0" w:color="auto"/>
                <w:left w:val="none" w:sz="0" w:space="0" w:color="auto"/>
                <w:bottom w:val="none" w:sz="0" w:space="0" w:color="auto"/>
                <w:right w:val="none" w:sz="0" w:space="0" w:color="auto"/>
              </w:divBdr>
            </w:div>
            <w:div w:id="1333332566">
              <w:marLeft w:val="0"/>
              <w:marRight w:val="0"/>
              <w:marTop w:val="0"/>
              <w:marBottom w:val="0"/>
              <w:divBdr>
                <w:top w:val="none" w:sz="0" w:space="0" w:color="auto"/>
                <w:left w:val="none" w:sz="0" w:space="0" w:color="auto"/>
                <w:bottom w:val="none" w:sz="0" w:space="0" w:color="auto"/>
                <w:right w:val="none" w:sz="0" w:space="0" w:color="auto"/>
              </w:divBdr>
            </w:div>
            <w:div w:id="1360859082">
              <w:marLeft w:val="0"/>
              <w:marRight w:val="0"/>
              <w:marTop w:val="0"/>
              <w:marBottom w:val="0"/>
              <w:divBdr>
                <w:top w:val="none" w:sz="0" w:space="0" w:color="auto"/>
                <w:left w:val="none" w:sz="0" w:space="0" w:color="auto"/>
                <w:bottom w:val="none" w:sz="0" w:space="0" w:color="auto"/>
                <w:right w:val="none" w:sz="0" w:space="0" w:color="auto"/>
              </w:divBdr>
            </w:div>
            <w:div w:id="1528521114">
              <w:marLeft w:val="0"/>
              <w:marRight w:val="0"/>
              <w:marTop w:val="0"/>
              <w:marBottom w:val="0"/>
              <w:divBdr>
                <w:top w:val="none" w:sz="0" w:space="0" w:color="auto"/>
                <w:left w:val="none" w:sz="0" w:space="0" w:color="auto"/>
                <w:bottom w:val="none" w:sz="0" w:space="0" w:color="auto"/>
                <w:right w:val="none" w:sz="0" w:space="0" w:color="auto"/>
              </w:divBdr>
            </w:div>
            <w:div w:id="1743673278">
              <w:marLeft w:val="0"/>
              <w:marRight w:val="0"/>
              <w:marTop w:val="0"/>
              <w:marBottom w:val="0"/>
              <w:divBdr>
                <w:top w:val="none" w:sz="0" w:space="0" w:color="auto"/>
                <w:left w:val="none" w:sz="0" w:space="0" w:color="auto"/>
                <w:bottom w:val="none" w:sz="0" w:space="0" w:color="auto"/>
                <w:right w:val="none" w:sz="0" w:space="0" w:color="auto"/>
              </w:divBdr>
            </w:div>
            <w:div w:id="1836064263">
              <w:marLeft w:val="0"/>
              <w:marRight w:val="0"/>
              <w:marTop w:val="0"/>
              <w:marBottom w:val="0"/>
              <w:divBdr>
                <w:top w:val="none" w:sz="0" w:space="0" w:color="auto"/>
                <w:left w:val="none" w:sz="0" w:space="0" w:color="auto"/>
                <w:bottom w:val="none" w:sz="0" w:space="0" w:color="auto"/>
                <w:right w:val="none" w:sz="0" w:space="0" w:color="auto"/>
              </w:divBdr>
            </w:div>
            <w:div w:id="1863014356">
              <w:marLeft w:val="0"/>
              <w:marRight w:val="0"/>
              <w:marTop w:val="0"/>
              <w:marBottom w:val="0"/>
              <w:divBdr>
                <w:top w:val="none" w:sz="0" w:space="0" w:color="auto"/>
                <w:left w:val="none" w:sz="0" w:space="0" w:color="auto"/>
                <w:bottom w:val="none" w:sz="0" w:space="0" w:color="auto"/>
                <w:right w:val="none" w:sz="0" w:space="0" w:color="auto"/>
              </w:divBdr>
            </w:div>
            <w:div w:id="2087914539">
              <w:marLeft w:val="0"/>
              <w:marRight w:val="0"/>
              <w:marTop w:val="0"/>
              <w:marBottom w:val="0"/>
              <w:divBdr>
                <w:top w:val="none" w:sz="0" w:space="0" w:color="auto"/>
                <w:left w:val="none" w:sz="0" w:space="0" w:color="auto"/>
                <w:bottom w:val="none" w:sz="0" w:space="0" w:color="auto"/>
                <w:right w:val="none" w:sz="0" w:space="0" w:color="auto"/>
              </w:divBdr>
            </w:div>
            <w:div w:id="2114087280">
              <w:marLeft w:val="0"/>
              <w:marRight w:val="0"/>
              <w:marTop w:val="0"/>
              <w:marBottom w:val="0"/>
              <w:divBdr>
                <w:top w:val="none" w:sz="0" w:space="0" w:color="auto"/>
                <w:left w:val="none" w:sz="0" w:space="0" w:color="auto"/>
                <w:bottom w:val="none" w:sz="0" w:space="0" w:color="auto"/>
                <w:right w:val="none" w:sz="0" w:space="0" w:color="auto"/>
              </w:divBdr>
            </w:div>
            <w:div w:id="2119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21039">
      <w:bodyDiv w:val="1"/>
      <w:marLeft w:val="0"/>
      <w:marRight w:val="0"/>
      <w:marTop w:val="0"/>
      <w:marBottom w:val="0"/>
      <w:divBdr>
        <w:top w:val="none" w:sz="0" w:space="0" w:color="auto"/>
        <w:left w:val="none" w:sz="0" w:space="0" w:color="auto"/>
        <w:bottom w:val="none" w:sz="0" w:space="0" w:color="auto"/>
        <w:right w:val="none" w:sz="0" w:space="0" w:color="auto"/>
      </w:divBdr>
      <w:divsChild>
        <w:div w:id="1653871163">
          <w:marLeft w:val="0"/>
          <w:marRight w:val="0"/>
          <w:marTop w:val="0"/>
          <w:marBottom w:val="0"/>
          <w:divBdr>
            <w:top w:val="none" w:sz="0" w:space="0" w:color="auto"/>
            <w:left w:val="none" w:sz="0" w:space="0" w:color="auto"/>
            <w:bottom w:val="none" w:sz="0" w:space="0" w:color="auto"/>
            <w:right w:val="none" w:sz="0" w:space="0" w:color="auto"/>
          </w:divBdr>
          <w:divsChild>
            <w:div w:id="88810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2801">
      <w:bodyDiv w:val="1"/>
      <w:marLeft w:val="0"/>
      <w:marRight w:val="0"/>
      <w:marTop w:val="0"/>
      <w:marBottom w:val="0"/>
      <w:divBdr>
        <w:top w:val="none" w:sz="0" w:space="0" w:color="auto"/>
        <w:left w:val="none" w:sz="0" w:space="0" w:color="auto"/>
        <w:bottom w:val="none" w:sz="0" w:space="0" w:color="auto"/>
        <w:right w:val="none" w:sz="0" w:space="0" w:color="auto"/>
      </w:divBdr>
      <w:divsChild>
        <w:div w:id="1043942682">
          <w:marLeft w:val="0"/>
          <w:marRight w:val="0"/>
          <w:marTop w:val="0"/>
          <w:marBottom w:val="0"/>
          <w:divBdr>
            <w:top w:val="none" w:sz="0" w:space="0" w:color="auto"/>
            <w:left w:val="none" w:sz="0" w:space="0" w:color="auto"/>
            <w:bottom w:val="none" w:sz="0" w:space="0" w:color="auto"/>
            <w:right w:val="none" w:sz="0" w:space="0" w:color="auto"/>
          </w:divBdr>
          <w:divsChild>
            <w:div w:id="18246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oter" Target="footer12.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footer" Target="footer10.xm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11.xml"/><Relationship Id="rId10" Type="http://schemas.openxmlformats.org/officeDocument/2006/relationships/header" Target="header2.xml"/><Relationship Id="rId19" Type="http://schemas.openxmlformats.org/officeDocument/2006/relationships/footer" Target="footer9.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DC1A3-DF44-40C7-834B-8D462656A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27</Pages>
  <Words>3376</Words>
  <Characters>19247</Characters>
  <Application>Microsoft Office Word</Application>
  <DocSecurity>0</DocSecurity>
  <Lines>160</Lines>
  <Paragraphs>45</Paragraphs>
  <ScaleCrop>false</ScaleCrop>
  <Company>河南工业大学</Company>
  <LinksUpToDate>false</LinksUpToDate>
  <CharactersWithSpaces>22578</CharactersWithSpaces>
  <SharedDoc>false</SharedDoc>
  <HLinks>
    <vt:vector size="156" baseType="variant">
      <vt:variant>
        <vt:i4>1376307</vt:i4>
      </vt:variant>
      <vt:variant>
        <vt:i4>155</vt:i4>
      </vt:variant>
      <vt:variant>
        <vt:i4>0</vt:i4>
      </vt:variant>
      <vt:variant>
        <vt:i4>5</vt:i4>
      </vt:variant>
      <vt:variant>
        <vt:lpwstr/>
      </vt:variant>
      <vt:variant>
        <vt:lpwstr>_Toc11763366</vt:lpwstr>
      </vt:variant>
      <vt:variant>
        <vt:i4>1441843</vt:i4>
      </vt:variant>
      <vt:variant>
        <vt:i4>149</vt:i4>
      </vt:variant>
      <vt:variant>
        <vt:i4>0</vt:i4>
      </vt:variant>
      <vt:variant>
        <vt:i4>5</vt:i4>
      </vt:variant>
      <vt:variant>
        <vt:lpwstr/>
      </vt:variant>
      <vt:variant>
        <vt:lpwstr>_Toc11763365</vt:lpwstr>
      </vt:variant>
      <vt:variant>
        <vt:i4>1507379</vt:i4>
      </vt:variant>
      <vt:variant>
        <vt:i4>143</vt:i4>
      </vt:variant>
      <vt:variant>
        <vt:i4>0</vt:i4>
      </vt:variant>
      <vt:variant>
        <vt:i4>5</vt:i4>
      </vt:variant>
      <vt:variant>
        <vt:lpwstr/>
      </vt:variant>
      <vt:variant>
        <vt:lpwstr>_Toc11763364</vt:lpwstr>
      </vt:variant>
      <vt:variant>
        <vt:i4>1048627</vt:i4>
      </vt:variant>
      <vt:variant>
        <vt:i4>137</vt:i4>
      </vt:variant>
      <vt:variant>
        <vt:i4>0</vt:i4>
      </vt:variant>
      <vt:variant>
        <vt:i4>5</vt:i4>
      </vt:variant>
      <vt:variant>
        <vt:lpwstr/>
      </vt:variant>
      <vt:variant>
        <vt:lpwstr>_Toc11763363</vt:lpwstr>
      </vt:variant>
      <vt:variant>
        <vt:i4>1114163</vt:i4>
      </vt:variant>
      <vt:variant>
        <vt:i4>131</vt:i4>
      </vt:variant>
      <vt:variant>
        <vt:i4>0</vt:i4>
      </vt:variant>
      <vt:variant>
        <vt:i4>5</vt:i4>
      </vt:variant>
      <vt:variant>
        <vt:lpwstr/>
      </vt:variant>
      <vt:variant>
        <vt:lpwstr>_Toc11763362</vt:lpwstr>
      </vt:variant>
      <vt:variant>
        <vt:i4>1179699</vt:i4>
      </vt:variant>
      <vt:variant>
        <vt:i4>125</vt:i4>
      </vt:variant>
      <vt:variant>
        <vt:i4>0</vt:i4>
      </vt:variant>
      <vt:variant>
        <vt:i4>5</vt:i4>
      </vt:variant>
      <vt:variant>
        <vt:lpwstr/>
      </vt:variant>
      <vt:variant>
        <vt:lpwstr>_Toc11763361</vt:lpwstr>
      </vt:variant>
      <vt:variant>
        <vt:i4>1245235</vt:i4>
      </vt:variant>
      <vt:variant>
        <vt:i4>119</vt:i4>
      </vt:variant>
      <vt:variant>
        <vt:i4>0</vt:i4>
      </vt:variant>
      <vt:variant>
        <vt:i4>5</vt:i4>
      </vt:variant>
      <vt:variant>
        <vt:lpwstr/>
      </vt:variant>
      <vt:variant>
        <vt:lpwstr>_Toc11763360</vt:lpwstr>
      </vt:variant>
      <vt:variant>
        <vt:i4>1703984</vt:i4>
      </vt:variant>
      <vt:variant>
        <vt:i4>113</vt:i4>
      </vt:variant>
      <vt:variant>
        <vt:i4>0</vt:i4>
      </vt:variant>
      <vt:variant>
        <vt:i4>5</vt:i4>
      </vt:variant>
      <vt:variant>
        <vt:lpwstr/>
      </vt:variant>
      <vt:variant>
        <vt:lpwstr>_Toc11763359</vt:lpwstr>
      </vt:variant>
      <vt:variant>
        <vt:i4>1769520</vt:i4>
      </vt:variant>
      <vt:variant>
        <vt:i4>107</vt:i4>
      </vt:variant>
      <vt:variant>
        <vt:i4>0</vt:i4>
      </vt:variant>
      <vt:variant>
        <vt:i4>5</vt:i4>
      </vt:variant>
      <vt:variant>
        <vt:lpwstr/>
      </vt:variant>
      <vt:variant>
        <vt:lpwstr>_Toc11763358</vt:lpwstr>
      </vt:variant>
      <vt:variant>
        <vt:i4>1310768</vt:i4>
      </vt:variant>
      <vt:variant>
        <vt:i4>101</vt:i4>
      </vt:variant>
      <vt:variant>
        <vt:i4>0</vt:i4>
      </vt:variant>
      <vt:variant>
        <vt:i4>5</vt:i4>
      </vt:variant>
      <vt:variant>
        <vt:lpwstr/>
      </vt:variant>
      <vt:variant>
        <vt:lpwstr>_Toc11763357</vt:lpwstr>
      </vt:variant>
      <vt:variant>
        <vt:i4>1376304</vt:i4>
      </vt:variant>
      <vt:variant>
        <vt:i4>95</vt:i4>
      </vt:variant>
      <vt:variant>
        <vt:i4>0</vt:i4>
      </vt:variant>
      <vt:variant>
        <vt:i4>5</vt:i4>
      </vt:variant>
      <vt:variant>
        <vt:lpwstr/>
      </vt:variant>
      <vt:variant>
        <vt:lpwstr>_Toc11763356</vt:lpwstr>
      </vt:variant>
      <vt:variant>
        <vt:i4>1441840</vt:i4>
      </vt:variant>
      <vt:variant>
        <vt:i4>89</vt:i4>
      </vt:variant>
      <vt:variant>
        <vt:i4>0</vt:i4>
      </vt:variant>
      <vt:variant>
        <vt:i4>5</vt:i4>
      </vt:variant>
      <vt:variant>
        <vt:lpwstr/>
      </vt:variant>
      <vt:variant>
        <vt:lpwstr>_Toc11763355</vt:lpwstr>
      </vt:variant>
      <vt:variant>
        <vt:i4>1507376</vt:i4>
      </vt:variant>
      <vt:variant>
        <vt:i4>83</vt:i4>
      </vt:variant>
      <vt:variant>
        <vt:i4>0</vt:i4>
      </vt:variant>
      <vt:variant>
        <vt:i4>5</vt:i4>
      </vt:variant>
      <vt:variant>
        <vt:lpwstr/>
      </vt:variant>
      <vt:variant>
        <vt:lpwstr>_Toc11763354</vt:lpwstr>
      </vt:variant>
      <vt:variant>
        <vt:i4>1048624</vt:i4>
      </vt:variant>
      <vt:variant>
        <vt:i4>77</vt:i4>
      </vt:variant>
      <vt:variant>
        <vt:i4>0</vt:i4>
      </vt:variant>
      <vt:variant>
        <vt:i4>5</vt:i4>
      </vt:variant>
      <vt:variant>
        <vt:lpwstr/>
      </vt:variant>
      <vt:variant>
        <vt:lpwstr>_Toc11763353</vt:lpwstr>
      </vt:variant>
      <vt:variant>
        <vt:i4>1114160</vt:i4>
      </vt:variant>
      <vt:variant>
        <vt:i4>71</vt:i4>
      </vt:variant>
      <vt:variant>
        <vt:i4>0</vt:i4>
      </vt:variant>
      <vt:variant>
        <vt:i4>5</vt:i4>
      </vt:variant>
      <vt:variant>
        <vt:lpwstr/>
      </vt:variant>
      <vt:variant>
        <vt:lpwstr>_Toc11763352</vt:lpwstr>
      </vt:variant>
      <vt:variant>
        <vt:i4>1179696</vt:i4>
      </vt:variant>
      <vt:variant>
        <vt:i4>65</vt:i4>
      </vt:variant>
      <vt:variant>
        <vt:i4>0</vt:i4>
      </vt:variant>
      <vt:variant>
        <vt:i4>5</vt:i4>
      </vt:variant>
      <vt:variant>
        <vt:lpwstr/>
      </vt:variant>
      <vt:variant>
        <vt:lpwstr>_Toc11763351</vt:lpwstr>
      </vt:variant>
      <vt:variant>
        <vt:i4>1245232</vt:i4>
      </vt:variant>
      <vt:variant>
        <vt:i4>59</vt:i4>
      </vt:variant>
      <vt:variant>
        <vt:i4>0</vt:i4>
      </vt:variant>
      <vt:variant>
        <vt:i4>5</vt:i4>
      </vt:variant>
      <vt:variant>
        <vt:lpwstr/>
      </vt:variant>
      <vt:variant>
        <vt:lpwstr>_Toc11763350</vt:lpwstr>
      </vt:variant>
      <vt:variant>
        <vt:i4>1703985</vt:i4>
      </vt:variant>
      <vt:variant>
        <vt:i4>53</vt:i4>
      </vt:variant>
      <vt:variant>
        <vt:i4>0</vt:i4>
      </vt:variant>
      <vt:variant>
        <vt:i4>5</vt:i4>
      </vt:variant>
      <vt:variant>
        <vt:lpwstr/>
      </vt:variant>
      <vt:variant>
        <vt:lpwstr>_Toc11763349</vt:lpwstr>
      </vt:variant>
      <vt:variant>
        <vt:i4>1769521</vt:i4>
      </vt:variant>
      <vt:variant>
        <vt:i4>47</vt:i4>
      </vt:variant>
      <vt:variant>
        <vt:i4>0</vt:i4>
      </vt:variant>
      <vt:variant>
        <vt:i4>5</vt:i4>
      </vt:variant>
      <vt:variant>
        <vt:lpwstr/>
      </vt:variant>
      <vt:variant>
        <vt:lpwstr>_Toc11763348</vt:lpwstr>
      </vt:variant>
      <vt:variant>
        <vt:i4>1310769</vt:i4>
      </vt:variant>
      <vt:variant>
        <vt:i4>41</vt:i4>
      </vt:variant>
      <vt:variant>
        <vt:i4>0</vt:i4>
      </vt:variant>
      <vt:variant>
        <vt:i4>5</vt:i4>
      </vt:variant>
      <vt:variant>
        <vt:lpwstr/>
      </vt:variant>
      <vt:variant>
        <vt:lpwstr>_Toc11763347</vt:lpwstr>
      </vt:variant>
      <vt:variant>
        <vt:i4>1376305</vt:i4>
      </vt:variant>
      <vt:variant>
        <vt:i4>35</vt:i4>
      </vt:variant>
      <vt:variant>
        <vt:i4>0</vt:i4>
      </vt:variant>
      <vt:variant>
        <vt:i4>5</vt:i4>
      </vt:variant>
      <vt:variant>
        <vt:lpwstr/>
      </vt:variant>
      <vt:variant>
        <vt:lpwstr>_Toc11763346</vt:lpwstr>
      </vt:variant>
      <vt:variant>
        <vt:i4>1441841</vt:i4>
      </vt:variant>
      <vt:variant>
        <vt:i4>29</vt:i4>
      </vt:variant>
      <vt:variant>
        <vt:i4>0</vt:i4>
      </vt:variant>
      <vt:variant>
        <vt:i4>5</vt:i4>
      </vt:variant>
      <vt:variant>
        <vt:lpwstr/>
      </vt:variant>
      <vt:variant>
        <vt:lpwstr>_Toc11763345</vt:lpwstr>
      </vt:variant>
      <vt:variant>
        <vt:i4>1507377</vt:i4>
      </vt:variant>
      <vt:variant>
        <vt:i4>23</vt:i4>
      </vt:variant>
      <vt:variant>
        <vt:i4>0</vt:i4>
      </vt:variant>
      <vt:variant>
        <vt:i4>5</vt:i4>
      </vt:variant>
      <vt:variant>
        <vt:lpwstr/>
      </vt:variant>
      <vt:variant>
        <vt:lpwstr>_Toc11763344</vt:lpwstr>
      </vt:variant>
      <vt:variant>
        <vt:i4>1048625</vt:i4>
      </vt:variant>
      <vt:variant>
        <vt:i4>17</vt:i4>
      </vt:variant>
      <vt:variant>
        <vt:i4>0</vt:i4>
      </vt:variant>
      <vt:variant>
        <vt:i4>5</vt:i4>
      </vt:variant>
      <vt:variant>
        <vt:lpwstr/>
      </vt:variant>
      <vt:variant>
        <vt:lpwstr>_Toc11763343</vt:lpwstr>
      </vt:variant>
      <vt:variant>
        <vt:i4>1114161</vt:i4>
      </vt:variant>
      <vt:variant>
        <vt:i4>11</vt:i4>
      </vt:variant>
      <vt:variant>
        <vt:i4>0</vt:i4>
      </vt:variant>
      <vt:variant>
        <vt:i4>5</vt:i4>
      </vt:variant>
      <vt:variant>
        <vt:lpwstr/>
      </vt:variant>
      <vt:variant>
        <vt:lpwstr>_Toc11763342</vt:lpwstr>
      </vt:variant>
      <vt:variant>
        <vt:i4>1179697</vt:i4>
      </vt:variant>
      <vt:variant>
        <vt:i4>5</vt:i4>
      </vt:variant>
      <vt:variant>
        <vt:i4>0</vt:i4>
      </vt:variant>
      <vt:variant>
        <vt:i4>5</vt:i4>
      </vt:variant>
      <vt:variant>
        <vt:lpwstr/>
      </vt:variant>
      <vt:variant>
        <vt:lpwstr>_Toc11763341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枫 落</cp:lastModifiedBy>
  <cp:revision>39</cp:revision>
  <cp:lastPrinted>2019-06-24T08:10:00Z</cp:lastPrinted>
  <dcterms:created xsi:type="dcterms:W3CDTF">2019-06-18T07:31:00Z</dcterms:created>
  <dcterms:modified xsi:type="dcterms:W3CDTF">2019-06-27T15:30:00Z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